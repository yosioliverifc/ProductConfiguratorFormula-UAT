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tbl>
      <w:tblPr>
        <w:tblStyle w:val="TableGrid"/>
        <w:tblW w:w="58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78"/>
        <w:gridCol w:w="3025"/>
      </w:tblGrid>
      <w:tr w:rsidR="0094166B" w14:paraId="51B578EA" w14:textId="77777777">
        <w:trPr>
          <w:trHeight w:val="887"/>
        </w:trPr>
        <w:tc>
          <w:tcPr>
            <w:tcW w:w="2778" w:type="dxa"/>
          </w:tcPr>
          <w:p w14:paraId="505412B5" w14:textId="77777777" w:rsidR="0094166B" w:rsidRDefault="00E956B3">
            <w:pPr>
              <w:jc w:val="both"/>
              <w:rPr>
                <w:rFonts w:ascii="Arial" w:hAnsi="Arial" w:cs="Arial"/>
                <w:b/>
                <w:bCs/>
                <w:i/>
                <w:iCs/>
              </w:rPr>
            </w:pPr>
            <w:bookmarkStart w:id="0" w:name="_GoBack"/>
            <w:bookmarkEnd w:id="0"/>
            <w:r>
              <w:rPr>
                <w:rFonts w:ascii="Arial" w:hAnsi="Arial" w:cs="Arial"/>
                <w:b/>
                <w:bCs/>
                <w:i/>
                <w:iCs/>
                <w:noProof/>
                <w:lang w:eastAsia="en-US"/>
              </w:rPr>
              <w:drawing>
                <wp:inline distT="0" distB="0" distL="0" distR="0" wp14:anchorId="740BEFFA" wp14:editId="09025065">
                  <wp:extent cx="1676400" cy="504825"/>
                  <wp:effectExtent l="0" t="0" r="0" b="0"/>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76400" cy="504825"/>
                          </a:xfrm>
                          <a:prstGeom prst="rect">
                            <a:avLst/>
                          </a:prstGeom>
                          <a:noFill/>
                          <a:ln>
                            <a:noFill/>
                          </a:ln>
                        </pic:spPr>
                      </pic:pic>
                    </a:graphicData>
                  </a:graphic>
                </wp:inline>
              </w:drawing>
            </w:r>
          </w:p>
        </w:tc>
        <w:tc>
          <w:tcPr>
            <w:tcW w:w="3025" w:type="dxa"/>
            <w:vAlign w:val="center"/>
          </w:tcPr>
          <w:p w14:paraId="445E92E1" w14:textId="77777777" w:rsidR="0094166B" w:rsidRDefault="00E956B3">
            <w:pPr>
              <w:jc w:val="both"/>
              <w:rPr>
                <w:rFonts w:ascii="Arial" w:hAnsi="Arial" w:cs="Arial"/>
                <w:bCs/>
                <w:iCs/>
              </w:rPr>
            </w:pPr>
            <w:r>
              <w:rPr>
                <w:rFonts w:ascii="Arial" w:hAnsi="Arial" w:cs="Arial"/>
                <w:bCs/>
                <w:iCs/>
                <w:noProof/>
                <w:lang w:eastAsia="en-US"/>
              </w:rPr>
              <w:drawing>
                <wp:inline distT="0" distB="0" distL="0" distR="0" wp14:anchorId="38D2EEDC" wp14:editId="0F22424B">
                  <wp:extent cx="1381125" cy="504825"/>
                  <wp:effectExtent l="0" t="0" r="0" b="0"/>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81125" cy="504825"/>
                          </a:xfrm>
                          <a:prstGeom prst="rect">
                            <a:avLst/>
                          </a:prstGeom>
                          <a:noFill/>
                          <a:ln>
                            <a:noFill/>
                          </a:ln>
                        </pic:spPr>
                      </pic:pic>
                    </a:graphicData>
                  </a:graphic>
                </wp:inline>
              </w:drawing>
            </w:r>
          </w:p>
          <w:p w14:paraId="7B359581" w14:textId="77777777" w:rsidR="0094166B" w:rsidRDefault="0094166B">
            <w:pPr>
              <w:jc w:val="both"/>
              <w:rPr>
                <w:rFonts w:ascii="Arial" w:hAnsi="Arial" w:cs="Arial"/>
                <w:bCs/>
                <w:iCs/>
              </w:rPr>
            </w:pPr>
          </w:p>
        </w:tc>
      </w:tr>
    </w:tbl>
    <w:p w14:paraId="39EC7702" w14:textId="77777777" w:rsidR="0094166B" w:rsidRDefault="000E373B">
      <w:pPr>
        <w:jc w:val="both"/>
        <w:rPr>
          <w:rFonts w:ascii="Arial" w:hAnsi="Arial" w:cs="Arial"/>
          <w:b/>
          <w:bCs/>
          <w:i/>
          <w:iCs/>
        </w:rPr>
      </w:pPr>
      <w:r>
        <w:rPr>
          <w:rFonts w:ascii="Arial" w:hAnsi="Arial" w:cs="Arial"/>
          <w:b/>
          <w:bCs/>
          <w:i/>
          <w:iCs/>
          <w:noProof/>
          <w:lang w:eastAsia="en-US"/>
        </w:rPr>
        <w:pict w14:anchorId="3055FEF4">
          <v:shapetype id="_x0000_t32" coordsize="21600,21600" o:spt="32" o:oned="t" path="m0,0l21600,21600e" filled="f">
            <v:path arrowok="t" fillok="f" o:connecttype="none"/>
            <o:lock v:ext="edit" shapetype="t"/>
          </v:shapetype>
          <v:shape id="AutoShape 11" o:spid="_x0000_s1026" type="#_x0000_t32" style="position:absolute;left:0;text-align:left;margin-left:-5.25pt;margin-top:2.25pt;width:456.15pt;height:.05pt;z-index:2516592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"/>
        </w:pict>
      </w:r>
      <w:r>
        <w:rPr>
          <w:rFonts w:ascii="Arial" w:hAnsi="Arial" w:cs="Arial"/>
          <w:b/>
          <w:bCs/>
          <w:i/>
          <w:iCs/>
          <w:noProof/>
          <w:lang w:eastAsia="en-US"/>
        </w:rPr>
        <w:pict w14:anchorId="6E22A9F5">
          <v:shape id="AutoShape 12" o:spid="_x0000_s1027" type="#_x0000_t32" style="position:absolute;left:0;text-align:left;margin-left:115.7pt;margin-top:2.25pt;width:.05pt;height:496.25pt;z-index:2516582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"/>
        </w:pict>
      </w:r>
    </w:p>
    <w:tbl>
      <w:tblPr>
        <w:tblStyle w:val="TableGrid"/>
        <w:tblW w:w="9450" w:type="dxa"/>
        <w:tblInd w:w="-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08"/>
        <w:gridCol w:w="6752"/>
        <w:gridCol w:w="90"/>
      </w:tblGrid>
      <w:tr w:rsidR="0094166B" w14:paraId="51D60003" w14:textId="77777777">
        <w:trPr>
          <w:gridAfter w:val="1"/>
          <w:wAfter w:w="90" w:type="dxa"/>
          <w:trHeight w:val="435"/>
        </w:trPr>
        <w:tc>
          <w:tcPr>
            <w:tcW w:w="2608" w:type="dxa"/>
            <w:vMerge w:val="restart"/>
          </w:tcPr>
          <w:p w14:paraId="3F9E64F0" w14:textId="77777777" w:rsidR="0094166B" w:rsidRPr="001B2B6C" w:rsidRDefault="00A23609" w:rsidP="001B2B6C">
            <w:pPr>
              <w:rPr>
                <w:rFonts w:ascii="Arial" w:hAnsi="Arial" w:cs="Arial"/>
                <w:b/>
                <w:sz w:val="17"/>
                <w:szCs w:val="17"/>
              </w:rPr>
            </w:pPr>
            <w:r w:rsidRPr="001B2B6C">
              <w:rPr>
                <w:rFonts w:ascii="Arial" w:hAnsi="Arial" w:cs="Arial"/>
                <w:b/>
                <w:sz w:val="17"/>
                <w:szCs w:val="17"/>
              </w:rPr>
              <w:t>InfoConnectSdnBhd</w:t>
            </w:r>
          </w:p>
          <w:p w14:paraId="3A932387" w14:textId="77777777" w:rsidR="0094166B" w:rsidRPr="001B2B6C" w:rsidRDefault="00A23609" w:rsidP="001B2B6C">
            <w:pPr>
              <w:rPr>
                <w:rFonts w:ascii="Arial" w:hAnsi="Arial" w:cs="Arial"/>
                <w:b/>
                <w:sz w:val="17"/>
                <w:szCs w:val="17"/>
              </w:rPr>
            </w:pPr>
            <w:r w:rsidRPr="001B2B6C">
              <w:rPr>
                <w:rFonts w:ascii="Arial" w:hAnsi="Arial" w:cs="Arial"/>
                <w:b/>
                <w:sz w:val="17"/>
                <w:szCs w:val="17"/>
              </w:rPr>
              <w:t>(302995-V)</w:t>
            </w:r>
          </w:p>
          <w:p w14:paraId="39C6D1CD" w14:textId="77777777" w:rsidR="0094166B" w:rsidRPr="001B2B6C" w:rsidRDefault="0094166B" w:rsidP="001B2B6C">
            <w:pPr>
              <w:rPr>
                <w:rFonts w:ascii="Arial" w:hAnsi="Arial" w:cs="Arial"/>
                <w:b/>
                <w:sz w:val="17"/>
                <w:szCs w:val="17"/>
              </w:rPr>
            </w:pPr>
          </w:p>
          <w:p w14:paraId="1B6B848F" w14:textId="77777777" w:rsidR="0094166B" w:rsidRPr="001B2B6C" w:rsidRDefault="00A23609" w:rsidP="001B2B6C">
            <w:pPr>
              <w:tabs>
                <w:tab w:val="left" w:pos="2010"/>
              </w:tabs>
              <w:rPr>
                <w:rFonts w:ascii="Arial" w:hAnsi="Arial" w:cs="Arial"/>
                <w:b/>
                <w:sz w:val="17"/>
                <w:szCs w:val="17"/>
              </w:rPr>
            </w:pPr>
            <w:r w:rsidRPr="001B2B6C">
              <w:rPr>
                <w:rFonts w:ascii="Arial" w:hAnsi="Arial" w:cs="Arial"/>
                <w:b/>
                <w:sz w:val="17"/>
                <w:szCs w:val="17"/>
              </w:rPr>
              <w:t>Docuflo (MSC) SdnBhd</w:t>
            </w:r>
          </w:p>
          <w:p w14:paraId="06C928AF" w14:textId="77777777" w:rsidR="0094166B" w:rsidRPr="001B2B6C" w:rsidRDefault="00A23609" w:rsidP="001B2B6C">
            <w:pPr>
              <w:rPr>
                <w:rFonts w:ascii="Arial" w:hAnsi="Arial" w:cs="Arial"/>
                <w:b/>
                <w:sz w:val="17"/>
                <w:szCs w:val="17"/>
              </w:rPr>
            </w:pPr>
            <w:r w:rsidRPr="001B2B6C">
              <w:rPr>
                <w:rFonts w:ascii="Arial" w:hAnsi="Arial" w:cs="Arial"/>
                <w:b/>
                <w:sz w:val="17"/>
                <w:szCs w:val="17"/>
              </w:rPr>
              <w:t>(735174-H)</w:t>
            </w:r>
          </w:p>
          <w:p w14:paraId="6E2A8708" w14:textId="77777777" w:rsidR="0094166B" w:rsidRPr="001B2B6C" w:rsidRDefault="0094166B" w:rsidP="001B2B6C">
            <w:pPr>
              <w:autoSpaceDE w:val="0"/>
              <w:autoSpaceDN w:val="0"/>
              <w:adjustRightInd w:val="0"/>
              <w:rPr>
                <w:rFonts w:ascii="Arial" w:hAnsi="Arial" w:cs="Arial"/>
                <w:b/>
                <w:sz w:val="17"/>
                <w:szCs w:val="17"/>
              </w:rPr>
            </w:pPr>
          </w:p>
          <w:p w14:paraId="708B265B" w14:textId="77777777" w:rsidR="0094166B" w:rsidRPr="001B2B6C" w:rsidRDefault="00A23609" w:rsidP="001B2B6C">
            <w:pPr>
              <w:autoSpaceDE w:val="0"/>
              <w:autoSpaceDN w:val="0"/>
              <w:adjustRightInd w:val="0"/>
              <w:rPr>
                <w:rFonts w:ascii="Arial" w:hAnsi="Arial" w:cs="Arial"/>
                <w:b/>
                <w:sz w:val="17"/>
                <w:szCs w:val="17"/>
              </w:rPr>
            </w:pPr>
            <w:r w:rsidRPr="001B2B6C">
              <w:rPr>
                <w:rFonts w:ascii="Arial" w:hAnsi="Arial" w:cs="Arial"/>
                <w:b/>
                <w:sz w:val="17"/>
                <w:szCs w:val="17"/>
              </w:rPr>
              <w:t>Corporate Office</w:t>
            </w:r>
          </w:p>
          <w:p w14:paraId="254B52FE" w14:textId="77777777" w:rsidR="0094166B" w:rsidRPr="001B2B6C" w:rsidRDefault="00A23609" w:rsidP="001B2B6C">
            <w:pPr>
              <w:autoSpaceDE w:val="0"/>
              <w:autoSpaceDN w:val="0"/>
              <w:adjustRightInd w:val="0"/>
              <w:rPr>
                <w:rFonts w:ascii="Arial" w:hAnsi="Arial" w:cs="Arial"/>
                <w:sz w:val="17"/>
                <w:szCs w:val="17"/>
              </w:rPr>
            </w:pPr>
            <w:r w:rsidRPr="001B2B6C">
              <w:rPr>
                <w:rFonts w:ascii="Arial" w:hAnsi="Arial" w:cs="Arial"/>
                <w:sz w:val="17"/>
                <w:szCs w:val="17"/>
              </w:rPr>
              <w:t xml:space="preserve">15-B, Jalan SS 22/23, Damansara Jaya, 47400 Petaling Jaya, </w:t>
            </w:r>
          </w:p>
          <w:p w14:paraId="55BB9D55" w14:textId="77777777" w:rsidR="0094166B" w:rsidRPr="001B2B6C" w:rsidRDefault="00A23609" w:rsidP="001B2B6C">
            <w:pPr>
              <w:autoSpaceDE w:val="0"/>
              <w:autoSpaceDN w:val="0"/>
              <w:adjustRightInd w:val="0"/>
              <w:rPr>
                <w:rFonts w:ascii="Arial" w:hAnsi="Arial" w:cs="Arial"/>
                <w:sz w:val="17"/>
                <w:szCs w:val="17"/>
              </w:rPr>
            </w:pPr>
            <w:r w:rsidRPr="001B2B6C">
              <w:rPr>
                <w:rFonts w:ascii="Arial" w:hAnsi="Arial" w:cs="Arial"/>
                <w:sz w:val="17"/>
                <w:szCs w:val="17"/>
              </w:rPr>
              <w:t>Selangor Darul Ehsan</w:t>
            </w:r>
          </w:p>
          <w:p w14:paraId="198FB586" w14:textId="77777777" w:rsidR="0094166B" w:rsidRPr="001B2B6C" w:rsidRDefault="00A23609" w:rsidP="001B2B6C">
            <w:pPr>
              <w:autoSpaceDE w:val="0"/>
              <w:autoSpaceDN w:val="0"/>
              <w:adjustRightInd w:val="0"/>
              <w:rPr>
                <w:rFonts w:ascii="Arial" w:hAnsi="Arial" w:cs="Arial"/>
                <w:i/>
                <w:sz w:val="17"/>
                <w:szCs w:val="17"/>
              </w:rPr>
            </w:pPr>
            <w:r w:rsidRPr="001B2B6C">
              <w:rPr>
                <w:rFonts w:ascii="Arial" w:hAnsi="Arial" w:cs="Arial"/>
                <w:i/>
                <w:sz w:val="17"/>
                <w:szCs w:val="17"/>
              </w:rPr>
              <w:t>Tel: +603 7722 2001</w:t>
            </w:r>
          </w:p>
          <w:p w14:paraId="3933A1E2" w14:textId="77777777" w:rsidR="0094166B" w:rsidRPr="001B2B6C" w:rsidRDefault="00A23609" w:rsidP="001B2B6C">
            <w:pPr>
              <w:autoSpaceDE w:val="0"/>
              <w:autoSpaceDN w:val="0"/>
              <w:adjustRightInd w:val="0"/>
              <w:rPr>
                <w:rFonts w:ascii="Arial" w:hAnsi="Arial" w:cs="Arial"/>
                <w:i/>
                <w:sz w:val="17"/>
                <w:szCs w:val="17"/>
              </w:rPr>
            </w:pPr>
            <w:r w:rsidRPr="001B2B6C">
              <w:rPr>
                <w:rFonts w:ascii="Arial" w:hAnsi="Arial" w:cs="Arial"/>
                <w:i/>
                <w:sz w:val="17"/>
                <w:szCs w:val="17"/>
              </w:rPr>
              <w:t>Fax: +603 7722 1994</w:t>
            </w:r>
          </w:p>
          <w:p w14:paraId="0CD62A87" w14:textId="77777777" w:rsidR="0094166B" w:rsidRPr="001B2B6C" w:rsidRDefault="00A23609" w:rsidP="001B2B6C">
            <w:pPr>
              <w:autoSpaceDE w:val="0"/>
              <w:autoSpaceDN w:val="0"/>
              <w:adjustRightInd w:val="0"/>
              <w:rPr>
                <w:rFonts w:ascii="Arial" w:hAnsi="Arial" w:cs="Arial"/>
                <w:sz w:val="17"/>
                <w:szCs w:val="17"/>
              </w:rPr>
            </w:pPr>
            <w:r w:rsidRPr="001B2B6C">
              <w:rPr>
                <w:rFonts w:ascii="Arial" w:hAnsi="Arial" w:cs="Arial"/>
                <w:sz w:val="17"/>
                <w:szCs w:val="17"/>
              </w:rPr>
              <w:t>.</w:t>
            </w:r>
          </w:p>
          <w:p w14:paraId="0F2A4534" w14:textId="77777777" w:rsidR="0094166B" w:rsidRPr="001B2B6C" w:rsidRDefault="0094166B" w:rsidP="001B2B6C">
            <w:pPr>
              <w:autoSpaceDE w:val="0"/>
              <w:autoSpaceDN w:val="0"/>
              <w:adjustRightInd w:val="0"/>
              <w:rPr>
                <w:rFonts w:ascii="Arial" w:hAnsi="Arial" w:cs="Arial"/>
                <w:b/>
                <w:sz w:val="17"/>
                <w:szCs w:val="17"/>
              </w:rPr>
            </w:pPr>
          </w:p>
        </w:tc>
        <w:tc>
          <w:tcPr>
            <w:tcW w:w="6752" w:type="dxa"/>
            <w:vAlign w:val="center"/>
          </w:tcPr>
          <w:p w14:paraId="63AD8C4B" w14:textId="77777777" w:rsidR="0094166B" w:rsidRDefault="0094166B">
            <w:pPr>
              <w:jc w:val="both"/>
              <w:rPr>
                <w:rFonts w:ascii="Arial" w:hAnsi="Arial" w:cs="Arial"/>
              </w:rPr>
            </w:pPr>
          </w:p>
          <w:tbl>
            <w:tblPr>
              <w:tblStyle w:val="TableGrid"/>
              <w:tblpPr w:leftFromText="180" w:rightFromText="180" w:vertAnchor="text" w:horzAnchor="margin" w:tblpXSpec="right" w:tblpY="-468"/>
              <w:tblOverlap w:val="never"/>
              <w:tblW w:w="2769" w:type="dxa"/>
              <w:tblLayout w:type="fixed"/>
              <w:tblLook w:val="04A0" w:firstRow="1" w:lastRow="0" w:firstColumn="1" w:lastColumn="0" w:noHBand="0" w:noVBand="1"/>
            </w:tblPr>
            <w:tblGrid>
              <w:gridCol w:w="2769"/>
            </w:tblGrid>
            <w:tr w:rsidR="0094166B" w14:paraId="5FCD8E29" w14:textId="77777777">
              <w:trPr>
                <w:trHeight w:val="416"/>
              </w:trPr>
              <w:tc>
                <w:tcPr>
                  <w:tcW w:w="2769" w:type="dxa"/>
                  <w:vAlign w:val="center"/>
                </w:tcPr>
                <w:p w14:paraId="13EC0020" w14:textId="77777777" w:rsidR="0094166B" w:rsidRDefault="00A23609" w:rsidP="00F92EE7">
                  <w:pPr>
                    <w:autoSpaceDE w:val="0"/>
                    <w:autoSpaceDN w:val="0"/>
                    <w:adjustRightInd w:val="0"/>
                    <w:spacing w:line="360" w:lineRule="auto"/>
                    <w:jc w:val="center"/>
                    <w:rPr>
                      <w:rFonts w:ascii="Arial" w:hAnsi="Arial" w:cs="Arial"/>
                    </w:rPr>
                  </w:pPr>
                  <w:r w:rsidRPr="00F92EE7">
                    <w:rPr>
                      <w:rFonts w:ascii="Arial" w:hAnsi="Arial" w:cs="Arial"/>
                      <w:sz w:val="16"/>
                    </w:rPr>
                    <w:t>Version Number: V1.</w:t>
                  </w:r>
                  <w:ins w:id="1" w:author="Andy Phan" w:date="2016-06-20T10:57:00Z">
                    <w:r w:rsidR="00C55249">
                      <w:rPr>
                        <w:rFonts w:ascii="Arial" w:hAnsi="Arial" w:cs="Arial"/>
                        <w:sz w:val="16"/>
                      </w:rPr>
                      <w:t>2</w:t>
                    </w:r>
                  </w:ins>
                  <w:del w:id="2" w:author="Andy Phan" w:date="2016-06-20T10:57:00Z">
                    <w:r w:rsidR="00907F7B" w:rsidDel="00C55249">
                      <w:rPr>
                        <w:rFonts w:ascii="Arial" w:hAnsi="Arial" w:cs="Arial"/>
                        <w:sz w:val="16"/>
                      </w:rPr>
                      <w:delText>1</w:delText>
                    </w:r>
                  </w:del>
                </w:p>
              </w:tc>
            </w:tr>
          </w:tbl>
          <w:p w14:paraId="6BD3A01F" w14:textId="77777777" w:rsidR="0094166B" w:rsidRDefault="0094166B">
            <w:pPr>
              <w:autoSpaceDE w:val="0"/>
              <w:autoSpaceDN w:val="0"/>
              <w:adjustRightInd w:val="0"/>
              <w:spacing w:line="360" w:lineRule="auto"/>
              <w:jc w:val="both"/>
              <w:rPr>
                <w:rFonts w:ascii="Arial" w:hAnsi="Arial" w:cs="Arial"/>
              </w:rPr>
            </w:pPr>
          </w:p>
          <w:p w14:paraId="30B2AE50" w14:textId="77777777" w:rsidR="0094166B" w:rsidRDefault="0094166B">
            <w:pPr>
              <w:autoSpaceDE w:val="0"/>
              <w:autoSpaceDN w:val="0"/>
              <w:adjustRightInd w:val="0"/>
              <w:spacing w:line="360" w:lineRule="auto"/>
              <w:jc w:val="both"/>
              <w:rPr>
                <w:rFonts w:ascii="Arial" w:hAnsi="Arial" w:cs="Arial"/>
              </w:rPr>
            </w:pPr>
          </w:p>
        </w:tc>
      </w:tr>
      <w:tr w:rsidR="0094166B" w14:paraId="1770647A" w14:textId="77777777">
        <w:trPr>
          <w:gridAfter w:val="1"/>
          <w:wAfter w:w="90" w:type="dxa"/>
          <w:trHeight w:val="2670"/>
        </w:trPr>
        <w:tc>
          <w:tcPr>
            <w:tcW w:w="2608" w:type="dxa"/>
            <w:vMerge/>
          </w:tcPr>
          <w:p w14:paraId="19CB61D6" w14:textId="77777777" w:rsidR="0094166B" w:rsidRDefault="0094166B">
            <w:pPr>
              <w:jc w:val="both"/>
              <w:rPr>
                <w:rFonts w:ascii="Arial" w:hAnsi="Arial" w:cs="Arial"/>
                <w:b/>
              </w:rPr>
            </w:pPr>
          </w:p>
        </w:tc>
        <w:tc>
          <w:tcPr>
            <w:tcW w:w="6752" w:type="dxa"/>
            <w:vAlign w:val="center"/>
          </w:tcPr>
          <w:p w14:paraId="2A75140D" w14:textId="77777777" w:rsidR="0094166B" w:rsidRDefault="0094166B">
            <w:pPr>
              <w:autoSpaceDE w:val="0"/>
              <w:autoSpaceDN w:val="0"/>
              <w:adjustRightInd w:val="0"/>
              <w:jc w:val="both"/>
              <w:rPr>
                <w:rFonts w:ascii="Arial" w:hAnsi="Arial" w:cs="Arial"/>
                <w:b/>
                <w:bCs/>
              </w:rPr>
            </w:pPr>
          </w:p>
          <w:p w14:paraId="688F113C" w14:textId="77777777" w:rsidR="0094166B" w:rsidRPr="00F92EE7" w:rsidRDefault="00A23609" w:rsidP="00F92EE7">
            <w:pPr>
              <w:autoSpaceDE w:val="0"/>
              <w:autoSpaceDN w:val="0"/>
              <w:adjustRightInd w:val="0"/>
              <w:jc w:val="right"/>
              <w:rPr>
                <w:rFonts w:ascii="Arial" w:hAnsi="Arial" w:cs="Arial"/>
                <w:b/>
                <w:bCs/>
                <w:sz w:val="46"/>
                <w:szCs w:val="46"/>
              </w:rPr>
            </w:pPr>
            <w:r w:rsidRPr="00F92EE7">
              <w:rPr>
                <w:rFonts w:ascii="Arial" w:hAnsi="Arial" w:cs="Arial"/>
                <w:b/>
                <w:bCs/>
                <w:sz w:val="46"/>
                <w:szCs w:val="46"/>
              </w:rPr>
              <w:t xml:space="preserve">PT. AsuransiJiwa BCA </w:t>
            </w:r>
          </w:p>
          <w:p w14:paraId="539514D2" w14:textId="77777777" w:rsidR="0094166B" w:rsidRPr="00F92EE7" w:rsidRDefault="00A23609" w:rsidP="00F92EE7">
            <w:pPr>
              <w:tabs>
                <w:tab w:val="left" w:pos="6642"/>
              </w:tabs>
              <w:autoSpaceDE w:val="0"/>
              <w:autoSpaceDN w:val="0"/>
              <w:adjustRightInd w:val="0"/>
              <w:ind w:right="-108"/>
              <w:jc w:val="right"/>
              <w:rPr>
                <w:rFonts w:ascii="Arial" w:hAnsi="Arial" w:cs="Arial"/>
                <w:b/>
                <w:bCs/>
                <w:sz w:val="46"/>
                <w:szCs w:val="46"/>
              </w:rPr>
            </w:pPr>
            <w:r w:rsidRPr="00F92EE7">
              <w:rPr>
                <w:rFonts w:ascii="Arial" w:hAnsi="Arial" w:cs="Arial"/>
                <w:b/>
                <w:bCs/>
                <w:sz w:val="46"/>
                <w:szCs w:val="46"/>
              </w:rPr>
              <w:t>User Requirements Specification (URS)</w:t>
            </w:r>
          </w:p>
          <w:p w14:paraId="194C96F4" w14:textId="77777777" w:rsidR="0094166B" w:rsidRPr="00F92EE7" w:rsidRDefault="00F92EE7" w:rsidP="00F92EE7">
            <w:pPr>
              <w:pStyle w:val="ListParagraph1"/>
              <w:numPr>
                <w:ilvl w:val="0"/>
                <w:numId w:val="3"/>
              </w:numPr>
              <w:autoSpaceDE w:val="0"/>
              <w:autoSpaceDN w:val="0"/>
              <w:adjustRightInd w:val="0"/>
              <w:jc w:val="right"/>
              <w:rPr>
                <w:rFonts w:ascii="Arial" w:hAnsi="Arial" w:cs="Arial"/>
                <w:b/>
                <w:bCs/>
                <w:sz w:val="46"/>
                <w:szCs w:val="46"/>
              </w:rPr>
            </w:pPr>
            <w:r>
              <w:rPr>
                <w:rFonts w:ascii="Arial" w:hAnsi="Arial" w:cs="Arial"/>
                <w:b/>
                <w:bCs/>
                <w:sz w:val="46"/>
                <w:szCs w:val="46"/>
              </w:rPr>
              <w:t>Phase 2</w:t>
            </w:r>
          </w:p>
          <w:p w14:paraId="2A47E03D" w14:textId="77777777" w:rsidR="0094166B" w:rsidRPr="00F92EE7" w:rsidRDefault="00A23609" w:rsidP="00F92EE7">
            <w:pPr>
              <w:pStyle w:val="ListParagraph1"/>
              <w:numPr>
                <w:ilvl w:val="0"/>
                <w:numId w:val="3"/>
              </w:numPr>
              <w:autoSpaceDE w:val="0"/>
              <w:autoSpaceDN w:val="0"/>
              <w:adjustRightInd w:val="0"/>
              <w:jc w:val="right"/>
              <w:rPr>
                <w:rFonts w:ascii="Arial" w:hAnsi="Arial" w:cs="Arial"/>
                <w:b/>
                <w:bCs/>
                <w:sz w:val="46"/>
                <w:szCs w:val="46"/>
              </w:rPr>
            </w:pPr>
            <w:r w:rsidRPr="00F92EE7">
              <w:rPr>
                <w:rFonts w:ascii="Arial" w:hAnsi="Arial" w:cs="Arial"/>
                <w:b/>
                <w:bCs/>
                <w:sz w:val="46"/>
                <w:szCs w:val="46"/>
              </w:rPr>
              <w:t>Product Configurator</w:t>
            </w:r>
          </w:p>
          <w:p w14:paraId="22725695" w14:textId="77777777" w:rsidR="0094166B" w:rsidRDefault="0094166B">
            <w:pPr>
              <w:autoSpaceDE w:val="0"/>
              <w:autoSpaceDN w:val="0"/>
              <w:adjustRightInd w:val="0"/>
              <w:spacing w:line="360" w:lineRule="auto"/>
              <w:jc w:val="both"/>
              <w:rPr>
                <w:rFonts w:ascii="Arial" w:hAnsi="Arial" w:cs="Arial"/>
              </w:rPr>
            </w:pPr>
          </w:p>
        </w:tc>
      </w:tr>
      <w:tr w:rsidR="0094166B" w14:paraId="68EA56E2" w14:textId="77777777">
        <w:trPr>
          <w:gridAfter w:val="1"/>
          <w:wAfter w:w="90" w:type="dxa"/>
        </w:trPr>
        <w:tc>
          <w:tcPr>
            <w:tcW w:w="2608" w:type="dxa"/>
          </w:tcPr>
          <w:p w14:paraId="4DCB67B3" w14:textId="77777777" w:rsidR="0094166B" w:rsidRDefault="0094166B">
            <w:pPr>
              <w:autoSpaceDE w:val="0"/>
              <w:autoSpaceDN w:val="0"/>
              <w:adjustRightInd w:val="0"/>
              <w:jc w:val="both"/>
              <w:rPr>
                <w:rFonts w:ascii="Arial" w:hAnsi="Arial" w:cs="Arial"/>
                <w:b/>
              </w:rPr>
            </w:pPr>
          </w:p>
          <w:p w14:paraId="0F560D88" w14:textId="77777777" w:rsidR="0094166B" w:rsidRDefault="0094166B">
            <w:pPr>
              <w:autoSpaceDE w:val="0"/>
              <w:autoSpaceDN w:val="0"/>
              <w:adjustRightInd w:val="0"/>
              <w:jc w:val="both"/>
              <w:rPr>
                <w:rFonts w:ascii="Arial" w:hAnsi="Arial" w:cs="Arial"/>
                <w:b/>
              </w:rPr>
            </w:pPr>
          </w:p>
          <w:p w14:paraId="7351C32A" w14:textId="77777777" w:rsidR="0094166B" w:rsidRDefault="0094166B">
            <w:pPr>
              <w:autoSpaceDE w:val="0"/>
              <w:autoSpaceDN w:val="0"/>
              <w:adjustRightInd w:val="0"/>
              <w:jc w:val="both"/>
              <w:rPr>
                <w:rFonts w:ascii="Arial" w:hAnsi="Arial" w:cs="Arial"/>
                <w:b/>
              </w:rPr>
            </w:pPr>
          </w:p>
          <w:p w14:paraId="22B91B45" w14:textId="77777777" w:rsidR="0094166B" w:rsidRDefault="0094166B">
            <w:pPr>
              <w:autoSpaceDE w:val="0"/>
              <w:autoSpaceDN w:val="0"/>
              <w:adjustRightInd w:val="0"/>
              <w:jc w:val="both"/>
              <w:rPr>
                <w:rFonts w:ascii="Arial" w:hAnsi="Arial" w:cs="Arial"/>
                <w:b/>
              </w:rPr>
            </w:pPr>
          </w:p>
          <w:p w14:paraId="3257E708" w14:textId="77777777" w:rsidR="0094166B" w:rsidRDefault="0094166B">
            <w:pPr>
              <w:autoSpaceDE w:val="0"/>
              <w:autoSpaceDN w:val="0"/>
              <w:adjustRightInd w:val="0"/>
              <w:jc w:val="both"/>
              <w:rPr>
                <w:rFonts w:ascii="Arial" w:hAnsi="Arial" w:cs="Arial"/>
                <w:b/>
              </w:rPr>
            </w:pPr>
          </w:p>
          <w:p w14:paraId="7146E3E3" w14:textId="77777777" w:rsidR="0094166B" w:rsidRDefault="0094166B">
            <w:pPr>
              <w:autoSpaceDE w:val="0"/>
              <w:autoSpaceDN w:val="0"/>
              <w:adjustRightInd w:val="0"/>
              <w:jc w:val="both"/>
              <w:rPr>
                <w:rFonts w:ascii="Arial" w:hAnsi="Arial" w:cs="Arial"/>
                <w:b/>
              </w:rPr>
            </w:pPr>
          </w:p>
          <w:p w14:paraId="47A16E54" w14:textId="77777777" w:rsidR="0094166B" w:rsidRDefault="0094166B">
            <w:pPr>
              <w:autoSpaceDE w:val="0"/>
              <w:autoSpaceDN w:val="0"/>
              <w:adjustRightInd w:val="0"/>
              <w:jc w:val="both"/>
              <w:rPr>
                <w:rFonts w:ascii="Arial" w:hAnsi="Arial" w:cs="Arial"/>
                <w:b/>
              </w:rPr>
            </w:pPr>
          </w:p>
        </w:tc>
        <w:tc>
          <w:tcPr>
            <w:tcW w:w="6752" w:type="dxa"/>
          </w:tcPr>
          <w:p w14:paraId="171277E4" w14:textId="77777777" w:rsidR="0094166B" w:rsidRDefault="0094166B">
            <w:pPr>
              <w:autoSpaceDE w:val="0"/>
              <w:autoSpaceDN w:val="0"/>
              <w:adjustRightInd w:val="0"/>
              <w:jc w:val="both"/>
              <w:rPr>
                <w:rFonts w:ascii="Arial" w:hAnsi="Arial" w:cs="Arial"/>
              </w:rPr>
            </w:pPr>
          </w:p>
          <w:p w14:paraId="3A8E2478" w14:textId="77777777" w:rsidR="0094166B" w:rsidRDefault="0094166B">
            <w:pPr>
              <w:autoSpaceDE w:val="0"/>
              <w:autoSpaceDN w:val="0"/>
              <w:adjustRightInd w:val="0"/>
              <w:jc w:val="both"/>
              <w:rPr>
                <w:rFonts w:ascii="Arial" w:hAnsi="Arial" w:cs="Arial"/>
              </w:rPr>
            </w:pPr>
          </w:p>
          <w:p w14:paraId="7A19E3BC" w14:textId="77777777" w:rsidR="0094166B" w:rsidRDefault="0094166B">
            <w:pPr>
              <w:autoSpaceDE w:val="0"/>
              <w:autoSpaceDN w:val="0"/>
              <w:adjustRightInd w:val="0"/>
              <w:jc w:val="both"/>
              <w:rPr>
                <w:rFonts w:ascii="Arial" w:hAnsi="Arial" w:cs="Arial"/>
              </w:rPr>
            </w:pPr>
          </w:p>
          <w:p w14:paraId="4E42A2D3" w14:textId="77777777" w:rsidR="0094166B" w:rsidRDefault="0094166B">
            <w:pPr>
              <w:autoSpaceDE w:val="0"/>
              <w:autoSpaceDN w:val="0"/>
              <w:adjustRightInd w:val="0"/>
              <w:jc w:val="both"/>
              <w:rPr>
                <w:rFonts w:ascii="Arial" w:hAnsi="Arial" w:cs="Arial"/>
              </w:rPr>
            </w:pPr>
          </w:p>
          <w:p w14:paraId="6D6D587C" w14:textId="77777777" w:rsidR="0094166B" w:rsidRDefault="0094166B">
            <w:pPr>
              <w:autoSpaceDE w:val="0"/>
              <w:autoSpaceDN w:val="0"/>
              <w:adjustRightInd w:val="0"/>
              <w:jc w:val="both"/>
              <w:rPr>
                <w:rFonts w:ascii="Arial" w:hAnsi="Arial" w:cs="Arial"/>
              </w:rPr>
            </w:pPr>
          </w:p>
          <w:p w14:paraId="16E8731A" w14:textId="77777777" w:rsidR="0094166B" w:rsidRDefault="0094166B">
            <w:pPr>
              <w:autoSpaceDE w:val="0"/>
              <w:autoSpaceDN w:val="0"/>
              <w:adjustRightInd w:val="0"/>
              <w:jc w:val="both"/>
              <w:rPr>
                <w:rFonts w:ascii="Arial" w:hAnsi="Arial" w:cs="Arial"/>
              </w:rPr>
            </w:pPr>
          </w:p>
          <w:p w14:paraId="6E946F34" w14:textId="77777777" w:rsidR="0094166B" w:rsidRDefault="0094166B">
            <w:pPr>
              <w:autoSpaceDE w:val="0"/>
              <w:autoSpaceDN w:val="0"/>
              <w:adjustRightInd w:val="0"/>
              <w:jc w:val="both"/>
              <w:rPr>
                <w:rFonts w:ascii="Arial" w:hAnsi="Arial" w:cs="Arial"/>
              </w:rPr>
            </w:pPr>
          </w:p>
          <w:p w14:paraId="4F7B1806" w14:textId="77777777" w:rsidR="0094166B" w:rsidRDefault="0094166B">
            <w:pPr>
              <w:autoSpaceDE w:val="0"/>
              <w:autoSpaceDN w:val="0"/>
              <w:adjustRightInd w:val="0"/>
              <w:jc w:val="both"/>
              <w:rPr>
                <w:rFonts w:ascii="Arial" w:hAnsi="Arial" w:cs="Arial"/>
              </w:rPr>
            </w:pPr>
          </w:p>
          <w:p w14:paraId="40557B04" w14:textId="77777777" w:rsidR="0094166B" w:rsidRDefault="0094166B">
            <w:pPr>
              <w:autoSpaceDE w:val="0"/>
              <w:autoSpaceDN w:val="0"/>
              <w:adjustRightInd w:val="0"/>
              <w:jc w:val="both"/>
              <w:rPr>
                <w:rFonts w:ascii="Arial" w:hAnsi="Arial" w:cs="Arial"/>
                <w:b/>
                <w:bCs/>
              </w:rPr>
            </w:pPr>
          </w:p>
          <w:p w14:paraId="2A5D2451" w14:textId="77777777" w:rsidR="0094166B" w:rsidRDefault="0094166B">
            <w:pPr>
              <w:autoSpaceDE w:val="0"/>
              <w:autoSpaceDN w:val="0"/>
              <w:adjustRightInd w:val="0"/>
              <w:jc w:val="both"/>
              <w:rPr>
                <w:rFonts w:ascii="Arial" w:hAnsi="Arial" w:cs="Arial"/>
                <w:b/>
                <w:bCs/>
              </w:rPr>
            </w:pPr>
          </w:p>
          <w:p w14:paraId="5247056D" w14:textId="77777777" w:rsidR="006C7294" w:rsidRDefault="006C7294">
            <w:pPr>
              <w:autoSpaceDE w:val="0"/>
              <w:autoSpaceDN w:val="0"/>
              <w:adjustRightInd w:val="0"/>
              <w:jc w:val="both"/>
              <w:rPr>
                <w:rFonts w:ascii="Arial" w:hAnsi="Arial" w:cs="Arial"/>
                <w:b/>
                <w:bCs/>
              </w:rPr>
            </w:pPr>
          </w:p>
          <w:p w14:paraId="09A803D0" w14:textId="77777777" w:rsidR="0094166B" w:rsidRDefault="0094166B">
            <w:pPr>
              <w:autoSpaceDE w:val="0"/>
              <w:autoSpaceDN w:val="0"/>
              <w:adjustRightInd w:val="0"/>
              <w:jc w:val="both"/>
              <w:rPr>
                <w:rFonts w:ascii="Arial" w:hAnsi="Arial" w:cs="Arial"/>
                <w:b/>
                <w:bCs/>
              </w:rPr>
            </w:pPr>
          </w:p>
          <w:p w14:paraId="0DA6F48B" w14:textId="77777777" w:rsidR="0094166B" w:rsidRDefault="0094166B">
            <w:pPr>
              <w:autoSpaceDE w:val="0"/>
              <w:autoSpaceDN w:val="0"/>
              <w:adjustRightInd w:val="0"/>
              <w:jc w:val="both"/>
              <w:rPr>
                <w:rFonts w:ascii="Arial" w:hAnsi="Arial" w:cs="Arial"/>
              </w:rPr>
            </w:pPr>
          </w:p>
          <w:tbl>
            <w:tblPr>
              <w:tblStyle w:val="TableGrid"/>
              <w:tblW w:w="4427" w:type="dxa"/>
              <w:tblInd w:w="21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48"/>
              <w:gridCol w:w="2479"/>
            </w:tblGrid>
            <w:tr w:rsidR="0094166B" w14:paraId="0AEF95BE" w14:textId="77777777">
              <w:tc>
                <w:tcPr>
                  <w:tcW w:w="1948" w:type="dxa"/>
                </w:tcPr>
                <w:p w14:paraId="590031E4" w14:textId="77777777" w:rsidR="0094166B" w:rsidRPr="006C7294" w:rsidRDefault="00A23609">
                  <w:pPr>
                    <w:autoSpaceDE w:val="0"/>
                    <w:autoSpaceDN w:val="0"/>
                    <w:adjustRightInd w:val="0"/>
                    <w:jc w:val="both"/>
                    <w:rPr>
                      <w:rFonts w:ascii="Arial" w:hAnsi="Arial" w:cs="Arial"/>
                      <w:sz w:val="21"/>
                    </w:rPr>
                  </w:pPr>
                  <w:r w:rsidRPr="006C7294">
                    <w:rPr>
                      <w:rFonts w:ascii="Arial" w:hAnsi="Arial" w:cs="Arial"/>
                      <w:sz w:val="21"/>
                    </w:rPr>
                    <w:t xml:space="preserve">Date Prepared </w:t>
                  </w:r>
                </w:p>
              </w:tc>
              <w:tc>
                <w:tcPr>
                  <w:tcW w:w="2479" w:type="dxa"/>
                </w:tcPr>
                <w:p w14:paraId="7786D6E9" w14:textId="77777777" w:rsidR="0094166B" w:rsidRPr="006C7294" w:rsidRDefault="00A23609">
                  <w:pPr>
                    <w:autoSpaceDE w:val="0"/>
                    <w:autoSpaceDN w:val="0"/>
                    <w:adjustRightInd w:val="0"/>
                    <w:jc w:val="both"/>
                    <w:rPr>
                      <w:rFonts w:ascii="Arial" w:hAnsi="Arial" w:cs="Arial"/>
                      <w:sz w:val="21"/>
                    </w:rPr>
                  </w:pPr>
                  <w:r w:rsidRPr="006C7294">
                    <w:rPr>
                      <w:rFonts w:ascii="Arial" w:hAnsi="Arial" w:cs="Arial"/>
                      <w:sz w:val="21"/>
                    </w:rPr>
                    <w:t>: 08/06/2016</w:t>
                  </w:r>
                </w:p>
              </w:tc>
            </w:tr>
            <w:tr w:rsidR="0094166B" w14:paraId="569C2C22" w14:textId="77777777">
              <w:tc>
                <w:tcPr>
                  <w:tcW w:w="1948" w:type="dxa"/>
                </w:tcPr>
                <w:p w14:paraId="24505F7C" w14:textId="77777777" w:rsidR="0094166B" w:rsidRPr="006C7294" w:rsidRDefault="00A23609">
                  <w:pPr>
                    <w:autoSpaceDE w:val="0"/>
                    <w:autoSpaceDN w:val="0"/>
                    <w:adjustRightInd w:val="0"/>
                    <w:jc w:val="both"/>
                    <w:rPr>
                      <w:rFonts w:ascii="Arial" w:hAnsi="Arial" w:cs="Arial"/>
                      <w:sz w:val="21"/>
                    </w:rPr>
                  </w:pPr>
                  <w:r w:rsidRPr="006C7294">
                    <w:rPr>
                      <w:rFonts w:ascii="Arial" w:hAnsi="Arial" w:cs="Arial"/>
                      <w:sz w:val="21"/>
                    </w:rPr>
                    <w:t>Author</w:t>
                  </w:r>
                </w:p>
              </w:tc>
              <w:tc>
                <w:tcPr>
                  <w:tcW w:w="2479" w:type="dxa"/>
                </w:tcPr>
                <w:p w14:paraId="3A6BDA22" w14:textId="77777777" w:rsidR="0094166B" w:rsidRPr="006C7294" w:rsidRDefault="00A23609">
                  <w:pPr>
                    <w:autoSpaceDE w:val="0"/>
                    <w:autoSpaceDN w:val="0"/>
                    <w:adjustRightInd w:val="0"/>
                    <w:jc w:val="both"/>
                    <w:rPr>
                      <w:rFonts w:ascii="Arial" w:hAnsi="Arial" w:cs="Arial"/>
                      <w:sz w:val="21"/>
                    </w:rPr>
                  </w:pPr>
                  <w:r w:rsidRPr="006C7294">
                    <w:rPr>
                      <w:rFonts w:ascii="Arial" w:hAnsi="Arial" w:cs="Arial"/>
                      <w:sz w:val="21"/>
                    </w:rPr>
                    <w:t>: Andy Phan Chee Seng</w:t>
                  </w:r>
                </w:p>
              </w:tc>
            </w:tr>
            <w:tr w:rsidR="0094166B" w14:paraId="017C6E0E" w14:textId="77777777">
              <w:tc>
                <w:tcPr>
                  <w:tcW w:w="1948" w:type="dxa"/>
                </w:tcPr>
                <w:p w14:paraId="4055EFC4" w14:textId="77777777" w:rsidR="0094166B" w:rsidRDefault="0094166B">
                  <w:pPr>
                    <w:autoSpaceDE w:val="0"/>
                    <w:autoSpaceDN w:val="0"/>
                    <w:adjustRightInd w:val="0"/>
                    <w:jc w:val="both"/>
                    <w:rPr>
                      <w:rFonts w:ascii="Arial" w:hAnsi="Arial" w:cs="Arial"/>
                    </w:rPr>
                  </w:pPr>
                </w:p>
              </w:tc>
              <w:tc>
                <w:tcPr>
                  <w:tcW w:w="2479" w:type="dxa"/>
                </w:tcPr>
                <w:p w14:paraId="3BDBFCC2" w14:textId="77777777" w:rsidR="0094166B" w:rsidRDefault="0094166B">
                  <w:pPr>
                    <w:autoSpaceDE w:val="0"/>
                    <w:autoSpaceDN w:val="0"/>
                    <w:adjustRightInd w:val="0"/>
                    <w:jc w:val="both"/>
                    <w:rPr>
                      <w:rFonts w:ascii="Arial" w:hAnsi="Arial" w:cs="Arial"/>
                    </w:rPr>
                  </w:pPr>
                </w:p>
              </w:tc>
            </w:tr>
            <w:tr w:rsidR="0094166B" w14:paraId="141C0F11" w14:textId="77777777">
              <w:tc>
                <w:tcPr>
                  <w:tcW w:w="1948" w:type="dxa"/>
                </w:tcPr>
                <w:p w14:paraId="1D96BED1" w14:textId="77777777" w:rsidR="0094166B" w:rsidRDefault="0094166B">
                  <w:pPr>
                    <w:autoSpaceDE w:val="0"/>
                    <w:autoSpaceDN w:val="0"/>
                    <w:adjustRightInd w:val="0"/>
                    <w:jc w:val="both"/>
                    <w:rPr>
                      <w:rFonts w:ascii="Arial" w:hAnsi="Arial" w:cs="Arial"/>
                    </w:rPr>
                  </w:pPr>
                </w:p>
                <w:p w14:paraId="3B232674" w14:textId="77777777" w:rsidR="0094166B" w:rsidRDefault="0094166B">
                  <w:pPr>
                    <w:autoSpaceDE w:val="0"/>
                    <w:autoSpaceDN w:val="0"/>
                    <w:adjustRightInd w:val="0"/>
                    <w:jc w:val="both"/>
                    <w:rPr>
                      <w:rFonts w:ascii="Arial" w:hAnsi="Arial" w:cs="Arial"/>
                    </w:rPr>
                  </w:pPr>
                </w:p>
                <w:p w14:paraId="4E86FCE7" w14:textId="77777777" w:rsidR="0094166B" w:rsidRDefault="0094166B">
                  <w:pPr>
                    <w:autoSpaceDE w:val="0"/>
                    <w:autoSpaceDN w:val="0"/>
                    <w:adjustRightInd w:val="0"/>
                    <w:jc w:val="both"/>
                    <w:rPr>
                      <w:rFonts w:ascii="Arial" w:hAnsi="Arial" w:cs="Arial"/>
                    </w:rPr>
                  </w:pPr>
                </w:p>
                <w:p w14:paraId="2BA11A76" w14:textId="77777777" w:rsidR="0094166B" w:rsidRDefault="0094166B">
                  <w:pPr>
                    <w:autoSpaceDE w:val="0"/>
                    <w:autoSpaceDN w:val="0"/>
                    <w:adjustRightInd w:val="0"/>
                    <w:jc w:val="both"/>
                    <w:rPr>
                      <w:rFonts w:ascii="Arial" w:hAnsi="Arial" w:cs="Arial"/>
                    </w:rPr>
                  </w:pPr>
                </w:p>
              </w:tc>
              <w:tc>
                <w:tcPr>
                  <w:tcW w:w="2479" w:type="dxa"/>
                </w:tcPr>
                <w:p w14:paraId="5E80F3F6" w14:textId="77777777" w:rsidR="0094166B" w:rsidRDefault="0094166B">
                  <w:pPr>
                    <w:autoSpaceDE w:val="0"/>
                    <w:autoSpaceDN w:val="0"/>
                    <w:adjustRightInd w:val="0"/>
                    <w:jc w:val="both"/>
                    <w:rPr>
                      <w:rFonts w:ascii="Arial" w:hAnsi="Arial" w:cs="Arial"/>
                    </w:rPr>
                  </w:pPr>
                </w:p>
              </w:tc>
            </w:tr>
          </w:tbl>
          <w:p w14:paraId="137ACBD5" w14:textId="77777777" w:rsidR="0094166B" w:rsidRDefault="0094166B">
            <w:pPr>
              <w:autoSpaceDE w:val="0"/>
              <w:autoSpaceDN w:val="0"/>
              <w:adjustRightInd w:val="0"/>
              <w:ind w:left="1635"/>
              <w:jc w:val="both"/>
              <w:rPr>
                <w:rFonts w:ascii="Arial" w:hAnsi="Arial" w:cs="Arial"/>
              </w:rPr>
            </w:pPr>
          </w:p>
        </w:tc>
      </w:tr>
      <w:tr w:rsidR="0094166B" w14:paraId="5BDFD9C9"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450" w:type="dxa"/>
            <w:gridSpan w:val="3"/>
          </w:tcPr>
          <w:p w14:paraId="01141843" w14:textId="77777777" w:rsidR="0094166B" w:rsidRPr="006C7294" w:rsidRDefault="0094166B">
            <w:pPr>
              <w:autoSpaceDE w:val="0"/>
              <w:autoSpaceDN w:val="0"/>
              <w:adjustRightInd w:val="0"/>
              <w:jc w:val="both"/>
              <w:rPr>
                <w:rFonts w:ascii="Arial" w:hAnsi="Arial" w:cs="Arial"/>
                <w:b/>
                <w:bCs/>
                <w:sz w:val="18"/>
              </w:rPr>
            </w:pPr>
          </w:p>
          <w:p w14:paraId="7AF374FD" w14:textId="77777777" w:rsidR="0094166B" w:rsidRPr="006C7294" w:rsidRDefault="00A23609">
            <w:pPr>
              <w:autoSpaceDE w:val="0"/>
              <w:autoSpaceDN w:val="0"/>
              <w:adjustRightInd w:val="0"/>
              <w:jc w:val="both"/>
              <w:rPr>
                <w:rFonts w:ascii="Arial" w:hAnsi="Arial" w:cs="Arial"/>
                <w:b/>
                <w:bCs/>
                <w:iCs/>
                <w:sz w:val="18"/>
              </w:rPr>
            </w:pPr>
            <w:r w:rsidRPr="006C7294">
              <w:rPr>
                <w:rFonts w:ascii="Arial" w:hAnsi="Arial" w:cs="Arial"/>
                <w:b/>
                <w:bCs/>
                <w:sz w:val="18"/>
              </w:rPr>
              <w:t>PROPRIETARY NOTE</w:t>
            </w:r>
            <w:r w:rsidRPr="006C7294">
              <w:rPr>
                <w:rFonts w:ascii="Arial" w:hAnsi="Arial" w:cs="Arial"/>
                <w:sz w:val="18"/>
              </w:rPr>
              <w:t xml:space="preserve">: </w:t>
            </w:r>
            <w:r w:rsidRPr="006C7294">
              <w:rPr>
                <w:rFonts w:ascii="Arial" w:hAnsi="Arial" w:cs="Arial"/>
                <w:bCs/>
                <w:i/>
                <w:iCs/>
                <w:sz w:val="18"/>
              </w:rPr>
              <w:t xml:space="preserve">This document remains the property of </w:t>
            </w:r>
            <w:bookmarkStart w:id="3" w:name="OLE_LINK1"/>
            <w:bookmarkStart w:id="4" w:name="OLE_LINK2"/>
            <w:r w:rsidRPr="006C7294">
              <w:rPr>
                <w:rFonts w:ascii="Arial" w:hAnsi="Arial" w:cs="Arial"/>
                <w:bCs/>
                <w:i/>
                <w:iCs/>
                <w:sz w:val="18"/>
              </w:rPr>
              <w:t>InfoConnectSdn Bhd</w:t>
            </w:r>
            <w:bookmarkEnd w:id="3"/>
            <w:bookmarkEnd w:id="4"/>
            <w:r w:rsidRPr="006C7294">
              <w:rPr>
                <w:rFonts w:ascii="Arial" w:hAnsi="Arial" w:cs="Arial"/>
                <w:bCs/>
                <w:i/>
                <w:iCs/>
                <w:sz w:val="18"/>
              </w:rPr>
              <w:t>. All information herein is confidential. Neither the whole nor any part of this document may be used, reproduced or transmitted, in any form or by any means, electronic or mechanical, including recording or the use of any information storage and retrieval system, without the prior written consent of InfoConnectSdn Bhd.</w:t>
            </w:r>
          </w:p>
          <w:p w14:paraId="68DC0605" w14:textId="77777777" w:rsidR="0094166B" w:rsidRDefault="0094166B">
            <w:pPr>
              <w:autoSpaceDE w:val="0"/>
              <w:autoSpaceDN w:val="0"/>
              <w:adjustRightInd w:val="0"/>
              <w:jc w:val="both"/>
              <w:rPr>
                <w:rFonts w:ascii="Arial" w:hAnsi="Arial" w:cs="Arial"/>
              </w:rPr>
            </w:pPr>
          </w:p>
        </w:tc>
      </w:tr>
    </w:tbl>
    <w:p w14:paraId="35B2EA68" w14:textId="77777777" w:rsidR="0094166B" w:rsidRDefault="0094166B">
      <w:pPr>
        <w:jc w:val="both"/>
        <w:rPr>
          <w:rFonts w:ascii="Arial" w:hAnsi="Arial" w:cs="Arial"/>
          <w:b/>
        </w:rPr>
      </w:pPr>
    </w:p>
    <w:p w14:paraId="2BD77152" w14:textId="77777777" w:rsidR="0094166B" w:rsidRPr="00A7123C" w:rsidRDefault="00A23609">
      <w:pPr>
        <w:jc w:val="both"/>
        <w:rPr>
          <w:rFonts w:ascii="Arial" w:hAnsi="Arial" w:cs="Arial"/>
          <w:b/>
          <w:sz w:val="27"/>
          <w:szCs w:val="27"/>
        </w:rPr>
      </w:pPr>
      <w:r w:rsidRPr="00A7123C">
        <w:rPr>
          <w:rFonts w:ascii="Arial" w:hAnsi="Arial" w:cs="Arial"/>
          <w:b/>
          <w:sz w:val="27"/>
          <w:szCs w:val="27"/>
        </w:rPr>
        <w:t>SIGNATURES PAGE:</w:t>
      </w:r>
    </w:p>
    <w:p w14:paraId="032332F4" w14:textId="77777777" w:rsidR="0094166B" w:rsidRDefault="0094166B">
      <w:pPr>
        <w:tabs>
          <w:tab w:val="left" w:pos="0"/>
          <w:tab w:val="left" w:pos="810"/>
        </w:tabs>
        <w:spacing w:line="360" w:lineRule="auto"/>
        <w:ind w:left="360"/>
        <w:jc w:val="both"/>
        <w:rPr>
          <w:rFonts w:ascii="Arial" w:hAnsi="Arial" w:cs="Arial"/>
        </w:rPr>
      </w:pPr>
    </w:p>
    <w:p w14:paraId="78667E26" w14:textId="77777777" w:rsidR="0094166B" w:rsidRPr="00A7123C" w:rsidRDefault="00A23609">
      <w:pPr>
        <w:spacing w:line="360" w:lineRule="auto"/>
        <w:jc w:val="both"/>
        <w:rPr>
          <w:rFonts w:ascii="Arial" w:hAnsi="Arial" w:cs="Arial"/>
          <w:sz w:val="21"/>
        </w:rPr>
      </w:pPr>
      <w:r w:rsidRPr="00A7123C">
        <w:rPr>
          <w:rFonts w:ascii="Arial" w:hAnsi="Arial" w:cs="Arial"/>
          <w:sz w:val="21"/>
        </w:rPr>
        <w:t xml:space="preserve">We, the undersigned below, mutually agreed and accepted the contents of this User </w:t>
      </w:r>
      <w:r w:rsidRPr="00A7123C">
        <w:rPr>
          <w:rFonts w:ascii="Arial" w:hAnsi="Arial" w:cs="Arial"/>
          <w:sz w:val="21"/>
        </w:rPr>
        <w:lastRenderedPageBreak/>
        <w:t>Requirements Specification (URS) for the PT. AsuransiJiwa BCA, to be provided by InfoConnectSdn Bhd.</w:t>
      </w:r>
    </w:p>
    <w:p w14:paraId="0F026AE6" w14:textId="77777777" w:rsidR="0094166B" w:rsidRDefault="0094166B">
      <w:pPr>
        <w:jc w:val="both"/>
        <w:rPr>
          <w:rFonts w:ascii="Arial" w:hAnsi="Arial" w:cs="Arial"/>
        </w:rPr>
      </w:pPr>
    </w:p>
    <w:p w14:paraId="6ACBC41B" w14:textId="77777777" w:rsidR="0094166B" w:rsidRPr="00A7123C" w:rsidRDefault="00A23609">
      <w:pPr>
        <w:jc w:val="both"/>
        <w:rPr>
          <w:rFonts w:ascii="Arial" w:hAnsi="Arial" w:cs="Arial"/>
          <w:b/>
          <w:sz w:val="23"/>
          <w:szCs w:val="23"/>
        </w:rPr>
      </w:pPr>
      <w:r w:rsidRPr="00A7123C">
        <w:rPr>
          <w:rFonts w:ascii="Arial" w:hAnsi="Arial" w:cs="Arial"/>
          <w:b/>
          <w:sz w:val="23"/>
          <w:szCs w:val="23"/>
        </w:rPr>
        <w:t xml:space="preserve">VENDOR SIGNOFF – INFOCONNECT </w:t>
      </w:r>
    </w:p>
    <w:tbl>
      <w:tblPr>
        <w:tblStyle w:val="TableGrid"/>
        <w:tblW w:w="9016" w:type="dxa"/>
        <w:tblLayout w:type="fixed"/>
        <w:tblLook w:val="04A0" w:firstRow="1" w:lastRow="0" w:firstColumn="1" w:lastColumn="0" w:noHBand="0" w:noVBand="1"/>
      </w:tblPr>
      <w:tblGrid>
        <w:gridCol w:w="4508"/>
        <w:gridCol w:w="4508"/>
      </w:tblGrid>
      <w:tr w:rsidR="0094166B" w14:paraId="00C41AF4" w14:textId="77777777">
        <w:trPr>
          <w:trHeight w:val="233"/>
        </w:trPr>
        <w:tc>
          <w:tcPr>
            <w:tcW w:w="4508" w:type="dxa"/>
          </w:tcPr>
          <w:p w14:paraId="262F35BF" w14:textId="77777777" w:rsidR="0094166B" w:rsidRPr="00A7123C" w:rsidRDefault="00A23609" w:rsidP="00A7123C">
            <w:pPr>
              <w:jc w:val="center"/>
              <w:rPr>
                <w:rFonts w:ascii="Arial" w:hAnsi="Arial" w:cs="Arial"/>
                <w:sz w:val="21"/>
              </w:rPr>
            </w:pPr>
            <w:r w:rsidRPr="00A7123C">
              <w:rPr>
                <w:rFonts w:ascii="Arial" w:hAnsi="Arial" w:cs="Arial"/>
                <w:sz w:val="21"/>
              </w:rPr>
              <w:t>Prepared By</w:t>
            </w:r>
          </w:p>
        </w:tc>
        <w:tc>
          <w:tcPr>
            <w:tcW w:w="4508" w:type="dxa"/>
          </w:tcPr>
          <w:p w14:paraId="7C2DB6A0" w14:textId="77777777" w:rsidR="0094166B" w:rsidRPr="00A7123C" w:rsidRDefault="00A23609" w:rsidP="00A7123C">
            <w:pPr>
              <w:jc w:val="center"/>
              <w:rPr>
                <w:rFonts w:ascii="Arial" w:hAnsi="Arial" w:cs="Arial"/>
                <w:sz w:val="21"/>
              </w:rPr>
            </w:pPr>
            <w:r w:rsidRPr="00A7123C">
              <w:rPr>
                <w:rFonts w:ascii="Arial" w:hAnsi="Arial" w:cs="Arial"/>
                <w:sz w:val="21"/>
              </w:rPr>
              <w:t>Reviewed By</w:t>
            </w:r>
          </w:p>
        </w:tc>
      </w:tr>
      <w:tr w:rsidR="0094166B" w14:paraId="4197CBBD" w14:textId="77777777">
        <w:tc>
          <w:tcPr>
            <w:tcW w:w="4508" w:type="dxa"/>
          </w:tcPr>
          <w:p w14:paraId="7E4ABBCF" w14:textId="77777777" w:rsidR="0094166B" w:rsidRDefault="0094166B">
            <w:pPr>
              <w:jc w:val="both"/>
              <w:rPr>
                <w:rFonts w:ascii="Arial" w:hAnsi="Arial" w:cs="Arial"/>
              </w:rPr>
            </w:pPr>
          </w:p>
          <w:p w14:paraId="1413E4BF" w14:textId="77777777" w:rsidR="0094166B" w:rsidRDefault="0094166B">
            <w:pPr>
              <w:jc w:val="both"/>
              <w:rPr>
                <w:rFonts w:ascii="Arial" w:hAnsi="Arial" w:cs="Arial"/>
              </w:rPr>
            </w:pPr>
          </w:p>
          <w:p w14:paraId="5A3B2BA8" w14:textId="77777777" w:rsidR="0094166B" w:rsidRDefault="0094166B">
            <w:pPr>
              <w:jc w:val="both"/>
              <w:rPr>
                <w:rFonts w:ascii="Arial" w:hAnsi="Arial" w:cs="Arial"/>
              </w:rPr>
            </w:pPr>
          </w:p>
          <w:p w14:paraId="2B06B5AF" w14:textId="77777777" w:rsidR="0094166B" w:rsidRDefault="0094166B">
            <w:pPr>
              <w:jc w:val="both"/>
              <w:rPr>
                <w:rFonts w:ascii="Arial" w:hAnsi="Arial" w:cs="Arial"/>
              </w:rPr>
            </w:pPr>
          </w:p>
          <w:p w14:paraId="3B74B265" w14:textId="77777777" w:rsidR="0094166B" w:rsidRDefault="0094166B">
            <w:pPr>
              <w:jc w:val="both"/>
              <w:rPr>
                <w:rFonts w:ascii="Arial" w:hAnsi="Arial" w:cs="Arial"/>
              </w:rPr>
            </w:pPr>
          </w:p>
        </w:tc>
        <w:tc>
          <w:tcPr>
            <w:tcW w:w="4508" w:type="dxa"/>
          </w:tcPr>
          <w:p w14:paraId="06ECB2E6" w14:textId="77777777" w:rsidR="0094166B" w:rsidRDefault="0094166B">
            <w:pPr>
              <w:jc w:val="both"/>
              <w:rPr>
                <w:rFonts w:ascii="Arial" w:hAnsi="Arial" w:cs="Arial"/>
              </w:rPr>
            </w:pPr>
          </w:p>
        </w:tc>
      </w:tr>
      <w:tr w:rsidR="0094166B" w14:paraId="478C0EE7" w14:textId="77777777">
        <w:tc>
          <w:tcPr>
            <w:tcW w:w="4508" w:type="dxa"/>
          </w:tcPr>
          <w:p w14:paraId="776FF59D" w14:textId="77777777" w:rsidR="0094166B" w:rsidRPr="00A7123C" w:rsidRDefault="00A23609">
            <w:pPr>
              <w:jc w:val="both"/>
              <w:rPr>
                <w:rFonts w:ascii="Arial" w:hAnsi="Arial" w:cs="Arial"/>
                <w:sz w:val="21"/>
              </w:rPr>
            </w:pPr>
            <w:r w:rsidRPr="00A7123C">
              <w:rPr>
                <w:rFonts w:ascii="Arial" w:hAnsi="Arial" w:cs="Arial"/>
                <w:sz w:val="21"/>
              </w:rPr>
              <w:t xml:space="preserve">Name: Andy Phan Chee Seng </w:t>
            </w:r>
          </w:p>
          <w:p w14:paraId="1D2E6DB7" w14:textId="77777777" w:rsidR="0094166B" w:rsidRPr="00A7123C" w:rsidRDefault="00A23609">
            <w:pPr>
              <w:jc w:val="both"/>
              <w:rPr>
                <w:rFonts w:ascii="Arial" w:hAnsi="Arial" w:cs="Arial"/>
                <w:sz w:val="21"/>
              </w:rPr>
            </w:pPr>
            <w:r w:rsidRPr="00A7123C">
              <w:rPr>
                <w:rFonts w:ascii="Arial" w:hAnsi="Arial" w:cs="Arial"/>
                <w:sz w:val="21"/>
              </w:rPr>
              <w:t>Title: Vice President</w:t>
            </w:r>
          </w:p>
          <w:p w14:paraId="1933CBB1" w14:textId="77777777" w:rsidR="0094166B" w:rsidRDefault="00A23609">
            <w:pPr>
              <w:jc w:val="both"/>
              <w:rPr>
                <w:rFonts w:ascii="Arial" w:hAnsi="Arial" w:cs="Arial"/>
                <w:b/>
              </w:rPr>
            </w:pPr>
            <w:r w:rsidRPr="00A7123C">
              <w:rPr>
                <w:rFonts w:ascii="Arial" w:hAnsi="Arial" w:cs="Arial"/>
                <w:sz w:val="21"/>
              </w:rPr>
              <w:t>Date:</w:t>
            </w:r>
          </w:p>
        </w:tc>
        <w:tc>
          <w:tcPr>
            <w:tcW w:w="4508" w:type="dxa"/>
          </w:tcPr>
          <w:p w14:paraId="731A0057" w14:textId="77777777" w:rsidR="0094166B" w:rsidRDefault="0094166B">
            <w:pPr>
              <w:jc w:val="both"/>
              <w:rPr>
                <w:rFonts w:ascii="Arial" w:hAnsi="Arial" w:cs="Arial"/>
              </w:rPr>
            </w:pPr>
          </w:p>
        </w:tc>
      </w:tr>
    </w:tbl>
    <w:p w14:paraId="63249326" w14:textId="77777777" w:rsidR="0094166B" w:rsidRDefault="0094166B">
      <w:pPr>
        <w:jc w:val="both"/>
        <w:rPr>
          <w:rFonts w:ascii="Arial" w:hAnsi="Arial" w:cs="Arial"/>
          <w:b/>
        </w:rPr>
      </w:pPr>
    </w:p>
    <w:p w14:paraId="0D2E13D7" w14:textId="77777777" w:rsidR="0094166B" w:rsidRDefault="0094166B">
      <w:pPr>
        <w:jc w:val="both"/>
        <w:rPr>
          <w:rFonts w:ascii="Arial" w:hAnsi="Arial" w:cs="Arial"/>
          <w:b/>
        </w:rPr>
      </w:pPr>
    </w:p>
    <w:p w14:paraId="3BBBDC53" w14:textId="77777777" w:rsidR="0094166B" w:rsidRDefault="0094166B">
      <w:pPr>
        <w:jc w:val="both"/>
        <w:rPr>
          <w:rFonts w:ascii="Arial" w:hAnsi="Arial" w:cs="Arial"/>
          <w:b/>
        </w:rPr>
      </w:pPr>
    </w:p>
    <w:p w14:paraId="31001EFD" w14:textId="77777777" w:rsidR="0094166B" w:rsidRDefault="0094166B">
      <w:pPr>
        <w:jc w:val="both"/>
        <w:rPr>
          <w:rFonts w:ascii="Arial" w:hAnsi="Arial" w:cs="Arial"/>
          <w:b/>
        </w:rPr>
      </w:pPr>
    </w:p>
    <w:p w14:paraId="6CB1AAA5" w14:textId="77777777" w:rsidR="0094166B" w:rsidRDefault="0094166B">
      <w:pPr>
        <w:jc w:val="both"/>
        <w:rPr>
          <w:rFonts w:ascii="Arial" w:hAnsi="Arial" w:cs="Arial"/>
          <w:b/>
        </w:rPr>
      </w:pPr>
    </w:p>
    <w:p w14:paraId="76EC7ADE" w14:textId="77777777" w:rsidR="0094166B" w:rsidRDefault="0094166B">
      <w:pPr>
        <w:jc w:val="both"/>
        <w:rPr>
          <w:rFonts w:ascii="Arial" w:hAnsi="Arial" w:cs="Arial"/>
          <w:b/>
        </w:rPr>
      </w:pPr>
    </w:p>
    <w:p w14:paraId="69328B76" w14:textId="77777777" w:rsidR="0094166B" w:rsidRDefault="0094166B">
      <w:pPr>
        <w:jc w:val="both"/>
        <w:rPr>
          <w:rFonts w:ascii="Arial" w:hAnsi="Arial" w:cs="Arial"/>
          <w:b/>
        </w:rPr>
      </w:pPr>
    </w:p>
    <w:p w14:paraId="531D0E99" w14:textId="77777777" w:rsidR="0094166B" w:rsidRDefault="0094166B">
      <w:pPr>
        <w:jc w:val="both"/>
        <w:rPr>
          <w:rFonts w:ascii="Arial" w:hAnsi="Arial" w:cs="Arial"/>
          <w:b/>
        </w:rPr>
      </w:pPr>
    </w:p>
    <w:p w14:paraId="1CC5F088" w14:textId="77777777" w:rsidR="0094166B" w:rsidRDefault="0094166B">
      <w:pPr>
        <w:jc w:val="both"/>
        <w:rPr>
          <w:rFonts w:ascii="Arial" w:hAnsi="Arial" w:cs="Arial"/>
          <w:b/>
        </w:rPr>
      </w:pPr>
    </w:p>
    <w:p w14:paraId="70A948ED" w14:textId="77777777" w:rsidR="0094166B" w:rsidRDefault="0094166B">
      <w:pPr>
        <w:jc w:val="both"/>
        <w:rPr>
          <w:rFonts w:ascii="Arial" w:hAnsi="Arial" w:cs="Arial"/>
          <w:b/>
        </w:rPr>
      </w:pPr>
    </w:p>
    <w:p w14:paraId="295F9CCB" w14:textId="77777777" w:rsidR="0094166B" w:rsidRDefault="0094166B">
      <w:pPr>
        <w:jc w:val="both"/>
        <w:rPr>
          <w:rFonts w:ascii="Arial" w:hAnsi="Arial" w:cs="Arial"/>
          <w:b/>
        </w:rPr>
      </w:pPr>
    </w:p>
    <w:p w14:paraId="540ED26A" w14:textId="77777777" w:rsidR="0094166B" w:rsidRDefault="0094166B">
      <w:pPr>
        <w:jc w:val="both"/>
        <w:rPr>
          <w:rFonts w:ascii="Arial" w:hAnsi="Arial" w:cs="Arial"/>
          <w:b/>
        </w:rPr>
      </w:pPr>
    </w:p>
    <w:p w14:paraId="57AB0EF6" w14:textId="77777777" w:rsidR="0094166B" w:rsidRDefault="0094166B">
      <w:pPr>
        <w:jc w:val="both"/>
        <w:rPr>
          <w:rFonts w:ascii="Arial" w:hAnsi="Arial" w:cs="Arial"/>
          <w:b/>
        </w:rPr>
      </w:pPr>
    </w:p>
    <w:p w14:paraId="5869E721" w14:textId="77777777" w:rsidR="0094166B" w:rsidRDefault="0094166B">
      <w:pPr>
        <w:jc w:val="both"/>
        <w:rPr>
          <w:rFonts w:ascii="Arial" w:hAnsi="Arial" w:cs="Arial"/>
          <w:b/>
        </w:rPr>
      </w:pPr>
    </w:p>
    <w:p w14:paraId="71D4CF2D" w14:textId="77777777" w:rsidR="0094166B" w:rsidRDefault="0094166B">
      <w:pPr>
        <w:jc w:val="both"/>
        <w:rPr>
          <w:rFonts w:ascii="Arial" w:hAnsi="Arial" w:cs="Arial"/>
          <w:b/>
        </w:rPr>
      </w:pPr>
    </w:p>
    <w:p w14:paraId="0C1CEAA9" w14:textId="77777777" w:rsidR="0094166B" w:rsidRDefault="0094166B">
      <w:pPr>
        <w:jc w:val="both"/>
        <w:rPr>
          <w:rFonts w:ascii="Arial" w:hAnsi="Arial" w:cs="Arial"/>
          <w:b/>
        </w:rPr>
      </w:pPr>
    </w:p>
    <w:p w14:paraId="4C630BDE" w14:textId="77777777" w:rsidR="0094166B" w:rsidRDefault="0094166B">
      <w:pPr>
        <w:jc w:val="both"/>
        <w:rPr>
          <w:rFonts w:ascii="Arial" w:hAnsi="Arial" w:cs="Arial"/>
          <w:b/>
        </w:rPr>
      </w:pPr>
    </w:p>
    <w:p w14:paraId="0ECB1F84" w14:textId="77777777" w:rsidR="0094166B" w:rsidRDefault="0094166B">
      <w:pPr>
        <w:jc w:val="both"/>
        <w:rPr>
          <w:rFonts w:ascii="Arial" w:hAnsi="Arial" w:cs="Arial"/>
          <w:b/>
        </w:rPr>
      </w:pPr>
    </w:p>
    <w:p w14:paraId="2184B298" w14:textId="77777777" w:rsidR="0094166B" w:rsidRDefault="0094166B">
      <w:pPr>
        <w:jc w:val="both"/>
        <w:rPr>
          <w:rFonts w:ascii="Arial" w:hAnsi="Arial" w:cs="Arial"/>
          <w:b/>
        </w:rPr>
      </w:pPr>
    </w:p>
    <w:p w14:paraId="7AC42810" w14:textId="77777777" w:rsidR="0094166B" w:rsidRDefault="0094166B">
      <w:pPr>
        <w:jc w:val="both"/>
        <w:rPr>
          <w:rFonts w:ascii="Arial" w:hAnsi="Arial" w:cs="Arial"/>
          <w:b/>
        </w:rPr>
      </w:pPr>
    </w:p>
    <w:p w14:paraId="5241EC84" w14:textId="77777777" w:rsidR="0094166B" w:rsidRDefault="0094166B">
      <w:pPr>
        <w:jc w:val="both"/>
        <w:rPr>
          <w:rFonts w:ascii="Arial" w:hAnsi="Arial" w:cs="Arial"/>
          <w:b/>
        </w:rPr>
      </w:pPr>
    </w:p>
    <w:p w14:paraId="461B63C9" w14:textId="77777777" w:rsidR="001F4E04" w:rsidRDefault="001F4E04">
      <w:pPr>
        <w:widowControl/>
        <w:spacing w:after="200" w:line="276" w:lineRule="auto"/>
        <w:rPr>
          <w:rFonts w:ascii="Arial" w:hAnsi="Arial" w:cs="Arial"/>
          <w:b/>
        </w:rPr>
      </w:pPr>
      <w:r>
        <w:rPr>
          <w:rFonts w:ascii="Arial" w:hAnsi="Arial" w:cs="Arial"/>
          <w:b/>
        </w:rPr>
        <w:br w:type="page"/>
      </w:r>
    </w:p>
    <w:p w14:paraId="23CFFC13" w14:textId="77777777" w:rsidR="0094166B" w:rsidRPr="001F4E04" w:rsidRDefault="00A23609">
      <w:pPr>
        <w:jc w:val="both"/>
        <w:rPr>
          <w:rFonts w:ascii="Arial" w:hAnsi="Arial" w:cs="Arial"/>
          <w:b/>
          <w:sz w:val="27"/>
          <w:szCs w:val="27"/>
        </w:rPr>
      </w:pPr>
      <w:r w:rsidRPr="001F4E04">
        <w:rPr>
          <w:rFonts w:ascii="Arial" w:hAnsi="Arial" w:cs="Arial"/>
          <w:b/>
          <w:sz w:val="27"/>
          <w:szCs w:val="27"/>
        </w:rPr>
        <w:lastRenderedPageBreak/>
        <w:t xml:space="preserve">CUSTOMER SIGNOFF – BCA LIFE </w:t>
      </w:r>
    </w:p>
    <w:tbl>
      <w:tblPr>
        <w:tblStyle w:val="TableGrid"/>
        <w:tblW w:w="9016" w:type="dxa"/>
        <w:tblLayout w:type="fixed"/>
        <w:tblLook w:val="04A0" w:firstRow="1" w:lastRow="0" w:firstColumn="1" w:lastColumn="0" w:noHBand="0" w:noVBand="1"/>
      </w:tblPr>
      <w:tblGrid>
        <w:gridCol w:w="2965"/>
        <w:gridCol w:w="3150"/>
        <w:gridCol w:w="2901"/>
      </w:tblGrid>
      <w:tr w:rsidR="0094166B" w14:paraId="7026B8C9" w14:textId="77777777">
        <w:trPr>
          <w:trHeight w:val="233"/>
        </w:trPr>
        <w:tc>
          <w:tcPr>
            <w:tcW w:w="9016" w:type="dxa"/>
            <w:gridSpan w:val="3"/>
          </w:tcPr>
          <w:p w14:paraId="7D062783" w14:textId="77777777" w:rsidR="0094166B" w:rsidRPr="001F4E04" w:rsidRDefault="00A23609" w:rsidP="001F4E04">
            <w:pPr>
              <w:jc w:val="center"/>
              <w:rPr>
                <w:rFonts w:ascii="Arial" w:hAnsi="Arial" w:cs="Arial"/>
                <w:sz w:val="21"/>
              </w:rPr>
            </w:pPr>
            <w:r w:rsidRPr="001F4E04">
              <w:rPr>
                <w:rFonts w:ascii="Arial" w:hAnsi="Arial" w:cs="Arial"/>
                <w:sz w:val="21"/>
              </w:rPr>
              <w:t>Reviewed/Accepted By:</w:t>
            </w:r>
          </w:p>
        </w:tc>
      </w:tr>
      <w:tr w:rsidR="0094166B" w14:paraId="0D03CC2D" w14:textId="77777777">
        <w:tc>
          <w:tcPr>
            <w:tcW w:w="2965" w:type="dxa"/>
          </w:tcPr>
          <w:p w14:paraId="188BDBF3" w14:textId="77777777" w:rsidR="0094166B" w:rsidRPr="001F4E04" w:rsidRDefault="0094166B">
            <w:pPr>
              <w:jc w:val="both"/>
              <w:rPr>
                <w:rFonts w:ascii="Arial" w:hAnsi="Arial" w:cs="Arial"/>
                <w:sz w:val="21"/>
              </w:rPr>
            </w:pPr>
          </w:p>
          <w:p w14:paraId="4881C687" w14:textId="77777777" w:rsidR="0094166B" w:rsidRPr="001F4E04" w:rsidRDefault="0094166B">
            <w:pPr>
              <w:jc w:val="both"/>
              <w:rPr>
                <w:rFonts w:ascii="Arial" w:hAnsi="Arial" w:cs="Arial"/>
                <w:sz w:val="21"/>
              </w:rPr>
            </w:pPr>
          </w:p>
          <w:p w14:paraId="35AA0D4C" w14:textId="77777777" w:rsidR="0094166B" w:rsidRPr="001F4E04" w:rsidRDefault="0094166B">
            <w:pPr>
              <w:jc w:val="both"/>
              <w:rPr>
                <w:rFonts w:ascii="Arial" w:hAnsi="Arial" w:cs="Arial"/>
                <w:sz w:val="21"/>
              </w:rPr>
            </w:pPr>
          </w:p>
          <w:p w14:paraId="57CCF7CC" w14:textId="77777777" w:rsidR="0094166B" w:rsidRPr="001F4E04" w:rsidRDefault="0094166B">
            <w:pPr>
              <w:jc w:val="both"/>
              <w:rPr>
                <w:rFonts w:ascii="Arial" w:hAnsi="Arial" w:cs="Arial"/>
                <w:sz w:val="21"/>
              </w:rPr>
            </w:pPr>
          </w:p>
          <w:p w14:paraId="6D4B291E" w14:textId="77777777" w:rsidR="0094166B" w:rsidRPr="001F4E04" w:rsidRDefault="0094166B">
            <w:pPr>
              <w:jc w:val="both"/>
              <w:rPr>
                <w:rFonts w:ascii="Arial" w:hAnsi="Arial" w:cs="Arial"/>
                <w:sz w:val="21"/>
              </w:rPr>
            </w:pPr>
          </w:p>
        </w:tc>
        <w:tc>
          <w:tcPr>
            <w:tcW w:w="3150" w:type="dxa"/>
          </w:tcPr>
          <w:p w14:paraId="77756632" w14:textId="77777777" w:rsidR="0094166B" w:rsidRPr="001F4E04" w:rsidRDefault="0094166B">
            <w:pPr>
              <w:jc w:val="both"/>
              <w:rPr>
                <w:rFonts w:ascii="Arial" w:hAnsi="Arial" w:cs="Arial"/>
                <w:sz w:val="21"/>
              </w:rPr>
            </w:pPr>
          </w:p>
        </w:tc>
        <w:tc>
          <w:tcPr>
            <w:tcW w:w="2901" w:type="dxa"/>
          </w:tcPr>
          <w:p w14:paraId="6DDE8792" w14:textId="77777777" w:rsidR="0094166B" w:rsidRPr="001F4E04" w:rsidRDefault="0094166B">
            <w:pPr>
              <w:jc w:val="both"/>
              <w:rPr>
                <w:rFonts w:ascii="Arial" w:hAnsi="Arial" w:cs="Arial"/>
                <w:sz w:val="21"/>
              </w:rPr>
            </w:pPr>
          </w:p>
        </w:tc>
      </w:tr>
      <w:tr w:rsidR="0094166B" w14:paraId="1D51081E" w14:textId="77777777">
        <w:tc>
          <w:tcPr>
            <w:tcW w:w="2965" w:type="dxa"/>
          </w:tcPr>
          <w:p w14:paraId="65BC8F9F" w14:textId="77777777" w:rsidR="0094166B" w:rsidRPr="001F4E04" w:rsidRDefault="00A23609">
            <w:pPr>
              <w:jc w:val="both"/>
              <w:rPr>
                <w:rFonts w:ascii="Arial" w:hAnsi="Arial" w:cs="Arial"/>
                <w:sz w:val="21"/>
              </w:rPr>
            </w:pPr>
            <w:r w:rsidRPr="001F4E04">
              <w:rPr>
                <w:rFonts w:ascii="Arial" w:hAnsi="Arial" w:cs="Arial"/>
                <w:sz w:val="21"/>
              </w:rPr>
              <w:t xml:space="preserve">Name: Vera Lisnan </w:t>
            </w:r>
          </w:p>
          <w:p w14:paraId="0DDEA639" w14:textId="77777777" w:rsidR="0094166B" w:rsidRPr="001F4E04" w:rsidRDefault="00A23609">
            <w:pPr>
              <w:jc w:val="both"/>
              <w:rPr>
                <w:rFonts w:ascii="Arial" w:hAnsi="Arial" w:cs="Arial"/>
                <w:sz w:val="21"/>
              </w:rPr>
            </w:pPr>
            <w:r w:rsidRPr="001F4E04">
              <w:rPr>
                <w:rFonts w:ascii="Arial" w:hAnsi="Arial" w:cs="Arial"/>
                <w:sz w:val="21"/>
              </w:rPr>
              <w:t>Title: In Branch</w:t>
            </w:r>
          </w:p>
          <w:p w14:paraId="319B9BEB" w14:textId="77777777" w:rsidR="0094166B" w:rsidRPr="001F4E04" w:rsidRDefault="00A23609">
            <w:pPr>
              <w:jc w:val="both"/>
              <w:rPr>
                <w:rFonts w:ascii="Arial" w:hAnsi="Arial" w:cs="Arial"/>
                <w:b/>
                <w:sz w:val="21"/>
              </w:rPr>
            </w:pPr>
            <w:r w:rsidRPr="001F4E04">
              <w:rPr>
                <w:rFonts w:ascii="Arial" w:hAnsi="Arial" w:cs="Arial"/>
                <w:sz w:val="21"/>
              </w:rPr>
              <w:t>Date:</w:t>
            </w:r>
          </w:p>
        </w:tc>
        <w:tc>
          <w:tcPr>
            <w:tcW w:w="3150" w:type="dxa"/>
          </w:tcPr>
          <w:p w14:paraId="39B95D97" w14:textId="77777777" w:rsidR="0094166B" w:rsidRPr="001F4E04" w:rsidRDefault="00A23609">
            <w:pPr>
              <w:jc w:val="both"/>
              <w:rPr>
                <w:rFonts w:ascii="Arial" w:hAnsi="Arial" w:cs="Arial"/>
                <w:sz w:val="21"/>
              </w:rPr>
            </w:pPr>
            <w:r w:rsidRPr="001F4E04">
              <w:rPr>
                <w:rFonts w:ascii="Arial" w:hAnsi="Arial" w:cs="Arial"/>
                <w:sz w:val="21"/>
              </w:rPr>
              <w:t>Name: Iko</w:t>
            </w:r>
          </w:p>
          <w:p w14:paraId="17482DD1" w14:textId="77777777" w:rsidR="0094166B" w:rsidRPr="001F4E04" w:rsidRDefault="00A23609">
            <w:pPr>
              <w:jc w:val="both"/>
              <w:rPr>
                <w:rFonts w:ascii="Arial" w:hAnsi="Arial" w:cs="Arial"/>
                <w:sz w:val="21"/>
              </w:rPr>
            </w:pPr>
            <w:r w:rsidRPr="001F4E04">
              <w:rPr>
                <w:rFonts w:ascii="Arial" w:hAnsi="Arial" w:cs="Arial"/>
                <w:sz w:val="21"/>
              </w:rPr>
              <w:t xml:space="preserve">Title: </w:t>
            </w:r>
          </w:p>
          <w:p w14:paraId="47127B19" w14:textId="77777777" w:rsidR="0094166B" w:rsidRPr="001F4E04" w:rsidRDefault="00A23609">
            <w:pPr>
              <w:jc w:val="both"/>
              <w:rPr>
                <w:rFonts w:ascii="Arial" w:hAnsi="Arial" w:cs="Arial"/>
                <w:sz w:val="21"/>
              </w:rPr>
            </w:pPr>
            <w:r w:rsidRPr="001F4E04">
              <w:rPr>
                <w:rFonts w:ascii="Arial" w:hAnsi="Arial" w:cs="Arial"/>
                <w:sz w:val="21"/>
              </w:rPr>
              <w:t>Date:</w:t>
            </w:r>
          </w:p>
        </w:tc>
        <w:tc>
          <w:tcPr>
            <w:tcW w:w="2901" w:type="dxa"/>
          </w:tcPr>
          <w:p w14:paraId="2B09558F" w14:textId="77777777" w:rsidR="0094166B" w:rsidRPr="001F4E04" w:rsidRDefault="00A23609">
            <w:pPr>
              <w:jc w:val="both"/>
              <w:rPr>
                <w:rFonts w:ascii="Arial" w:hAnsi="Arial" w:cs="Arial"/>
                <w:sz w:val="21"/>
              </w:rPr>
            </w:pPr>
            <w:r w:rsidRPr="001F4E04">
              <w:rPr>
                <w:rFonts w:ascii="Arial" w:hAnsi="Arial" w:cs="Arial"/>
                <w:sz w:val="21"/>
              </w:rPr>
              <w:t xml:space="preserve">Name: Tony Liauw </w:t>
            </w:r>
          </w:p>
          <w:p w14:paraId="202422DF" w14:textId="77777777" w:rsidR="0094166B" w:rsidRPr="001F4E04" w:rsidRDefault="00A23609">
            <w:pPr>
              <w:jc w:val="both"/>
              <w:rPr>
                <w:rFonts w:ascii="Arial" w:hAnsi="Arial" w:cs="Arial"/>
                <w:sz w:val="21"/>
              </w:rPr>
            </w:pPr>
            <w:r w:rsidRPr="001F4E04">
              <w:rPr>
                <w:rFonts w:ascii="Arial" w:hAnsi="Arial" w:cs="Arial"/>
                <w:sz w:val="21"/>
              </w:rPr>
              <w:t>Title: In Branch Division Head</w:t>
            </w:r>
          </w:p>
          <w:p w14:paraId="255A8946" w14:textId="77777777" w:rsidR="0094166B" w:rsidRPr="001F4E04" w:rsidRDefault="00A23609">
            <w:pPr>
              <w:jc w:val="both"/>
              <w:rPr>
                <w:rFonts w:ascii="Arial" w:hAnsi="Arial" w:cs="Arial"/>
                <w:sz w:val="21"/>
              </w:rPr>
            </w:pPr>
            <w:r w:rsidRPr="001F4E04">
              <w:rPr>
                <w:rFonts w:ascii="Arial" w:hAnsi="Arial" w:cs="Arial"/>
                <w:sz w:val="21"/>
              </w:rPr>
              <w:t>Date:</w:t>
            </w:r>
          </w:p>
        </w:tc>
      </w:tr>
      <w:tr w:rsidR="0094166B" w14:paraId="63474C33" w14:textId="77777777">
        <w:tc>
          <w:tcPr>
            <w:tcW w:w="2965" w:type="dxa"/>
          </w:tcPr>
          <w:p w14:paraId="48B11787" w14:textId="77777777" w:rsidR="0094166B" w:rsidRPr="001F4E04" w:rsidRDefault="0094166B">
            <w:pPr>
              <w:jc w:val="both"/>
              <w:rPr>
                <w:rFonts w:ascii="Arial" w:hAnsi="Arial" w:cs="Arial"/>
                <w:sz w:val="21"/>
              </w:rPr>
            </w:pPr>
          </w:p>
          <w:p w14:paraId="4CE06B76" w14:textId="77777777" w:rsidR="0094166B" w:rsidRPr="001F4E04" w:rsidRDefault="0094166B">
            <w:pPr>
              <w:jc w:val="both"/>
              <w:rPr>
                <w:rFonts w:ascii="Arial" w:hAnsi="Arial" w:cs="Arial"/>
                <w:sz w:val="21"/>
              </w:rPr>
            </w:pPr>
          </w:p>
          <w:p w14:paraId="58876A67" w14:textId="77777777" w:rsidR="0094166B" w:rsidRPr="001F4E04" w:rsidRDefault="0094166B">
            <w:pPr>
              <w:jc w:val="both"/>
              <w:rPr>
                <w:rFonts w:ascii="Arial" w:hAnsi="Arial" w:cs="Arial"/>
                <w:sz w:val="21"/>
              </w:rPr>
            </w:pPr>
          </w:p>
          <w:p w14:paraId="5E09D7C5" w14:textId="77777777" w:rsidR="0094166B" w:rsidRPr="001F4E04" w:rsidRDefault="0094166B">
            <w:pPr>
              <w:jc w:val="both"/>
              <w:rPr>
                <w:rFonts w:ascii="Arial" w:hAnsi="Arial" w:cs="Arial"/>
                <w:sz w:val="21"/>
              </w:rPr>
            </w:pPr>
          </w:p>
          <w:p w14:paraId="3AA77F0D" w14:textId="77777777" w:rsidR="0094166B" w:rsidRPr="001F4E04" w:rsidRDefault="0094166B">
            <w:pPr>
              <w:jc w:val="both"/>
              <w:rPr>
                <w:rFonts w:ascii="Arial" w:hAnsi="Arial" w:cs="Arial"/>
                <w:sz w:val="21"/>
              </w:rPr>
            </w:pPr>
          </w:p>
        </w:tc>
        <w:tc>
          <w:tcPr>
            <w:tcW w:w="3150" w:type="dxa"/>
          </w:tcPr>
          <w:p w14:paraId="46C1F16F" w14:textId="77777777" w:rsidR="0094166B" w:rsidRPr="001F4E04" w:rsidRDefault="0094166B">
            <w:pPr>
              <w:jc w:val="both"/>
              <w:rPr>
                <w:rFonts w:ascii="Arial" w:hAnsi="Arial" w:cs="Arial"/>
                <w:sz w:val="21"/>
              </w:rPr>
            </w:pPr>
          </w:p>
        </w:tc>
        <w:tc>
          <w:tcPr>
            <w:tcW w:w="2901" w:type="dxa"/>
          </w:tcPr>
          <w:p w14:paraId="195815C1" w14:textId="77777777" w:rsidR="0094166B" w:rsidRPr="001F4E04" w:rsidRDefault="0094166B">
            <w:pPr>
              <w:jc w:val="both"/>
              <w:rPr>
                <w:rFonts w:ascii="Arial" w:hAnsi="Arial" w:cs="Arial"/>
                <w:sz w:val="21"/>
              </w:rPr>
            </w:pPr>
          </w:p>
        </w:tc>
      </w:tr>
      <w:tr w:rsidR="0094166B" w14:paraId="3DEB01CC" w14:textId="77777777">
        <w:tc>
          <w:tcPr>
            <w:tcW w:w="2965" w:type="dxa"/>
          </w:tcPr>
          <w:p w14:paraId="41433E7B" w14:textId="77777777" w:rsidR="0094166B" w:rsidRPr="001F4E04" w:rsidRDefault="00A23609">
            <w:pPr>
              <w:jc w:val="both"/>
              <w:rPr>
                <w:rFonts w:ascii="Arial" w:hAnsi="Arial" w:cs="Arial"/>
                <w:sz w:val="21"/>
              </w:rPr>
            </w:pPr>
            <w:r w:rsidRPr="001F4E04">
              <w:rPr>
                <w:rFonts w:ascii="Arial" w:hAnsi="Arial" w:cs="Arial"/>
                <w:sz w:val="21"/>
              </w:rPr>
              <w:t xml:space="preserve">Name: Lely Pekih </w:t>
            </w:r>
          </w:p>
          <w:p w14:paraId="4BC0DB7C" w14:textId="77777777" w:rsidR="0094166B" w:rsidRPr="001F4E04" w:rsidRDefault="00A23609">
            <w:pPr>
              <w:jc w:val="both"/>
              <w:rPr>
                <w:rFonts w:ascii="Arial" w:hAnsi="Arial" w:cs="Arial"/>
                <w:sz w:val="21"/>
              </w:rPr>
            </w:pPr>
            <w:r w:rsidRPr="001F4E04">
              <w:rPr>
                <w:rFonts w:ascii="Arial" w:hAnsi="Arial" w:cs="Arial"/>
                <w:sz w:val="21"/>
              </w:rPr>
              <w:t>Title: Marketing Communication</w:t>
            </w:r>
          </w:p>
          <w:p w14:paraId="40B105FA" w14:textId="77777777" w:rsidR="0094166B" w:rsidRPr="001F4E04" w:rsidRDefault="00A23609">
            <w:pPr>
              <w:jc w:val="both"/>
              <w:rPr>
                <w:rFonts w:ascii="Arial" w:hAnsi="Arial" w:cs="Arial"/>
                <w:b/>
                <w:sz w:val="21"/>
              </w:rPr>
            </w:pPr>
            <w:r w:rsidRPr="001F4E04">
              <w:rPr>
                <w:rFonts w:ascii="Arial" w:hAnsi="Arial" w:cs="Arial"/>
                <w:sz w:val="21"/>
              </w:rPr>
              <w:t>Date:</w:t>
            </w:r>
          </w:p>
        </w:tc>
        <w:tc>
          <w:tcPr>
            <w:tcW w:w="3150" w:type="dxa"/>
          </w:tcPr>
          <w:p w14:paraId="623F312B" w14:textId="77777777" w:rsidR="0094166B" w:rsidRPr="001F4E04" w:rsidRDefault="00A23609">
            <w:pPr>
              <w:jc w:val="both"/>
              <w:rPr>
                <w:rFonts w:ascii="Arial" w:hAnsi="Arial" w:cs="Arial"/>
                <w:sz w:val="21"/>
              </w:rPr>
            </w:pPr>
            <w:r w:rsidRPr="001F4E04">
              <w:rPr>
                <w:rFonts w:ascii="Arial" w:hAnsi="Arial" w:cs="Arial"/>
                <w:sz w:val="21"/>
              </w:rPr>
              <w:t>Name: Yusuf Sutarko</w:t>
            </w:r>
          </w:p>
          <w:p w14:paraId="2D4E274C" w14:textId="77777777" w:rsidR="0094166B" w:rsidRPr="001F4E04" w:rsidRDefault="00A23609">
            <w:pPr>
              <w:jc w:val="both"/>
              <w:rPr>
                <w:rFonts w:ascii="Arial" w:hAnsi="Arial" w:cs="Arial"/>
                <w:sz w:val="21"/>
              </w:rPr>
            </w:pPr>
            <w:r w:rsidRPr="001F4E04">
              <w:rPr>
                <w:rFonts w:ascii="Arial" w:hAnsi="Arial" w:cs="Arial"/>
                <w:sz w:val="21"/>
              </w:rPr>
              <w:t>Title: IT Development Head</w:t>
            </w:r>
          </w:p>
          <w:p w14:paraId="2A465EEF" w14:textId="77777777" w:rsidR="0094166B" w:rsidRPr="001F4E04" w:rsidRDefault="00A23609">
            <w:pPr>
              <w:jc w:val="both"/>
              <w:rPr>
                <w:rFonts w:ascii="Arial" w:hAnsi="Arial" w:cs="Arial"/>
                <w:sz w:val="21"/>
              </w:rPr>
            </w:pPr>
            <w:r w:rsidRPr="001F4E04">
              <w:rPr>
                <w:rFonts w:ascii="Arial" w:hAnsi="Arial" w:cs="Arial"/>
                <w:sz w:val="21"/>
              </w:rPr>
              <w:t>Date:</w:t>
            </w:r>
          </w:p>
        </w:tc>
        <w:tc>
          <w:tcPr>
            <w:tcW w:w="2901" w:type="dxa"/>
          </w:tcPr>
          <w:p w14:paraId="68B4C5DF" w14:textId="77777777" w:rsidR="0094166B" w:rsidRPr="001F4E04" w:rsidRDefault="00A23609">
            <w:pPr>
              <w:jc w:val="both"/>
              <w:rPr>
                <w:rFonts w:ascii="Arial" w:hAnsi="Arial" w:cs="Arial"/>
                <w:sz w:val="21"/>
              </w:rPr>
            </w:pPr>
            <w:r w:rsidRPr="001F4E04">
              <w:rPr>
                <w:rFonts w:ascii="Arial" w:hAnsi="Arial" w:cs="Arial"/>
                <w:sz w:val="21"/>
              </w:rPr>
              <w:t>Name: Gilbert Leman</w:t>
            </w:r>
          </w:p>
          <w:p w14:paraId="7A17EE0D" w14:textId="77777777" w:rsidR="0094166B" w:rsidRPr="001F4E04" w:rsidRDefault="00A23609">
            <w:pPr>
              <w:jc w:val="both"/>
              <w:rPr>
                <w:rFonts w:ascii="Arial" w:hAnsi="Arial" w:cs="Arial"/>
                <w:sz w:val="21"/>
              </w:rPr>
            </w:pPr>
            <w:r w:rsidRPr="001F4E04">
              <w:rPr>
                <w:rFonts w:ascii="Arial" w:hAnsi="Arial" w:cs="Arial"/>
                <w:sz w:val="21"/>
              </w:rPr>
              <w:t>Title: IT Division Head</w:t>
            </w:r>
          </w:p>
          <w:p w14:paraId="03145419" w14:textId="77777777" w:rsidR="0094166B" w:rsidRPr="001F4E04" w:rsidRDefault="00A23609">
            <w:pPr>
              <w:jc w:val="both"/>
              <w:rPr>
                <w:rFonts w:ascii="Arial" w:hAnsi="Arial" w:cs="Arial"/>
                <w:sz w:val="21"/>
              </w:rPr>
            </w:pPr>
            <w:r w:rsidRPr="001F4E04">
              <w:rPr>
                <w:rFonts w:ascii="Arial" w:hAnsi="Arial" w:cs="Arial"/>
                <w:sz w:val="21"/>
              </w:rPr>
              <w:t>Date:</w:t>
            </w:r>
          </w:p>
        </w:tc>
      </w:tr>
      <w:tr w:rsidR="0094166B" w14:paraId="1F45B7AC" w14:textId="77777777">
        <w:tc>
          <w:tcPr>
            <w:tcW w:w="2965" w:type="dxa"/>
          </w:tcPr>
          <w:p w14:paraId="7BB0CA39" w14:textId="77777777" w:rsidR="0094166B" w:rsidRPr="001F4E04" w:rsidRDefault="0094166B">
            <w:pPr>
              <w:jc w:val="both"/>
              <w:rPr>
                <w:rFonts w:ascii="Arial" w:hAnsi="Arial" w:cs="Arial"/>
                <w:sz w:val="21"/>
              </w:rPr>
            </w:pPr>
          </w:p>
          <w:p w14:paraId="484AD8C1" w14:textId="77777777" w:rsidR="0094166B" w:rsidRPr="001F4E04" w:rsidRDefault="0094166B">
            <w:pPr>
              <w:jc w:val="both"/>
              <w:rPr>
                <w:rFonts w:ascii="Arial" w:hAnsi="Arial" w:cs="Arial"/>
                <w:sz w:val="21"/>
              </w:rPr>
            </w:pPr>
          </w:p>
          <w:p w14:paraId="7A6A3B40" w14:textId="77777777" w:rsidR="0094166B" w:rsidRPr="001F4E04" w:rsidRDefault="0094166B">
            <w:pPr>
              <w:jc w:val="both"/>
              <w:rPr>
                <w:rFonts w:ascii="Arial" w:hAnsi="Arial" w:cs="Arial"/>
                <w:sz w:val="21"/>
              </w:rPr>
            </w:pPr>
          </w:p>
          <w:p w14:paraId="58700FF8" w14:textId="77777777" w:rsidR="0094166B" w:rsidRPr="001F4E04" w:rsidRDefault="0094166B">
            <w:pPr>
              <w:jc w:val="both"/>
              <w:rPr>
                <w:rFonts w:ascii="Arial" w:hAnsi="Arial" w:cs="Arial"/>
                <w:sz w:val="21"/>
              </w:rPr>
            </w:pPr>
          </w:p>
          <w:p w14:paraId="5E217189" w14:textId="77777777" w:rsidR="0094166B" w:rsidRPr="001F4E04" w:rsidRDefault="0094166B">
            <w:pPr>
              <w:jc w:val="both"/>
              <w:rPr>
                <w:rFonts w:ascii="Arial" w:hAnsi="Arial" w:cs="Arial"/>
                <w:sz w:val="21"/>
              </w:rPr>
            </w:pPr>
          </w:p>
        </w:tc>
        <w:tc>
          <w:tcPr>
            <w:tcW w:w="3150" w:type="dxa"/>
          </w:tcPr>
          <w:p w14:paraId="440D89CF" w14:textId="77777777" w:rsidR="0094166B" w:rsidRPr="001F4E04" w:rsidRDefault="0094166B">
            <w:pPr>
              <w:jc w:val="both"/>
              <w:rPr>
                <w:rFonts w:ascii="Arial" w:hAnsi="Arial" w:cs="Arial"/>
                <w:sz w:val="21"/>
              </w:rPr>
            </w:pPr>
          </w:p>
        </w:tc>
        <w:tc>
          <w:tcPr>
            <w:tcW w:w="2901" w:type="dxa"/>
          </w:tcPr>
          <w:p w14:paraId="566C9966" w14:textId="77777777" w:rsidR="0094166B" w:rsidRPr="001F4E04" w:rsidRDefault="0094166B">
            <w:pPr>
              <w:jc w:val="both"/>
              <w:rPr>
                <w:rFonts w:ascii="Arial" w:hAnsi="Arial" w:cs="Arial"/>
                <w:sz w:val="21"/>
              </w:rPr>
            </w:pPr>
          </w:p>
        </w:tc>
      </w:tr>
      <w:tr w:rsidR="0094166B" w14:paraId="396E75A3" w14:textId="77777777">
        <w:tc>
          <w:tcPr>
            <w:tcW w:w="2965" w:type="dxa"/>
          </w:tcPr>
          <w:p w14:paraId="50A3FE40" w14:textId="77777777" w:rsidR="0094166B" w:rsidRPr="001F4E04" w:rsidRDefault="00A23609">
            <w:pPr>
              <w:jc w:val="both"/>
              <w:rPr>
                <w:rFonts w:ascii="Arial" w:hAnsi="Arial" w:cs="Arial"/>
                <w:sz w:val="21"/>
              </w:rPr>
            </w:pPr>
            <w:r w:rsidRPr="001F4E04">
              <w:rPr>
                <w:rFonts w:ascii="Arial" w:hAnsi="Arial" w:cs="Arial"/>
                <w:sz w:val="21"/>
              </w:rPr>
              <w:t xml:space="preserve">Name: </w:t>
            </w:r>
          </w:p>
          <w:p w14:paraId="3E5DC301" w14:textId="77777777" w:rsidR="0094166B" w:rsidRPr="001F4E04" w:rsidRDefault="00A23609">
            <w:pPr>
              <w:jc w:val="both"/>
              <w:rPr>
                <w:rFonts w:ascii="Arial" w:hAnsi="Arial" w:cs="Arial"/>
                <w:sz w:val="21"/>
              </w:rPr>
            </w:pPr>
            <w:r w:rsidRPr="001F4E04">
              <w:rPr>
                <w:rFonts w:ascii="Arial" w:hAnsi="Arial" w:cs="Arial"/>
                <w:sz w:val="21"/>
              </w:rPr>
              <w:t xml:space="preserve">Title: </w:t>
            </w:r>
          </w:p>
          <w:p w14:paraId="2E0ECA77" w14:textId="77777777" w:rsidR="0094166B" w:rsidRPr="001F4E04" w:rsidRDefault="00A23609">
            <w:pPr>
              <w:jc w:val="both"/>
              <w:rPr>
                <w:rFonts w:ascii="Arial" w:hAnsi="Arial" w:cs="Arial"/>
                <w:b/>
                <w:sz w:val="21"/>
              </w:rPr>
            </w:pPr>
            <w:r w:rsidRPr="001F4E04">
              <w:rPr>
                <w:rFonts w:ascii="Arial" w:hAnsi="Arial" w:cs="Arial"/>
                <w:sz w:val="21"/>
              </w:rPr>
              <w:t>Date:</w:t>
            </w:r>
          </w:p>
        </w:tc>
        <w:tc>
          <w:tcPr>
            <w:tcW w:w="3150" w:type="dxa"/>
          </w:tcPr>
          <w:p w14:paraId="087A0D8D" w14:textId="77777777" w:rsidR="0094166B" w:rsidRPr="001F4E04" w:rsidRDefault="00A23609">
            <w:pPr>
              <w:jc w:val="both"/>
              <w:rPr>
                <w:rFonts w:ascii="Arial" w:hAnsi="Arial" w:cs="Arial"/>
                <w:sz w:val="21"/>
              </w:rPr>
            </w:pPr>
            <w:r w:rsidRPr="001F4E04">
              <w:rPr>
                <w:rFonts w:ascii="Arial" w:hAnsi="Arial" w:cs="Arial"/>
                <w:sz w:val="21"/>
              </w:rPr>
              <w:t xml:space="preserve">Name: </w:t>
            </w:r>
          </w:p>
          <w:p w14:paraId="4D66974A" w14:textId="77777777" w:rsidR="0094166B" w:rsidRPr="001F4E04" w:rsidRDefault="00A23609">
            <w:pPr>
              <w:jc w:val="both"/>
              <w:rPr>
                <w:rFonts w:ascii="Arial" w:hAnsi="Arial" w:cs="Arial"/>
                <w:sz w:val="21"/>
              </w:rPr>
            </w:pPr>
            <w:r w:rsidRPr="001F4E04">
              <w:rPr>
                <w:rFonts w:ascii="Arial" w:hAnsi="Arial" w:cs="Arial"/>
                <w:sz w:val="21"/>
              </w:rPr>
              <w:t xml:space="preserve">Title: </w:t>
            </w:r>
          </w:p>
          <w:p w14:paraId="73C6CD25" w14:textId="77777777" w:rsidR="0094166B" w:rsidRPr="001F4E04" w:rsidRDefault="00A23609">
            <w:pPr>
              <w:jc w:val="both"/>
              <w:rPr>
                <w:rFonts w:ascii="Arial" w:hAnsi="Arial" w:cs="Arial"/>
                <w:sz w:val="21"/>
              </w:rPr>
            </w:pPr>
            <w:r w:rsidRPr="001F4E04">
              <w:rPr>
                <w:rFonts w:ascii="Arial" w:hAnsi="Arial" w:cs="Arial"/>
                <w:sz w:val="21"/>
              </w:rPr>
              <w:t>Date:</w:t>
            </w:r>
          </w:p>
        </w:tc>
        <w:tc>
          <w:tcPr>
            <w:tcW w:w="2901" w:type="dxa"/>
          </w:tcPr>
          <w:p w14:paraId="2CB8E76C" w14:textId="77777777" w:rsidR="0094166B" w:rsidRPr="001F4E04" w:rsidRDefault="00A23609">
            <w:pPr>
              <w:jc w:val="both"/>
              <w:rPr>
                <w:rFonts w:ascii="Arial" w:hAnsi="Arial" w:cs="Arial"/>
                <w:sz w:val="21"/>
              </w:rPr>
            </w:pPr>
            <w:r w:rsidRPr="001F4E04">
              <w:rPr>
                <w:rFonts w:ascii="Arial" w:hAnsi="Arial" w:cs="Arial"/>
                <w:sz w:val="21"/>
              </w:rPr>
              <w:t xml:space="preserve">Name: </w:t>
            </w:r>
          </w:p>
          <w:p w14:paraId="4C92F220" w14:textId="77777777" w:rsidR="0094166B" w:rsidRPr="001F4E04" w:rsidRDefault="00A23609">
            <w:pPr>
              <w:jc w:val="both"/>
              <w:rPr>
                <w:rFonts w:ascii="Arial" w:hAnsi="Arial" w:cs="Arial"/>
                <w:sz w:val="21"/>
              </w:rPr>
            </w:pPr>
            <w:r w:rsidRPr="001F4E04">
              <w:rPr>
                <w:rFonts w:ascii="Arial" w:hAnsi="Arial" w:cs="Arial"/>
                <w:sz w:val="21"/>
              </w:rPr>
              <w:t xml:space="preserve">Title: </w:t>
            </w:r>
          </w:p>
          <w:p w14:paraId="3C5F91F0" w14:textId="77777777" w:rsidR="0094166B" w:rsidRPr="001F4E04" w:rsidRDefault="00A23609">
            <w:pPr>
              <w:jc w:val="both"/>
              <w:rPr>
                <w:rFonts w:ascii="Arial" w:hAnsi="Arial" w:cs="Arial"/>
                <w:sz w:val="21"/>
              </w:rPr>
            </w:pPr>
            <w:r w:rsidRPr="001F4E04">
              <w:rPr>
                <w:rFonts w:ascii="Arial" w:hAnsi="Arial" w:cs="Arial"/>
                <w:sz w:val="21"/>
              </w:rPr>
              <w:t>Date:</w:t>
            </w:r>
          </w:p>
        </w:tc>
      </w:tr>
      <w:tr w:rsidR="0094166B" w14:paraId="24381920" w14:textId="77777777">
        <w:tc>
          <w:tcPr>
            <w:tcW w:w="2965" w:type="dxa"/>
          </w:tcPr>
          <w:p w14:paraId="5DA3B2B3" w14:textId="77777777" w:rsidR="0094166B" w:rsidRPr="001F4E04" w:rsidRDefault="0094166B">
            <w:pPr>
              <w:jc w:val="both"/>
              <w:rPr>
                <w:rFonts w:ascii="Arial" w:hAnsi="Arial" w:cs="Arial"/>
                <w:sz w:val="21"/>
              </w:rPr>
            </w:pPr>
          </w:p>
          <w:p w14:paraId="6C0B579D" w14:textId="77777777" w:rsidR="0094166B" w:rsidRPr="001F4E04" w:rsidRDefault="0094166B">
            <w:pPr>
              <w:jc w:val="both"/>
              <w:rPr>
                <w:rFonts w:ascii="Arial" w:hAnsi="Arial" w:cs="Arial"/>
                <w:sz w:val="21"/>
              </w:rPr>
            </w:pPr>
          </w:p>
          <w:p w14:paraId="0A2D1308" w14:textId="77777777" w:rsidR="0094166B" w:rsidRPr="001F4E04" w:rsidRDefault="0094166B">
            <w:pPr>
              <w:jc w:val="both"/>
              <w:rPr>
                <w:rFonts w:ascii="Arial" w:hAnsi="Arial" w:cs="Arial"/>
                <w:sz w:val="21"/>
              </w:rPr>
            </w:pPr>
          </w:p>
          <w:p w14:paraId="7E3FCA15" w14:textId="77777777" w:rsidR="0094166B" w:rsidRPr="001F4E04" w:rsidRDefault="0094166B">
            <w:pPr>
              <w:jc w:val="both"/>
              <w:rPr>
                <w:rFonts w:ascii="Arial" w:hAnsi="Arial" w:cs="Arial"/>
                <w:sz w:val="21"/>
              </w:rPr>
            </w:pPr>
          </w:p>
          <w:p w14:paraId="70387FF6" w14:textId="77777777" w:rsidR="0094166B" w:rsidRPr="001F4E04" w:rsidRDefault="0094166B">
            <w:pPr>
              <w:jc w:val="both"/>
              <w:rPr>
                <w:rFonts w:ascii="Arial" w:hAnsi="Arial" w:cs="Arial"/>
                <w:sz w:val="21"/>
              </w:rPr>
            </w:pPr>
          </w:p>
        </w:tc>
        <w:tc>
          <w:tcPr>
            <w:tcW w:w="3150" w:type="dxa"/>
          </w:tcPr>
          <w:p w14:paraId="4291F5C8" w14:textId="77777777" w:rsidR="0094166B" w:rsidRPr="001F4E04" w:rsidRDefault="0094166B">
            <w:pPr>
              <w:jc w:val="both"/>
              <w:rPr>
                <w:rFonts w:ascii="Arial" w:hAnsi="Arial" w:cs="Arial"/>
                <w:sz w:val="21"/>
              </w:rPr>
            </w:pPr>
          </w:p>
        </w:tc>
        <w:tc>
          <w:tcPr>
            <w:tcW w:w="2901" w:type="dxa"/>
          </w:tcPr>
          <w:p w14:paraId="748EC568" w14:textId="77777777" w:rsidR="0094166B" w:rsidRPr="001F4E04" w:rsidRDefault="0094166B">
            <w:pPr>
              <w:jc w:val="both"/>
              <w:rPr>
                <w:rFonts w:ascii="Arial" w:hAnsi="Arial" w:cs="Arial"/>
                <w:sz w:val="21"/>
              </w:rPr>
            </w:pPr>
          </w:p>
        </w:tc>
      </w:tr>
      <w:tr w:rsidR="0094166B" w14:paraId="41E8C303" w14:textId="77777777">
        <w:trPr>
          <w:trHeight w:val="521"/>
        </w:trPr>
        <w:tc>
          <w:tcPr>
            <w:tcW w:w="2965" w:type="dxa"/>
          </w:tcPr>
          <w:p w14:paraId="17289B4C" w14:textId="77777777" w:rsidR="0094166B" w:rsidRPr="001F4E04" w:rsidRDefault="00A23609">
            <w:pPr>
              <w:jc w:val="both"/>
              <w:rPr>
                <w:rFonts w:ascii="Arial" w:hAnsi="Arial" w:cs="Arial"/>
                <w:sz w:val="21"/>
              </w:rPr>
            </w:pPr>
            <w:r w:rsidRPr="001F4E04">
              <w:rPr>
                <w:rFonts w:ascii="Arial" w:hAnsi="Arial" w:cs="Arial"/>
                <w:sz w:val="21"/>
              </w:rPr>
              <w:t xml:space="preserve">Name: </w:t>
            </w:r>
          </w:p>
          <w:p w14:paraId="0BDA6EB5" w14:textId="77777777" w:rsidR="0094166B" w:rsidRPr="001F4E04" w:rsidRDefault="00A23609">
            <w:pPr>
              <w:jc w:val="both"/>
              <w:rPr>
                <w:rFonts w:ascii="Arial" w:hAnsi="Arial" w:cs="Arial"/>
                <w:sz w:val="21"/>
              </w:rPr>
            </w:pPr>
            <w:r w:rsidRPr="001F4E04">
              <w:rPr>
                <w:rFonts w:ascii="Arial" w:hAnsi="Arial" w:cs="Arial"/>
                <w:sz w:val="21"/>
              </w:rPr>
              <w:t xml:space="preserve">Title: </w:t>
            </w:r>
          </w:p>
          <w:p w14:paraId="55D5BCCA" w14:textId="77777777" w:rsidR="0094166B" w:rsidRPr="001F4E04" w:rsidRDefault="00A23609">
            <w:pPr>
              <w:jc w:val="both"/>
              <w:rPr>
                <w:rFonts w:ascii="Arial" w:hAnsi="Arial" w:cs="Arial"/>
                <w:b/>
                <w:sz w:val="21"/>
              </w:rPr>
            </w:pPr>
            <w:r w:rsidRPr="001F4E04">
              <w:rPr>
                <w:rFonts w:ascii="Arial" w:hAnsi="Arial" w:cs="Arial"/>
                <w:sz w:val="21"/>
              </w:rPr>
              <w:t>Date:</w:t>
            </w:r>
          </w:p>
        </w:tc>
        <w:tc>
          <w:tcPr>
            <w:tcW w:w="3150" w:type="dxa"/>
          </w:tcPr>
          <w:p w14:paraId="03B88394" w14:textId="77777777" w:rsidR="0094166B" w:rsidRPr="001F4E04" w:rsidRDefault="00A23609">
            <w:pPr>
              <w:jc w:val="both"/>
              <w:rPr>
                <w:rFonts w:ascii="Arial" w:hAnsi="Arial" w:cs="Arial"/>
                <w:sz w:val="21"/>
              </w:rPr>
            </w:pPr>
            <w:r w:rsidRPr="001F4E04">
              <w:rPr>
                <w:rFonts w:ascii="Arial" w:hAnsi="Arial" w:cs="Arial"/>
                <w:sz w:val="21"/>
              </w:rPr>
              <w:t xml:space="preserve">Name: </w:t>
            </w:r>
          </w:p>
          <w:p w14:paraId="589C7159" w14:textId="77777777" w:rsidR="0094166B" w:rsidRPr="001F4E04" w:rsidRDefault="00A23609">
            <w:pPr>
              <w:jc w:val="both"/>
              <w:rPr>
                <w:rFonts w:ascii="Arial" w:hAnsi="Arial" w:cs="Arial"/>
                <w:sz w:val="21"/>
              </w:rPr>
            </w:pPr>
            <w:r w:rsidRPr="001F4E04">
              <w:rPr>
                <w:rFonts w:ascii="Arial" w:hAnsi="Arial" w:cs="Arial"/>
                <w:sz w:val="21"/>
              </w:rPr>
              <w:t xml:space="preserve">Title: </w:t>
            </w:r>
          </w:p>
          <w:p w14:paraId="04B54019" w14:textId="77777777" w:rsidR="0094166B" w:rsidRPr="001F4E04" w:rsidRDefault="00A23609">
            <w:pPr>
              <w:jc w:val="both"/>
              <w:rPr>
                <w:rFonts w:ascii="Arial" w:hAnsi="Arial" w:cs="Arial"/>
                <w:sz w:val="21"/>
              </w:rPr>
            </w:pPr>
            <w:r w:rsidRPr="001F4E04">
              <w:rPr>
                <w:rFonts w:ascii="Arial" w:hAnsi="Arial" w:cs="Arial"/>
                <w:sz w:val="21"/>
              </w:rPr>
              <w:t>Date:</w:t>
            </w:r>
          </w:p>
        </w:tc>
        <w:tc>
          <w:tcPr>
            <w:tcW w:w="2901" w:type="dxa"/>
          </w:tcPr>
          <w:p w14:paraId="3868AD9D" w14:textId="77777777" w:rsidR="0094166B" w:rsidRPr="001F4E04" w:rsidRDefault="00A23609">
            <w:pPr>
              <w:jc w:val="both"/>
              <w:rPr>
                <w:rFonts w:ascii="Arial" w:hAnsi="Arial" w:cs="Arial"/>
                <w:sz w:val="21"/>
              </w:rPr>
            </w:pPr>
            <w:r w:rsidRPr="001F4E04">
              <w:rPr>
                <w:rFonts w:ascii="Arial" w:hAnsi="Arial" w:cs="Arial"/>
                <w:sz w:val="21"/>
              </w:rPr>
              <w:t xml:space="preserve">Name: </w:t>
            </w:r>
          </w:p>
          <w:p w14:paraId="22D93229" w14:textId="77777777" w:rsidR="0094166B" w:rsidRPr="001F4E04" w:rsidRDefault="00A23609">
            <w:pPr>
              <w:jc w:val="both"/>
              <w:rPr>
                <w:rFonts w:ascii="Arial" w:hAnsi="Arial" w:cs="Arial"/>
                <w:sz w:val="21"/>
              </w:rPr>
            </w:pPr>
            <w:r w:rsidRPr="001F4E04">
              <w:rPr>
                <w:rFonts w:ascii="Arial" w:hAnsi="Arial" w:cs="Arial"/>
                <w:sz w:val="21"/>
              </w:rPr>
              <w:t>Title:</w:t>
            </w:r>
          </w:p>
          <w:p w14:paraId="0166055F" w14:textId="77777777" w:rsidR="0094166B" w:rsidRPr="001F4E04" w:rsidRDefault="00A23609">
            <w:pPr>
              <w:jc w:val="both"/>
              <w:rPr>
                <w:rFonts w:ascii="Arial" w:hAnsi="Arial" w:cs="Arial"/>
                <w:sz w:val="21"/>
              </w:rPr>
            </w:pPr>
            <w:r w:rsidRPr="001F4E04">
              <w:rPr>
                <w:rFonts w:ascii="Arial" w:hAnsi="Arial" w:cs="Arial"/>
                <w:sz w:val="21"/>
              </w:rPr>
              <w:t>Date:</w:t>
            </w:r>
          </w:p>
        </w:tc>
      </w:tr>
    </w:tbl>
    <w:p w14:paraId="198E1818" w14:textId="77777777" w:rsidR="0094166B" w:rsidRDefault="0094166B">
      <w:pPr>
        <w:jc w:val="both"/>
        <w:rPr>
          <w:rFonts w:ascii="Arial" w:hAnsi="Arial" w:cs="Arial"/>
        </w:rPr>
      </w:pPr>
    </w:p>
    <w:tbl>
      <w:tblPr>
        <w:tblStyle w:val="TableGrid"/>
        <w:tblW w:w="9016" w:type="dxa"/>
        <w:tblLayout w:type="fixed"/>
        <w:tblLook w:val="04A0" w:firstRow="1" w:lastRow="0" w:firstColumn="1" w:lastColumn="0" w:noHBand="0" w:noVBand="1"/>
      </w:tblPr>
      <w:tblGrid>
        <w:gridCol w:w="4508"/>
        <w:gridCol w:w="4508"/>
      </w:tblGrid>
      <w:tr w:rsidR="0094166B" w14:paraId="3DC9EA3B" w14:textId="77777777">
        <w:trPr>
          <w:trHeight w:val="233"/>
        </w:trPr>
        <w:tc>
          <w:tcPr>
            <w:tcW w:w="9016" w:type="dxa"/>
            <w:gridSpan w:val="2"/>
          </w:tcPr>
          <w:p w14:paraId="7B3F1307" w14:textId="77777777" w:rsidR="0094166B" w:rsidRPr="001F4E04" w:rsidRDefault="00A23609" w:rsidP="001F4E04">
            <w:pPr>
              <w:jc w:val="center"/>
              <w:rPr>
                <w:rFonts w:ascii="Arial" w:hAnsi="Arial" w:cs="Arial"/>
                <w:sz w:val="21"/>
              </w:rPr>
            </w:pPr>
            <w:r w:rsidRPr="001F4E04">
              <w:rPr>
                <w:rFonts w:ascii="Arial" w:hAnsi="Arial" w:cs="Arial"/>
                <w:sz w:val="21"/>
              </w:rPr>
              <w:t>Approved By</w:t>
            </w:r>
          </w:p>
        </w:tc>
      </w:tr>
      <w:tr w:rsidR="0094166B" w14:paraId="777253D6" w14:textId="77777777">
        <w:tc>
          <w:tcPr>
            <w:tcW w:w="4508" w:type="dxa"/>
          </w:tcPr>
          <w:p w14:paraId="062BA87D" w14:textId="77777777" w:rsidR="0094166B" w:rsidRPr="001F4E04" w:rsidRDefault="0094166B">
            <w:pPr>
              <w:jc w:val="both"/>
              <w:rPr>
                <w:rFonts w:ascii="Arial" w:hAnsi="Arial" w:cs="Arial"/>
                <w:sz w:val="21"/>
              </w:rPr>
            </w:pPr>
          </w:p>
          <w:p w14:paraId="53EB68B9" w14:textId="77777777" w:rsidR="0094166B" w:rsidRPr="001F4E04" w:rsidRDefault="0094166B">
            <w:pPr>
              <w:jc w:val="both"/>
              <w:rPr>
                <w:rFonts w:ascii="Arial" w:hAnsi="Arial" w:cs="Arial"/>
                <w:sz w:val="21"/>
              </w:rPr>
            </w:pPr>
          </w:p>
          <w:p w14:paraId="091D6C95" w14:textId="77777777" w:rsidR="0094166B" w:rsidRPr="001F4E04" w:rsidRDefault="0094166B">
            <w:pPr>
              <w:jc w:val="both"/>
              <w:rPr>
                <w:rFonts w:ascii="Arial" w:hAnsi="Arial" w:cs="Arial"/>
                <w:sz w:val="21"/>
              </w:rPr>
            </w:pPr>
          </w:p>
          <w:p w14:paraId="48DB4EC5" w14:textId="77777777" w:rsidR="0094166B" w:rsidRPr="001F4E04" w:rsidRDefault="0094166B">
            <w:pPr>
              <w:jc w:val="both"/>
              <w:rPr>
                <w:rFonts w:ascii="Arial" w:hAnsi="Arial" w:cs="Arial"/>
                <w:sz w:val="21"/>
              </w:rPr>
            </w:pPr>
          </w:p>
          <w:p w14:paraId="2069AFB7" w14:textId="77777777" w:rsidR="0094166B" w:rsidRPr="001F4E04" w:rsidRDefault="0094166B">
            <w:pPr>
              <w:jc w:val="both"/>
              <w:rPr>
                <w:rFonts w:ascii="Arial" w:hAnsi="Arial" w:cs="Arial"/>
                <w:sz w:val="21"/>
              </w:rPr>
            </w:pPr>
          </w:p>
        </w:tc>
        <w:tc>
          <w:tcPr>
            <w:tcW w:w="4508" w:type="dxa"/>
          </w:tcPr>
          <w:p w14:paraId="1186B249" w14:textId="77777777" w:rsidR="0094166B" w:rsidRPr="001F4E04" w:rsidRDefault="0094166B">
            <w:pPr>
              <w:jc w:val="both"/>
              <w:rPr>
                <w:rFonts w:ascii="Arial" w:hAnsi="Arial" w:cs="Arial"/>
                <w:sz w:val="21"/>
              </w:rPr>
            </w:pPr>
          </w:p>
        </w:tc>
      </w:tr>
      <w:tr w:rsidR="0094166B" w14:paraId="2849CBB2" w14:textId="77777777">
        <w:tc>
          <w:tcPr>
            <w:tcW w:w="4508" w:type="dxa"/>
          </w:tcPr>
          <w:p w14:paraId="78073738" w14:textId="77777777" w:rsidR="0094166B" w:rsidRPr="001F4E04" w:rsidRDefault="00A23609">
            <w:pPr>
              <w:jc w:val="both"/>
              <w:rPr>
                <w:rFonts w:ascii="Arial" w:hAnsi="Arial" w:cs="Arial"/>
                <w:sz w:val="21"/>
              </w:rPr>
            </w:pPr>
            <w:r w:rsidRPr="001F4E04">
              <w:rPr>
                <w:rFonts w:ascii="Arial" w:hAnsi="Arial" w:cs="Arial"/>
                <w:sz w:val="21"/>
              </w:rPr>
              <w:t>Name: Yannes Chandra</w:t>
            </w:r>
          </w:p>
          <w:p w14:paraId="47DE508F" w14:textId="77777777" w:rsidR="0094166B" w:rsidRPr="001F4E04" w:rsidRDefault="00A23609">
            <w:pPr>
              <w:jc w:val="both"/>
              <w:rPr>
                <w:rFonts w:ascii="Arial" w:hAnsi="Arial" w:cs="Arial"/>
                <w:sz w:val="21"/>
              </w:rPr>
            </w:pPr>
            <w:r w:rsidRPr="001F4E04">
              <w:rPr>
                <w:rFonts w:ascii="Arial" w:hAnsi="Arial" w:cs="Arial"/>
                <w:sz w:val="21"/>
              </w:rPr>
              <w:t>Title: Director</w:t>
            </w:r>
          </w:p>
          <w:p w14:paraId="36C56979" w14:textId="77777777" w:rsidR="0094166B" w:rsidRPr="001F4E04" w:rsidRDefault="00A23609">
            <w:pPr>
              <w:jc w:val="both"/>
              <w:rPr>
                <w:rFonts w:ascii="Arial" w:hAnsi="Arial" w:cs="Arial"/>
                <w:b/>
                <w:sz w:val="21"/>
              </w:rPr>
            </w:pPr>
            <w:r w:rsidRPr="001F4E04">
              <w:rPr>
                <w:rFonts w:ascii="Arial" w:hAnsi="Arial" w:cs="Arial"/>
                <w:sz w:val="21"/>
              </w:rPr>
              <w:t>Date:</w:t>
            </w:r>
          </w:p>
        </w:tc>
        <w:tc>
          <w:tcPr>
            <w:tcW w:w="4508" w:type="dxa"/>
          </w:tcPr>
          <w:p w14:paraId="4E6C1388" w14:textId="77777777" w:rsidR="0094166B" w:rsidRPr="001F4E04" w:rsidRDefault="00A23609">
            <w:pPr>
              <w:jc w:val="both"/>
              <w:rPr>
                <w:rFonts w:ascii="Arial" w:hAnsi="Arial" w:cs="Arial"/>
                <w:sz w:val="21"/>
              </w:rPr>
            </w:pPr>
            <w:r w:rsidRPr="001F4E04">
              <w:rPr>
                <w:rFonts w:ascii="Arial" w:hAnsi="Arial" w:cs="Arial"/>
                <w:sz w:val="21"/>
              </w:rPr>
              <w:t>Name: Honggo Djojo</w:t>
            </w:r>
          </w:p>
          <w:p w14:paraId="23363AAD" w14:textId="77777777" w:rsidR="0094166B" w:rsidRPr="001F4E04" w:rsidRDefault="00A23609">
            <w:pPr>
              <w:jc w:val="both"/>
              <w:rPr>
                <w:rFonts w:ascii="Arial" w:hAnsi="Arial" w:cs="Arial"/>
                <w:sz w:val="21"/>
              </w:rPr>
            </w:pPr>
            <w:r w:rsidRPr="001F4E04">
              <w:rPr>
                <w:rFonts w:ascii="Arial" w:hAnsi="Arial" w:cs="Arial"/>
                <w:sz w:val="21"/>
              </w:rPr>
              <w:t>Title: Director</w:t>
            </w:r>
          </w:p>
          <w:p w14:paraId="7275B265" w14:textId="77777777" w:rsidR="0094166B" w:rsidRPr="001F4E04" w:rsidRDefault="00A23609">
            <w:pPr>
              <w:jc w:val="both"/>
              <w:rPr>
                <w:rFonts w:ascii="Arial" w:hAnsi="Arial" w:cs="Arial"/>
                <w:sz w:val="21"/>
              </w:rPr>
            </w:pPr>
            <w:r w:rsidRPr="001F4E04">
              <w:rPr>
                <w:rFonts w:ascii="Arial" w:hAnsi="Arial" w:cs="Arial"/>
                <w:sz w:val="21"/>
              </w:rPr>
              <w:t>Date:</w:t>
            </w:r>
          </w:p>
        </w:tc>
      </w:tr>
    </w:tbl>
    <w:p w14:paraId="32184102" w14:textId="77777777" w:rsidR="0094166B" w:rsidRDefault="0094166B">
      <w:pPr>
        <w:jc w:val="both"/>
        <w:rPr>
          <w:rFonts w:ascii="Arial" w:hAnsi="Arial" w:cs="Arial"/>
          <w:b/>
        </w:rPr>
      </w:pPr>
    </w:p>
    <w:p w14:paraId="6782BF4B" w14:textId="77777777" w:rsidR="0094166B" w:rsidRDefault="0094166B">
      <w:pPr>
        <w:jc w:val="both"/>
        <w:rPr>
          <w:rFonts w:ascii="Arial" w:hAnsi="Arial" w:cs="Arial"/>
          <w:b/>
        </w:rPr>
      </w:pPr>
    </w:p>
    <w:p w14:paraId="1DF18AB9" w14:textId="77777777" w:rsidR="0094166B" w:rsidRDefault="0094166B">
      <w:pPr>
        <w:tabs>
          <w:tab w:val="left" w:pos="6810"/>
        </w:tabs>
        <w:jc w:val="both"/>
        <w:rPr>
          <w:rFonts w:ascii="Arial" w:hAnsi="Arial" w:cs="Arial"/>
        </w:rPr>
      </w:pPr>
    </w:p>
    <w:p w14:paraId="566392F4" w14:textId="77777777" w:rsidR="0094166B" w:rsidRDefault="0094166B">
      <w:pPr>
        <w:tabs>
          <w:tab w:val="left" w:pos="6810"/>
        </w:tabs>
        <w:jc w:val="both"/>
        <w:rPr>
          <w:rFonts w:ascii="Arial" w:hAnsi="Arial" w:cs="Arial"/>
        </w:rPr>
      </w:pPr>
    </w:p>
    <w:p w14:paraId="450979E0" w14:textId="77777777" w:rsidR="0094166B" w:rsidRDefault="00A23609">
      <w:pPr>
        <w:widowControl/>
        <w:spacing w:after="200" w:line="276" w:lineRule="auto"/>
        <w:jc w:val="both"/>
        <w:rPr>
          <w:rFonts w:ascii="Arial" w:hAnsi="Arial" w:cs="Arial"/>
          <w:b/>
        </w:rPr>
      </w:pPr>
      <w:r>
        <w:rPr>
          <w:rFonts w:ascii="Arial" w:hAnsi="Arial" w:cs="Arial"/>
          <w:b/>
        </w:rPr>
        <w:br w:type="page"/>
      </w:r>
    </w:p>
    <w:p w14:paraId="17955B0C" w14:textId="77777777" w:rsidR="0094166B" w:rsidRDefault="00A23609">
      <w:pPr>
        <w:autoSpaceDE w:val="0"/>
        <w:autoSpaceDN w:val="0"/>
        <w:adjustRightInd w:val="0"/>
        <w:jc w:val="both"/>
        <w:rPr>
          <w:rFonts w:ascii="Arial" w:hAnsi="Arial" w:cs="Arial"/>
          <w:b/>
          <w:bCs/>
        </w:rPr>
      </w:pPr>
      <w:r>
        <w:rPr>
          <w:rFonts w:ascii="Arial" w:hAnsi="Arial" w:cs="Arial"/>
          <w:b/>
        </w:rPr>
        <w:lastRenderedPageBreak/>
        <w:t>AMENDMENT HISTORY:</w:t>
      </w:r>
    </w:p>
    <w:p w14:paraId="57D29893" w14:textId="77777777" w:rsidR="0094166B" w:rsidRPr="00F34084" w:rsidRDefault="0094166B">
      <w:pPr>
        <w:jc w:val="both"/>
        <w:rPr>
          <w:rFonts w:ascii="Arial" w:hAnsi="Arial" w:cs="Arial"/>
          <w:b/>
          <w:sz w:val="21"/>
        </w:rPr>
      </w:pPr>
    </w:p>
    <w:p w14:paraId="4534289A" w14:textId="77777777" w:rsidR="0094166B" w:rsidRPr="00F34084" w:rsidRDefault="00A23609">
      <w:pPr>
        <w:autoSpaceDE w:val="0"/>
        <w:autoSpaceDN w:val="0"/>
        <w:adjustRightInd w:val="0"/>
        <w:spacing w:line="360" w:lineRule="auto"/>
        <w:jc w:val="both"/>
        <w:rPr>
          <w:rFonts w:ascii="Arial" w:hAnsi="Arial" w:cs="Arial"/>
          <w:sz w:val="21"/>
        </w:rPr>
      </w:pPr>
      <w:r w:rsidRPr="00F34084">
        <w:rPr>
          <w:rFonts w:ascii="Arial" w:hAnsi="Arial" w:cs="Arial"/>
          <w:sz w:val="21"/>
        </w:rPr>
        <w:t>The table below contains a history of the changes made toURS of this project name. The version number corresponds to control number as indicated in front page.</w:t>
      </w:r>
    </w:p>
    <w:p w14:paraId="7D0676AE" w14:textId="77777777" w:rsidR="0094166B" w:rsidRPr="00F34084" w:rsidRDefault="0094166B">
      <w:pPr>
        <w:autoSpaceDE w:val="0"/>
        <w:autoSpaceDN w:val="0"/>
        <w:adjustRightInd w:val="0"/>
        <w:ind w:right="-270"/>
        <w:jc w:val="both"/>
        <w:rPr>
          <w:rFonts w:ascii="Arial" w:hAnsi="Arial" w:cs="Arial"/>
          <w:b/>
          <w:bCs/>
          <w:sz w:val="21"/>
        </w:rPr>
      </w:pPr>
    </w:p>
    <w:tbl>
      <w:tblPr>
        <w:tblStyle w:val="TableGrid"/>
        <w:tblW w:w="9540" w:type="dxa"/>
        <w:tblInd w:w="108" w:type="dxa"/>
        <w:tblLayout w:type="fixed"/>
        <w:tblLook w:val="04A0" w:firstRow="1" w:lastRow="0" w:firstColumn="1" w:lastColumn="0" w:noHBand="0" w:noVBand="1"/>
      </w:tblPr>
      <w:tblGrid>
        <w:gridCol w:w="630"/>
        <w:gridCol w:w="4698"/>
        <w:gridCol w:w="1512"/>
        <w:gridCol w:w="1080"/>
        <w:gridCol w:w="1620"/>
      </w:tblGrid>
      <w:tr w:rsidR="0094166B" w:rsidRPr="00F34084" w14:paraId="5421997C" w14:textId="77777777">
        <w:tc>
          <w:tcPr>
            <w:tcW w:w="630" w:type="dxa"/>
            <w:shd w:val="clear" w:color="auto" w:fill="DBE5F1"/>
            <w:vAlign w:val="center"/>
          </w:tcPr>
          <w:p w14:paraId="7C03F023" w14:textId="77777777" w:rsidR="0094166B" w:rsidRPr="00F34084" w:rsidRDefault="00A23609">
            <w:pPr>
              <w:autoSpaceDE w:val="0"/>
              <w:autoSpaceDN w:val="0"/>
              <w:adjustRightInd w:val="0"/>
              <w:spacing w:line="300" w:lineRule="exact"/>
              <w:jc w:val="both"/>
              <w:rPr>
                <w:rFonts w:ascii="Arial" w:hAnsi="Arial" w:cs="Arial"/>
                <w:b/>
                <w:bCs/>
                <w:sz w:val="21"/>
              </w:rPr>
            </w:pPr>
            <w:r w:rsidRPr="00F34084">
              <w:rPr>
                <w:rFonts w:ascii="Arial" w:hAnsi="Arial" w:cs="Arial"/>
                <w:b/>
                <w:bCs/>
                <w:sz w:val="21"/>
              </w:rPr>
              <w:t>No.</w:t>
            </w:r>
          </w:p>
        </w:tc>
        <w:tc>
          <w:tcPr>
            <w:tcW w:w="4698" w:type="dxa"/>
            <w:shd w:val="clear" w:color="auto" w:fill="DAEEF3"/>
            <w:vAlign w:val="center"/>
          </w:tcPr>
          <w:p w14:paraId="3E206387" w14:textId="77777777" w:rsidR="0094166B" w:rsidRPr="00F34084" w:rsidRDefault="00A23609">
            <w:pPr>
              <w:autoSpaceDE w:val="0"/>
              <w:autoSpaceDN w:val="0"/>
              <w:adjustRightInd w:val="0"/>
              <w:spacing w:line="300" w:lineRule="exact"/>
              <w:jc w:val="both"/>
              <w:rPr>
                <w:rFonts w:ascii="Arial" w:hAnsi="Arial" w:cs="Arial"/>
                <w:b/>
                <w:bCs/>
                <w:sz w:val="21"/>
              </w:rPr>
            </w:pPr>
            <w:r w:rsidRPr="00F34084">
              <w:rPr>
                <w:rFonts w:ascii="Arial" w:hAnsi="Arial" w:cs="Arial"/>
                <w:b/>
                <w:sz w:val="21"/>
              </w:rPr>
              <w:t>Description of Amendment</w:t>
            </w:r>
          </w:p>
        </w:tc>
        <w:tc>
          <w:tcPr>
            <w:tcW w:w="1512" w:type="dxa"/>
            <w:shd w:val="clear" w:color="auto" w:fill="DAEEF3"/>
            <w:vAlign w:val="center"/>
          </w:tcPr>
          <w:p w14:paraId="7B9712C6" w14:textId="77777777" w:rsidR="0094166B" w:rsidRPr="00F34084" w:rsidRDefault="00A23609">
            <w:pPr>
              <w:autoSpaceDE w:val="0"/>
              <w:autoSpaceDN w:val="0"/>
              <w:adjustRightInd w:val="0"/>
              <w:spacing w:line="300" w:lineRule="exact"/>
              <w:jc w:val="both"/>
              <w:rPr>
                <w:rFonts w:ascii="Arial" w:hAnsi="Arial" w:cs="Arial"/>
                <w:b/>
                <w:bCs/>
                <w:sz w:val="21"/>
              </w:rPr>
            </w:pPr>
            <w:r w:rsidRPr="00F34084">
              <w:rPr>
                <w:rFonts w:ascii="Arial" w:hAnsi="Arial" w:cs="Arial"/>
                <w:b/>
                <w:bCs/>
                <w:sz w:val="21"/>
              </w:rPr>
              <w:t>Author</w:t>
            </w:r>
          </w:p>
        </w:tc>
        <w:tc>
          <w:tcPr>
            <w:tcW w:w="1080" w:type="dxa"/>
            <w:shd w:val="clear" w:color="auto" w:fill="DAEEF3"/>
            <w:vAlign w:val="center"/>
          </w:tcPr>
          <w:p w14:paraId="6DB822DF" w14:textId="77777777" w:rsidR="0094166B" w:rsidRPr="00F34084" w:rsidRDefault="00A23609">
            <w:pPr>
              <w:autoSpaceDE w:val="0"/>
              <w:autoSpaceDN w:val="0"/>
              <w:adjustRightInd w:val="0"/>
              <w:spacing w:line="300" w:lineRule="exact"/>
              <w:jc w:val="both"/>
              <w:rPr>
                <w:rFonts w:ascii="Arial" w:hAnsi="Arial" w:cs="Arial"/>
                <w:b/>
                <w:bCs/>
                <w:sz w:val="21"/>
              </w:rPr>
            </w:pPr>
            <w:r w:rsidRPr="00F34084">
              <w:rPr>
                <w:rFonts w:ascii="Arial" w:hAnsi="Arial" w:cs="Arial"/>
                <w:b/>
                <w:bCs/>
                <w:sz w:val="21"/>
              </w:rPr>
              <w:t>Version No.</w:t>
            </w:r>
          </w:p>
        </w:tc>
        <w:tc>
          <w:tcPr>
            <w:tcW w:w="1620" w:type="dxa"/>
            <w:shd w:val="clear" w:color="auto" w:fill="DAEEF3"/>
            <w:vAlign w:val="center"/>
          </w:tcPr>
          <w:p w14:paraId="4C1EC969" w14:textId="77777777" w:rsidR="0094166B" w:rsidRPr="00F34084" w:rsidRDefault="00A23609">
            <w:pPr>
              <w:autoSpaceDE w:val="0"/>
              <w:autoSpaceDN w:val="0"/>
              <w:adjustRightInd w:val="0"/>
              <w:spacing w:line="300" w:lineRule="exact"/>
              <w:jc w:val="both"/>
              <w:rPr>
                <w:rFonts w:ascii="Arial" w:hAnsi="Arial" w:cs="Arial"/>
                <w:b/>
                <w:bCs/>
                <w:sz w:val="21"/>
              </w:rPr>
            </w:pPr>
            <w:r w:rsidRPr="00F34084">
              <w:rPr>
                <w:rFonts w:ascii="Arial" w:hAnsi="Arial" w:cs="Arial"/>
                <w:b/>
                <w:bCs/>
                <w:sz w:val="21"/>
              </w:rPr>
              <w:t>Version Date</w:t>
            </w:r>
          </w:p>
        </w:tc>
      </w:tr>
      <w:tr w:rsidR="0094166B" w:rsidRPr="00F34084" w14:paraId="6854E7C3" w14:textId="77777777">
        <w:tc>
          <w:tcPr>
            <w:tcW w:w="630" w:type="dxa"/>
          </w:tcPr>
          <w:p w14:paraId="280A09CF" w14:textId="77777777" w:rsidR="0094166B" w:rsidRPr="00F34084" w:rsidRDefault="00A23609">
            <w:pPr>
              <w:autoSpaceDE w:val="0"/>
              <w:autoSpaceDN w:val="0"/>
              <w:adjustRightInd w:val="0"/>
              <w:spacing w:line="300" w:lineRule="exact"/>
              <w:jc w:val="both"/>
              <w:rPr>
                <w:rFonts w:ascii="Arial" w:hAnsi="Arial" w:cs="Arial"/>
                <w:sz w:val="21"/>
              </w:rPr>
            </w:pPr>
            <w:r w:rsidRPr="00F34084">
              <w:rPr>
                <w:rFonts w:ascii="Arial" w:hAnsi="Arial" w:cs="Arial"/>
                <w:sz w:val="21"/>
              </w:rPr>
              <w:t>1</w:t>
            </w:r>
          </w:p>
        </w:tc>
        <w:tc>
          <w:tcPr>
            <w:tcW w:w="4698" w:type="dxa"/>
          </w:tcPr>
          <w:p w14:paraId="242702EC" w14:textId="77777777" w:rsidR="0094166B" w:rsidRPr="00F34084" w:rsidRDefault="00A23609">
            <w:pPr>
              <w:autoSpaceDE w:val="0"/>
              <w:autoSpaceDN w:val="0"/>
              <w:adjustRightInd w:val="0"/>
              <w:spacing w:line="300" w:lineRule="exact"/>
              <w:jc w:val="both"/>
              <w:rPr>
                <w:rFonts w:ascii="Arial" w:hAnsi="Arial" w:cs="Arial"/>
                <w:sz w:val="21"/>
              </w:rPr>
            </w:pPr>
            <w:r w:rsidRPr="00F34084">
              <w:rPr>
                <w:rFonts w:ascii="Arial" w:hAnsi="Arial" w:cs="Arial"/>
                <w:sz w:val="21"/>
              </w:rPr>
              <w:t>Initial draft release</w:t>
            </w:r>
          </w:p>
        </w:tc>
        <w:tc>
          <w:tcPr>
            <w:tcW w:w="1512" w:type="dxa"/>
          </w:tcPr>
          <w:p w14:paraId="07A7DE78" w14:textId="77777777" w:rsidR="0094166B" w:rsidRPr="00F34084" w:rsidRDefault="00A23609">
            <w:pPr>
              <w:autoSpaceDE w:val="0"/>
              <w:autoSpaceDN w:val="0"/>
              <w:adjustRightInd w:val="0"/>
              <w:spacing w:line="300" w:lineRule="exact"/>
              <w:jc w:val="both"/>
              <w:rPr>
                <w:rFonts w:ascii="Arial" w:hAnsi="Arial" w:cs="Arial"/>
                <w:sz w:val="21"/>
              </w:rPr>
            </w:pPr>
            <w:r w:rsidRPr="00F34084">
              <w:rPr>
                <w:rFonts w:ascii="Arial" w:hAnsi="Arial" w:cs="Arial"/>
                <w:sz w:val="21"/>
              </w:rPr>
              <w:t>Andy Phan</w:t>
            </w:r>
          </w:p>
        </w:tc>
        <w:tc>
          <w:tcPr>
            <w:tcW w:w="1080" w:type="dxa"/>
          </w:tcPr>
          <w:p w14:paraId="4E0E670D" w14:textId="77777777" w:rsidR="0094166B" w:rsidRPr="00F34084" w:rsidRDefault="00A23609">
            <w:pPr>
              <w:autoSpaceDE w:val="0"/>
              <w:autoSpaceDN w:val="0"/>
              <w:adjustRightInd w:val="0"/>
              <w:spacing w:line="300" w:lineRule="exact"/>
              <w:jc w:val="both"/>
              <w:rPr>
                <w:rFonts w:ascii="Arial" w:hAnsi="Arial" w:cs="Arial"/>
                <w:sz w:val="21"/>
              </w:rPr>
            </w:pPr>
            <w:r w:rsidRPr="00F34084">
              <w:rPr>
                <w:rFonts w:ascii="Arial" w:hAnsi="Arial" w:cs="Arial"/>
                <w:sz w:val="21"/>
              </w:rPr>
              <w:t>1.0</w:t>
            </w:r>
          </w:p>
        </w:tc>
        <w:tc>
          <w:tcPr>
            <w:tcW w:w="1620" w:type="dxa"/>
          </w:tcPr>
          <w:p w14:paraId="1994462D" w14:textId="77777777" w:rsidR="0094166B" w:rsidRPr="00F34084" w:rsidRDefault="00D3214F">
            <w:pPr>
              <w:autoSpaceDE w:val="0"/>
              <w:autoSpaceDN w:val="0"/>
              <w:adjustRightInd w:val="0"/>
              <w:spacing w:line="300" w:lineRule="exact"/>
              <w:jc w:val="both"/>
              <w:rPr>
                <w:rFonts w:ascii="Arial" w:hAnsi="Arial" w:cs="Arial"/>
                <w:sz w:val="21"/>
              </w:rPr>
            </w:pPr>
            <w:r>
              <w:rPr>
                <w:rFonts w:ascii="Arial" w:hAnsi="Arial" w:cs="Arial"/>
                <w:sz w:val="21"/>
              </w:rPr>
              <w:t>08</w:t>
            </w:r>
            <w:r w:rsidR="00A23609" w:rsidRPr="00F34084">
              <w:rPr>
                <w:rFonts w:ascii="Arial" w:hAnsi="Arial" w:cs="Arial"/>
                <w:sz w:val="21"/>
              </w:rPr>
              <w:t>/06/16</w:t>
            </w:r>
          </w:p>
        </w:tc>
      </w:tr>
      <w:tr w:rsidR="0094166B" w:rsidRPr="00F34084" w14:paraId="513CAA74" w14:textId="77777777">
        <w:tc>
          <w:tcPr>
            <w:tcW w:w="630" w:type="dxa"/>
          </w:tcPr>
          <w:p w14:paraId="1C4C259E" w14:textId="77777777" w:rsidR="0094166B" w:rsidRPr="00F34084" w:rsidRDefault="00F50F81">
            <w:pPr>
              <w:autoSpaceDE w:val="0"/>
              <w:autoSpaceDN w:val="0"/>
              <w:adjustRightInd w:val="0"/>
              <w:spacing w:line="300" w:lineRule="exact"/>
              <w:jc w:val="both"/>
              <w:rPr>
                <w:rFonts w:ascii="Arial" w:hAnsi="Arial" w:cs="Arial"/>
                <w:bCs/>
                <w:sz w:val="21"/>
              </w:rPr>
            </w:pPr>
            <w:r>
              <w:rPr>
                <w:rFonts w:ascii="Arial" w:hAnsi="Arial" w:cs="Arial"/>
                <w:bCs/>
                <w:sz w:val="21"/>
              </w:rPr>
              <w:t>2</w:t>
            </w:r>
          </w:p>
        </w:tc>
        <w:tc>
          <w:tcPr>
            <w:tcW w:w="4698" w:type="dxa"/>
            <w:vAlign w:val="center"/>
          </w:tcPr>
          <w:p w14:paraId="304BE8F4" w14:textId="77777777" w:rsidR="0094166B" w:rsidRDefault="00F50F81" w:rsidP="00907F7B">
            <w:pPr>
              <w:pStyle w:val="ListParagraph1"/>
              <w:numPr>
                <w:ilvl w:val="0"/>
                <w:numId w:val="27"/>
              </w:numPr>
              <w:jc w:val="both"/>
              <w:rPr>
                <w:rFonts w:ascii="Arial" w:hAnsi="Arial" w:cs="Arial"/>
                <w:sz w:val="21"/>
              </w:rPr>
            </w:pPr>
            <w:r>
              <w:rPr>
                <w:rFonts w:ascii="Arial" w:hAnsi="Arial" w:cs="Arial"/>
                <w:sz w:val="21"/>
              </w:rPr>
              <w:t>Added Min and Max Sum Assured to Mode of Payment table in Basic Plan Setup</w:t>
            </w:r>
          </w:p>
          <w:p w14:paraId="6B34A836" w14:textId="77777777" w:rsidR="00F50F81" w:rsidRPr="00F34084" w:rsidRDefault="00F50F81" w:rsidP="00907F7B">
            <w:pPr>
              <w:pStyle w:val="ListParagraph1"/>
              <w:numPr>
                <w:ilvl w:val="0"/>
                <w:numId w:val="27"/>
              </w:numPr>
              <w:jc w:val="both"/>
              <w:rPr>
                <w:rFonts w:ascii="Arial" w:hAnsi="Arial" w:cs="Arial"/>
                <w:sz w:val="21"/>
              </w:rPr>
            </w:pPr>
            <w:r>
              <w:rPr>
                <w:rFonts w:ascii="Arial" w:hAnsi="Arial" w:cs="Arial"/>
                <w:sz w:val="21"/>
              </w:rPr>
              <w:t>Added Product Compilation screen</w:t>
            </w:r>
          </w:p>
        </w:tc>
        <w:tc>
          <w:tcPr>
            <w:tcW w:w="1512" w:type="dxa"/>
          </w:tcPr>
          <w:p w14:paraId="5E261C12" w14:textId="77777777" w:rsidR="0094166B" w:rsidRPr="00F34084" w:rsidRDefault="00F50F81">
            <w:pPr>
              <w:autoSpaceDE w:val="0"/>
              <w:autoSpaceDN w:val="0"/>
              <w:adjustRightInd w:val="0"/>
              <w:spacing w:line="300" w:lineRule="exact"/>
              <w:jc w:val="both"/>
              <w:rPr>
                <w:rFonts w:ascii="Arial" w:hAnsi="Arial" w:cs="Arial"/>
                <w:bCs/>
                <w:sz w:val="21"/>
              </w:rPr>
            </w:pPr>
            <w:r>
              <w:rPr>
                <w:rFonts w:ascii="Arial" w:hAnsi="Arial" w:cs="Arial"/>
                <w:bCs/>
                <w:sz w:val="21"/>
              </w:rPr>
              <w:t>Andy Phan</w:t>
            </w:r>
          </w:p>
        </w:tc>
        <w:tc>
          <w:tcPr>
            <w:tcW w:w="1080" w:type="dxa"/>
          </w:tcPr>
          <w:p w14:paraId="770FD380" w14:textId="77777777" w:rsidR="0094166B" w:rsidRPr="00F34084" w:rsidRDefault="00F50F81">
            <w:pPr>
              <w:autoSpaceDE w:val="0"/>
              <w:autoSpaceDN w:val="0"/>
              <w:adjustRightInd w:val="0"/>
              <w:spacing w:line="300" w:lineRule="exact"/>
              <w:jc w:val="both"/>
              <w:rPr>
                <w:rFonts w:ascii="Arial" w:hAnsi="Arial" w:cs="Arial"/>
                <w:bCs/>
                <w:sz w:val="21"/>
              </w:rPr>
            </w:pPr>
            <w:r>
              <w:rPr>
                <w:rFonts w:ascii="Arial" w:hAnsi="Arial" w:cs="Arial"/>
                <w:bCs/>
                <w:sz w:val="21"/>
              </w:rPr>
              <w:t>1.1</w:t>
            </w:r>
          </w:p>
        </w:tc>
        <w:tc>
          <w:tcPr>
            <w:tcW w:w="1620" w:type="dxa"/>
          </w:tcPr>
          <w:p w14:paraId="3531C418" w14:textId="77777777" w:rsidR="0094166B" w:rsidRPr="00F34084" w:rsidRDefault="003F031D">
            <w:pPr>
              <w:autoSpaceDE w:val="0"/>
              <w:autoSpaceDN w:val="0"/>
              <w:adjustRightInd w:val="0"/>
              <w:spacing w:line="300" w:lineRule="exact"/>
              <w:jc w:val="both"/>
              <w:rPr>
                <w:rFonts w:ascii="Arial" w:hAnsi="Arial" w:cs="Arial"/>
                <w:bCs/>
                <w:sz w:val="21"/>
              </w:rPr>
            </w:pPr>
            <w:r>
              <w:rPr>
                <w:rFonts w:ascii="Arial" w:hAnsi="Arial" w:cs="Arial"/>
                <w:bCs/>
                <w:sz w:val="21"/>
              </w:rPr>
              <w:t>13/06/</w:t>
            </w:r>
            <w:r w:rsidR="00F50F81">
              <w:rPr>
                <w:rFonts w:ascii="Arial" w:hAnsi="Arial" w:cs="Arial"/>
                <w:bCs/>
                <w:sz w:val="21"/>
              </w:rPr>
              <w:t>16</w:t>
            </w:r>
          </w:p>
        </w:tc>
      </w:tr>
      <w:tr w:rsidR="0094166B" w:rsidRPr="00F34084" w14:paraId="5E98641C" w14:textId="77777777">
        <w:tc>
          <w:tcPr>
            <w:tcW w:w="630" w:type="dxa"/>
          </w:tcPr>
          <w:p w14:paraId="1F6406E6" w14:textId="77777777" w:rsidR="0094166B" w:rsidRPr="00F34084" w:rsidRDefault="00C55249">
            <w:pPr>
              <w:autoSpaceDE w:val="0"/>
              <w:autoSpaceDN w:val="0"/>
              <w:adjustRightInd w:val="0"/>
              <w:spacing w:line="300" w:lineRule="exact"/>
              <w:jc w:val="both"/>
              <w:rPr>
                <w:rFonts w:ascii="Arial" w:hAnsi="Arial" w:cs="Arial"/>
                <w:bCs/>
                <w:sz w:val="21"/>
              </w:rPr>
            </w:pPr>
            <w:ins w:id="5" w:author="Andy Phan" w:date="2016-06-20T10:57:00Z">
              <w:r>
                <w:rPr>
                  <w:rFonts w:ascii="Arial" w:hAnsi="Arial" w:cs="Arial"/>
                  <w:bCs/>
                  <w:sz w:val="21"/>
                </w:rPr>
                <w:t>3</w:t>
              </w:r>
            </w:ins>
          </w:p>
        </w:tc>
        <w:tc>
          <w:tcPr>
            <w:tcW w:w="4698" w:type="dxa"/>
            <w:vAlign w:val="center"/>
          </w:tcPr>
          <w:p w14:paraId="5B696877" w14:textId="77777777" w:rsidR="0094166B" w:rsidRPr="00F34084" w:rsidRDefault="002132B2">
            <w:pPr>
              <w:pStyle w:val="ListParagraph1"/>
              <w:ind w:left="0"/>
              <w:jc w:val="both"/>
              <w:rPr>
                <w:rFonts w:ascii="Arial" w:hAnsi="Arial" w:cs="Arial"/>
                <w:sz w:val="21"/>
              </w:rPr>
            </w:pPr>
            <w:ins w:id="6" w:author="Foong" w:date="2016-06-27T19:23:00Z">
              <w:r>
                <w:rPr>
                  <w:rFonts w:ascii="Arial" w:hAnsi="Arial" w:cs="Arial"/>
                  <w:sz w:val="21"/>
                </w:rPr>
                <w:t>Changes of Field Mapping and formula screen</w:t>
              </w:r>
            </w:ins>
          </w:p>
        </w:tc>
        <w:tc>
          <w:tcPr>
            <w:tcW w:w="1512" w:type="dxa"/>
          </w:tcPr>
          <w:p w14:paraId="75D97EEF" w14:textId="77777777" w:rsidR="0094166B" w:rsidRPr="00F34084" w:rsidRDefault="00C55249">
            <w:pPr>
              <w:autoSpaceDE w:val="0"/>
              <w:autoSpaceDN w:val="0"/>
              <w:adjustRightInd w:val="0"/>
              <w:spacing w:line="300" w:lineRule="exact"/>
              <w:jc w:val="both"/>
              <w:rPr>
                <w:rFonts w:ascii="Arial" w:hAnsi="Arial" w:cs="Arial"/>
                <w:bCs/>
                <w:sz w:val="21"/>
              </w:rPr>
            </w:pPr>
            <w:ins w:id="7" w:author="Andy Phan" w:date="2016-06-20T10:58:00Z">
              <w:r>
                <w:rPr>
                  <w:rFonts w:ascii="Arial" w:hAnsi="Arial" w:cs="Arial"/>
                  <w:bCs/>
                  <w:sz w:val="21"/>
                </w:rPr>
                <w:t>Andy Phan</w:t>
              </w:r>
            </w:ins>
          </w:p>
        </w:tc>
        <w:tc>
          <w:tcPr>
            <w:tcW w:w="1080" w:type="dxa"/>
          </w:tcPr>
          <w:p w14:paraId="33E791A2" w14:textId="77777777" w:rsidR="0094166B" w:rsidRPr="00F34084" w:rsidRDefault="00C55249">
            <w:pPr>
              <w:autoSpaceDE w:val="0"/>
              <w:autoSpaceDN w:val="0"/>
              <w:adjustRightInd w:val="0"/>
              <w:spacing w:line="300" w:lineRule="exact"/>
              <w:jc w:val="both"/>
              <w:rPr>
                <w:rFonts w:ascii="Arial" w:hAnsi="Arial" w:cs="Arial"/>
                <w:bCs/>
                <w:sz w:val="21"/>
              </w:rPr>
            </w:pPr>
            <w:ins w:id="8" w:author="Andy Phan" w:date="2016-06-20T10:58:00Z">
              <w:r>
                <w:rPr>
                  <w:rFonts w:ascii="Arial" w:hAnsi="Arial" w:cs="Arial"/>
                  <w:bCs/>
                  <w:sz w:val="21"/>
                </w:rPr>
                <w:t>1.2</w:t>
              </w:r>
            </w:ins>
          </w:p>
        </w:tc>
        <w:tc>
          <w:tcPr>
            <w:tcW w:w="1620" w:type="dxa"/>
          </w:tcPr>
          <w:p w14:paraId="55CAC29A" w14:textId="77777777" w:rsidR="0094166B" w:rsidRPr="00F34084" w:rsidRDefault="00C55249">
            <w:pPr>
              <w:autoSpaceDE w:val="0"/>
              <w:autoSpaceDN w:val="0"/>
              <w:adjustRightInd w:val="0"/>
              <w:spacing w:line="300" w:lineRule="exact"/>
              <w:jc w:val="both"/>
              <w:rPr>
                <w:rFonts w:ascii="Arial" w:hAnsi="Arial" w:cs="Arial"/>
                <w:bCs/>
                <w:sz w:val="21"/>
              </w:rPr>
            </w:pPr>
            <w:ins w:id="9" w:author="Andy Phan" w:date="2016-06-20T10:58:00Z">
              <w:r>
                <w:rPr>
                  <w:rFonts w:ascii="Arial" w:hAnsi="Arial" w:cs="Arial"/>
                  <w:bCs/>
                  <w:sz w:val="21"/>
                </w:rPr>
                <w:t>2</w:t>
              </w:r>
            </w:ins>
            <w:ins w:id="10" w:author="Foong" w:date="2016-06-27T19:23:00Z">
              <w:r w:rsidR="002132B2">
                <w:rPr>
                  <w:rFonts w:ascii="Arial" w:hAnsi="Arial" w:cs="Arial"/>
                  <w:bCs/>
                  <w:sz w:val="21"/>
                </w:rPr>
                <w:t>7</w:t>
              </w:r>
            </w:ins>
            <w:ins w:id="11" w:author="Andy Phan" w:date="2016-06-20T10:58:00Z">
              <w:del w:id="12" w:author="Foong" w:date="2016-06-27T19:23:00Z">
                <w:r w:rsidDel="002132B2">
                  <w:rPr>
                    <w:rFonts w:ascii="Arial" w:hAnsi="Arial" w:cs="Arial"/>
                    <w:bCs/>
                    <w:sz w:val="21"/>
                  </w:rPr>
                  <w:delText>0</w:delText>
                </w:r>
              </w:del>
              <w:r>
                <w:rPr>
                  <w:rFonts w:ascii="Arial" w:hAnsi="Arial" w:cs="Arial"/>
                  <w:bCs/>
                  <w:sz w:val="21"/>
                </w:rPr>
                <w:t>/06/16</w:t>
              </w:r>
            </w:ins>
          </w:p>
        </w:tc>
      </w:tr>
      <w:tr w:rsidR="0094166B" w:rsidRPr="00F34084" w14:paraId="457CB34E" w14:textId="77777777">
        <w:tc>
          <w:tcPr>
            <w:tcW w:w="630" w:type="dxa"/>
          </w:tcPr>
          <w:p w14:paraId="17458208" w14:textId="77777777" w:rsidR="0094166B" w:rsidRPr="00F34084" w:rsidRDefault="0094166B">
            <w:pPr>
              <w:autoSpaceDE w:val="0"/>
              <w:autoSpaceDN w:val="0"/>
              <w:adjustRightInd w:val="0"/>
              <w:spacing w:line="300" w:lineRule="exact"/>
              <w:jc w:val="both"/>
              <w:rPr>
                <w:rFonts w:ascii="Arial" w:hAnsi="Arial" w:cs="Arial"/>
                <w:bCs/>
                <w:sz w:val="21"/>
              </w:rPr>
            </w:pPr>
          </w:p>
        </w:tc>
        <w:tc>
          <w:tcPr>
            <w:tcW w:w="4698" w:type="dxa"/>
            <w:vAlign w:val="center"/>
          </w:tcPr>
          <w:p w14:paraId="609A2A0C" w14:textId="77777777" w:rsidR="0094166B" w:rsidRPr="00F34084" w:rsidRDefault="0094166B">
            <w:pPr>
              <w:pStyle w:val="ListParagraph1"/>
              <w:ind w:left="0"/>
              <w:jc w:val="both"/>
              <w:rPr>
                <w:rFonts w:ascii="Arial" w:hAnsi="Arial" w:cs="Arial"/>
                <w:sz w:val="21"/>
              </w:rPr>
            </w:pPr>
          </w:p>
        </w:tc>
        <w:tc>
          <w:tcPr>
            <w:tcW w:w="1512" w:type="dxa"/>
          </w:tcPr>
          <w:p w14:paraId="154BF098" w14:textId="77777777" w:rsidR="0094166B" w:rsidRPr="00F34084" w:rsidRDefault="0094166B">
            <w:pPr>
              <w:autoSpaceDE w:val="0"/>
              <w:autoSpaceDN w:val="0"/>
              <w:adjustRightInd w:val="0"/>
              <w:spacing w:line="300" w:lineRule="exact"/>
              <w:jc w:val="both"/>
              <w:rPr>
                <w:rFonts w:ascii="Arial" w:hAnsi="Arial" w:cs="Arial"/>
                <w:bCs/>
                <w:sz w:val="21"/>
              </w:rPr>
            </w:pPr>
          </w:p>
        </w:tc>
        <w:tc>
          <w:tcPr>
            <w:tcW w:w="1080" w:type="dxa"/>
          </w:tcPr>
          <w:p w14:paraId="1D59AFB8" w14:textId="77777777" w:rsidR="0094166B" w:rsidRPr="00F34084" w:rsidRDefault="0094166B">
            <w:pPr>
              <w:autoSpaceDE w:val="0"/>
              <w:autoSpaceDN w:val="0"/>
              <w:adjustRightInd w:val="0"/>
              <w:spacing w:line="300" w:lineRule="exact"/>
              <w:jc w:val="both"/>
              <w:rPr>
                <w:rFonts w:ascii="Arial" w:hAnsi="Arial" w:cs="Arial"/>
                <w:bCs/>
                <w:sz w:val="21"/>
              </w:rPr>
            </w:pPr>
          </w:p>
        </w:tc>
        <w:tc>
          <w:tcPr>
            <w:tcW w:w="1620" w:type="dxa"/>
          </w:tcPr>
          <w:p w14:paraId="14B6D7AD" w14:textId="77777777" w:rsidR="0094166B" w:rsidRPr="00F34084" w:rsidRDefault="0094166B">
            <w:pPr>
              <w:autoSpaceDE w:val="0"/>
              <w:autoSpaceDN w:val="0"/>
              <w:adjustRightInd w:val="0"/>
              <w:spacing w:line="300" w:lineRule="exact"/>
              <w:jc w:val="both"/>
              <w:rPr>
                <w:rFonts w:ascii="Arial" w:hAnsi="Arial" w:cs="Arial"/>
                <w:bCs/>
                <w:sz w:val="21"/>
              </w:rPr>
            </w:pPr>
          </w:p>
        </w:tc>
      </w:tr>
      <w:tr w:rsidR="0094166B" w:rsidRPr="00F34084" w14:paraId="51A772D3" w14:textId="77777777">
        <w:tc>
          <w:tcPr>
            <w:tcW w:w="630" w:type="dxa"/>
          </w:tcPr>
          <w:p w14:paraId="5BF79EA9" w14:textId="77777777" w:rsidR="0094166B" w:rsidRPr="00F34084" w:rsidRDefault="0094166B">
            <w:pPr>
              <w:autoSpaceDE w:val="0"/>
              <w:autoSpaceDN w:val="0"/>
              <w:adjustRightInd w:val="0"/>
              <w:spacing w:line="300" w:lineRule="exact"/>
              <w:jc w:val="both"/>
              <w:rPr>
                <w:rFonts w:ascii="Arial" w:hAnsi="Arial" w:cs="Arial"/>
                <w:bCs/>
                <w:sz w:val="21"/>
              </w:rPr>
            </w:pPr>
          </w:p>
        </w:tc>
        <w:tc>
          <w:tcPr>
            <w:tcW w:w="4698" w:type="dxa"/>
            <w:vAlign w:val="center"/>
          </w:tcPr>
          <w:p w14:paraId="458EA5BE" w14:textId="77777777" w:rsidR="0094166B" w:rsidRPr="00F34084" w:rsidRDefault="0094166B">
            <w:pPr>
              <w:pStyle w:val="ListParagraph1"/>
              <w:ind w:left="0"/>
              <w:jc w:val="both"/>
              <w:rPr>
                <w:rFonts w:ascii="Arial" w:hAnsi="Arial" w:cs="Arial"/>
                <w:sz w:val="21"/>
              </w:rPr>
            </w:pPr>
          </w:p>
        </w:tc>
        <w:tc>
          <w:tcPr>
            <w:tcW w:w="1512" w:type="dxa"/>
          </w:tcPr>
          <w:p w14:paraId="0C793687" w14:textId="77777777" w:rsidR="0094166B" w:rsidRPr="00F34084" w:rsidRDefault="0094166B">
            <w:pPr>
              <w:autoSpaceDE w:val="0"/>
              <w:autoSpaceDN w:val="0"/>
              <w:adjustRightInd w:val="0"/>
              <w:spacing w:line="300" w:lineRule="exact"/>
              <w:jc w:val="both"/>
              <w:rPr>
                <w:rFonts w:ascii="Arial" w:hAnsi="Arial" w:cs="Arial"/>
                <w:bCs/>
                <w:sz w:val="21"/>
              </w:rPr>
            </w:pPr>
          </w:p>
        </w:tc>
        <w:tc>
          <w:tcPr>
            <w:tcW w:w="1080" w:type="dxa"/>
          </w:tcPr>
          <w:p w14:paraId="212D9DFB" w14:textId="77777777" w:rsidR="0094166B" w:rsidRPr="00F34084" w:rsidRDefault="0094166B">
            <w:pPr>
              <w:autoSpaceDE w:val="0"/>
              <w:autoSpaceDN w:val="0"/>
              <w:adjustRightInd w:val="0"/>
              <w:spacing w:line="300" w:lineRule="exact"/>
              <w:jc w:val="both"/>
              <w:rPr>
                <w:rFonts w:ascii="Arial" w:hAnsi="Arial" w:cs="Arial"/>
                <w:bCs/>
                <w:sz w:val="21"/>
              </w:rPr>
            </w:pPr>
          </w:p>
        </w:tc>
        <w:tc>
          <w:tcPr>
            <w:tcW w:w="1620" w:type="dxa"/>
          </w:tcPr>
          <w:p w14:paraId="6E125DDA" w14:textId="77777777" w:rsidR="0094166B" w:rsidRPr="00F34084" w:rsidRDefault="0094166B">
            <w:pPr>
              <w:autoSpaceDE w:val="0"/>
              <w:autoSpaceDN w:val="0"/>
              <w:adjustRightInd w:val="0"/>
              <w:spacing w:line="300" w:lineRule="exact"/>
              <w:jc w:val="both"/>
              <w:rPr>
                <w:rFonts w:ascii="Arial" w:hAnsi="Arial" w:cs="Arial"/>
                <w:bCs/>
                <w:sz w:val="21"/>
              </w:rPr>
            </w:pPr>
          </w:p>
        </w:tc>
      </w:tr>
    </w:tbl>
    <w:p w14:paraId="1FECE198" w14:textId="77777777" w:rsidR="0094166B" w:rsidRDefault="0094166B">
      <w:pPr>
        <w:widowControl/>
        <w:spacing w:after="200" w:line="276" w:lineRule="auto"/>
        <w:jc w:val="both"/>
        <w:rPr>
          <w:rFonts w:ascii="Arial" w:hAnsi="Arial" w:cs="Arial"/>
        </w:rPr>
      </w:pPr>
    </w:p>
    <w:p w14:paraId="5D974EFF" w14:textId="77777777" w:rsidR="0094166B" w:rsidRDefault="00A23609">
      <w:pPr>
        <w:widowControl/>
        <w:spacing w:after="200" w:line="276" w:lineRule="auto"/>
        <w:jc w:val="both"/>
        <w:rPr>
          <w:rFonts w:ascii="Arial" w:hAnsi="Arial" w:cs="Arial"/>
        </w:rPr>
      </w:pPr>
      <w:r>
        <w:rPr>
          <w:rFonts w:ascii="Arial" w:hAnsi="Arial" w:cs="Arial"/>
        </w:rPr>
        <w:br w:type="page"/>
      </w:r>
    </w:p>
    <w:bookmarkStart w:id="13" w:name="_Toc287947242" w:displacedByCustomXml="next"/>
    <w:sdt>
      <w:sdtPr>
        <w:rPr>
          <w:rFonts w:ascii="Times New Roman" w:eastAsia="PMingLiU" w:hAnsi="Times New Roman" w:cs="Times New Roman"/>
          <w:b w:val="0"/>
          <w:bCs w:val="0"/>
          <w:color w:val="auto"/>
          <w:kern w:val="2"/>
          <w:sz w:val="24"/>
          <w:szCs w:val="24"/>
          <w:lang w:eastAsia="zh-TW"/>
        </w:rPr>
        <w:id w:val="348839844"/>
        <w:docPartObj>
          <w:docPartGallery w:val="Table of Contents"/>
          <w:docPartUnique/>
        </w:docPartObj>
      </w:sdtPr>
      <w:sdtEndPr/>
      <w:sdtContent>
        <w:p w14:paraId="10BE711E" w14:textId="77777777" w:rsidR="00C8004F" w:rsidRPr="00E10498" w:rsidRDefault="00E10498" w:rsidP="00E10498">
          <w:pPr>
            <w:pStyle w:val="TOCHeading"/>
            <w:jc w:val="center"/>
            <w:rPr>
              <w:rFonts w:ascii="Arial" w:hAnsi="Arial" w:cs="Arial"/>
              <w:color w:val="000000" w:themeColor="text1"/>
              <w:sz w:val="44"/>
              <w:szCs w:val="44"/>
            </w:rPr>
          </w:pPr>
          <w:r w:rsidRPr="00E10498">
            <w:rPr>
              <w:rFonts w:ascii="Arial" w:hAnsi="Arial" w:cs="Arial"/>
              <w:color w:val="000000" w:themeColor="text1"/>
              <w:sz w:val="44"/>
              <w:szCs w:val="44"/>
            </w:rPr>
            <w:t>TABLE OF CONTENTS</w:t>
          </w:r>
        </w:p>
        <w:p w14:paraId="750655A0" w14:textId="77777777" w:rsidR="007A6F88" w:rsidRDefault="00E767F3">
          <w:pPr>
            <w:pStyle w:val="TOC1"/>
            <w:rPr>
              <w:ins w:id="14" w:author="Foong" w:date="2016-06-27T19:38:00Z"/>
              <w:rFonts w:asciiTheme="minorHAnsi" w:eastAsiaTheme="minorEastAsia" w:hAnsiTheme="minorHAnsi" w:cstheme="minorBidi"/>
              <w:b w:val="0"/>
              <w:bCs w:val="0"/>
              <w:caps w:val="0"/>
              <w:noProof/>
              <w:szCs w:val="22"/>
            </w:rPr>
          </w:pPr>
          <w:r>
            <w:fldChar w:fldCharType="begin"/>
          </w:r>
          <w:r w:rsidR="00C8004F">
            <w:instrText xml:space="preserve"> TOC \o "1-3" \h \z \u </w:instrText>
          </w:r>
          <w:r>
            <w:fldChar w:fldCharType="separate"/>
          </w:r>
          <w:ins w:id="15" w:author="Foong" w:date="2016-06-27T19:38:00Z">
            <w:r w:rsidR="007A6F88" w:rsidRPr="00836CA4">
              <w:rPr>
                <w:rStyle w:val="Hyperlink"/>
                <w:noProof/>
              </w:rPr>
              <w:fldChar w:fldCharType="begin"/>
            </w:r>
            <w:r w:rsidR="007A6F88" w:rsidRPr="00836CA4">
              <w:rPr>
                <w:rStyle w:val="Hyperlink"/>
                <w:noProof/>
              </w:rPr>
              <w:instrText xml:space="preserve"> </w:instrText>
            </w:r>
            <w:r w:rsidR="007A6F88">
              <w:rPr>
                <w:noProof/>
              </w:rPr>
              <w:instrText>HYPERLINK \l "_Toc454819638"</w:instrText>
            </w:r>
            <w:r w:rsidR="007A6F88" w:rsidRPr="00836CA4">
              <w:rPr>
                <w:rStyle w:val="Hyperlink"/>
                <w:noProof/>
              </w:rPr>
              <w:instrText xml:space="preserve"> </w:instrText>
            </w:r>
            <w:r w:rsidR="007A6F88" w:rsidRPr="00836CA4">
              <w:rPr>
                <w:rStyle w:val="Hyperlink"/>
                <w:noProof/>
              </w:rPr>
              <w:fldChar w:fldCharType="separate"/>
            </w:r>
            <w:r w:rsidR="007A6F88" w:rsidRPr="00836CA4">
              <w:rPr>
                <w:rStyle w:val="Hyperlink"/>
                <w:noProof/>
              </w:rPr>
              <w:t>1</w:t>
            </w:r>
            <w:r w:rsidR="007A6F88">
              <w:rPr>
                <w:rFonts w:asciiTheme="minorHAnsi" w:eastAsiaTheme="minorEastAsia" w:hAnsiTheme="minorHAnsi" w:cstheme="minorBidi"/>
                <w:b w:val="0"/>
                <w:bCs w:val="0"/>
                <w:caps w:val="0"/>
                <w:noProof/>
                <w:szCs w:val="22"/>
              </w:rPr>
              <w:tab/>
            </w:r>
            <w:r w:rsidR="007A6F88" w:rsidRPr="00836CA4">
              <w:rPr>
                <w:rStyle w:val="Hyperlink"/>
                <w:noProof/>
              </w:rPr>
              <w:t>INTRODUCTION</w:t>
            </w:r>
            <w:r w:rsidR="007A6F88">
              <w:rPr>
                <w:noProof/>
                <w:webHidden/>
              </w:rPr>
              <w:tab/>
            </w:r>
            <w:r w:rsidR="007A6F88">
              <w:rPr>
                <w:noProof/>
                <w:webHidden/>
              </w:rPr>
              <w:fldChar w:fldCharType="begin"/>
            </w:r>
            <w:r w:rsidR="007A6F88">
              <w:rPr>
                <w:noProof/>
                <w:webHidden/>
              </w:rPr>
              <w:instrText xml:space="preserve"> PAGEREF _Toc454819638 \h </w:instrText>
            </w:r>
          </w:ins>
          <w:r w:rsidR="007A6F88">
            <w:rPr>
              <w:noProof/>
              <w:webHidden/>
            </w:rPr>
          </w:r>
          <w:r w:rsidR="007A6F88">
            <w:rPr>
              <w:noProof/>
              <w:webHidden/>
            </w:rPr>
            <w:fldChar w:fldCharType="separate"/>
          </w:r>
          <w:ins w:id="16" w:author="Foong" w:date="2016-06-27T19:38:00Z">
            <w:r w:rsidR="007A6F88">
              <w:rPr>
                <w:noProof/>
                <w:webHidden/>
              </w:rPr>
              <w:t>7</w:t>
            </w:r>
            <w:r w:rsidR="007A6F88">
              <w:rPr>
                <w:noProof/>
                <w:webHidden/>
              </w:rPr>
              <w:fldChar w:fldCharType="end"/>
            </w:r>
            <w:r w:rsidR="007A6F88" w:rsidRPr="00836CA4">
              <w:rPr>
                <w:rStyle w:val="Hyperlink"/>
                <w:noProof/>
              </w:rPr>
              <w:fldChar w:fldCharType="end"/>
            </w:r>
          </w:ins>
        </w:p>
        <w:p w14:paraId="0F0FD124" w14:textId="77777777" w:rsidR="007A6F88" w:rsidRDefault="007A6F88">
          <w:pPr>
            <w:pStyle w:val="TOC2"/>
            <w:rPr>
              <w:ins w:id="17" w:author="Foong" w:date="2016-06-27T19:38:00Z"/>
              <w:rFonts w:asciiTheme="minorHAnsi" w:eastAsiaTheme="minorEastAsia" w:hAnsiTheme="minorHAnsi" w:cstheme="minorBidi"/>
              <w:caps w:val="0"/>
              <w:noProof/>
              <w:sz w:val="22"/>
              <w:szCs w:val="22"/>
            </w:rPr>
          </w:pPr>
          <w:ins w:id="18" w:author="Foong" w:date="2016-06-27T19:38:00Z">
            <w:r w:rsidRPr="00836CA4">
              <w:rPr>
                <w:rStyle w:val="Hyperlink"/>
                <w:noProof/>
              </w:rPr>
              <w:fldChar w:fldCharType="begin"/>
            </w:r>
            <w:r w:rsidRPr="00836CA4">
              <w:rPr>
                <w:rStyle w:val="Hyperlink"/>
                <w:noProof/>
              </w:rPr>
              <w:instrText xml:space="preserve"> </w:instrText>
            </w:r>
            <w:r>
              <w:rPr>
                <w:noProof/>
              </w:rPr>
              <w:instrText>HYPERLINK \l "_Toc454819639"</w:instrText>
            </w:r>
            <w:r w:rsidRPr="00836CA4">
              <w:rPr>
                <w:rStyle w:val="Hyperlink"/>
                <w:noProof/>
              </w:rPr>
              <w:instrText xml:space="preserve"> </w:instrText>
            </w:r>
            <w:r w:rsidRPr="00836CA4">
              <w:rPr>
                <w:rStyle w:val="Hyperlink"/>
                <w:noProof/>
              </w:rPr>
              <w:fldChar w:fldCharType="separate"/>
            </w:r>
            <w:r w:rsidRPr="00836CA4">
              <w:rPr>
                <w:rStyle w:val="Hyperlink"/>
                <w:rFonts w:cs="Arial"/>
                <w:noProof/>
              </w:rPr>
              <w:t>1.1</w:t>
            </w:r>
            <w:r>
              <w:rPr>
                <w:rFonts w:asciiTheme="minorHAnsi" w:eastAsiaTheme="minorEastAsia" w:hAnsiTheme="minorHAnsi" w:cstheme="minorBidi"/>
                <w:caps w:val="0"/>
                <w:noProof/>
                <w:sz w:val="22"/>
                <w:szCs w:val="22"/>
              </w:rPr>
              <w:tab/>
            </w:r>
            <w:r w:rsidRPr="00836CA4">
              <w:rPr>
                <w:rStyle w:val="Hyperlink"/>
                <w:rFonts w:cs="Arial"/>
                <w:noProof/>
              </w:rPr>
              <w:t>OBJECTIVE</w:t>
            </w:r>
            <w:r>
              <w:rPr>
                <w:noProof/>
                <w:webHidden/>
              </w:rPr>
              <w:tab/>
            </w:r>
            <w:r>
              <w:rPr>
                <w:noProof/>
                <w:webHidden/>
              </w:rPr>
              <w:fldChar w:fldCharType="begin"/>
            </w:r>
            <w:r>
              <w:rPr>
                <w:noProof/>
                <w:webHidden/>
              </w:rPr>
              <w:instrText xml:space="preserve"> PAGEREF _Toc454819639 \h </w:instrText>
            </w:r>
          </w:ins>
          <w:r>
            <w:rPr>
              <w:noProof/>
              <w:webHidden/>
            </w:rPr>
          </w:r>
          <w:r>
            <w:rPr>
              <w:noProof/>
              <w:webHidden/>
            </w:rPr>
            <w:fldChar w:fldCharType="separate"/>
          </w:r>
          <w:ins w:id="19" w:author="Foong" w:date="2016-06-27T19:38:00Z">
            <w:r>
              <w:rPr>
                <w:noProof/>
                <w:webHidden/>
              </w:rPr>
              <w:t>7</w:t>
            </w:r>
            <w:r>
              <w:rPr>
                <w:noProof/>
                <w:webHidden/>
              </w:rPr>
              <w:fldChar w:fldCharType="end"/>
            </w:r>
            <w:r w:rsidRPr="00836CA4">
              <w:rPr>
                <w:rStyle w:val="Hyperlink"/>
                <w:noProof/>
              </w:rPr>
              <w:fldChar w:fldCharType="end"/>
            </w:r>
          </w:ins>
        </w:p>
        <w:p w14:paraId="6CD708D9" w14:textId="77777777" w:rsidR="007A6F88" w:rsidRDefault="007A6F88">
          <w:pPr>
            <w:pStyle w:val="TOC2"/>
            <w:rPr>
              <w:ins w:id="20" w:author="Foong" w:date="2016-06-27T19:38:00Z"/>
              <w:rFonts w:asciiTheme="minorHAnsi" w:eastAsiaTheme="minorEastAsia" w:hAnsiTheme="minorHAnsi" w:cstheme="minorBidi"/>
              <w:caps w:val="0"/>
              <w:noProof/>
              <w:sz w:val="22"/>
              <w:szCs w:val="22"/>
            </w:rPr>
          </w:pPr>
          <w:ins w:id="21" w:author="Foong" w:date="2016-06-27T19:38:00Z">
            <w:r w:rsidRPr="00836CA4">
              <w:rPr>
                <w:rStyle w:val="Hyperlink"/>
                <w:noProof/>
              </w:rPr>
              <w:fldChar w:fldCharType="begin"/>
            </w:r>
            <w:r w:rsidRPr="00836CA4">
              <w:rPr>
                <w:rStyle w:val="Hyperlink"/>
                <w:noProof/>
              </w:rPr>
              <w:instrText xml:space="preserve"> </w:instrText>
            </w:r>
            <w:r>
              <w:rPr>
                <w:noProof/>
              </w:rPr>
              <w:instrText>HYPERLINK \l "_Toc454819640"</w:instrText>
            </w:r>
            <w:r w:rsidRPr="00836CA4">
              <w:rPr>
                <w:rStyle w:val="Hyperlink"/>
                <w:noProof/>
              </w:rPr>
              <w:instrText xml:space="preserve"> </w:instrText>
            </w:r>
            <w:r w:rsidRPr="00836CA4">
              <w:rPr>
                <w:rStyle w:val="Hyperlink"/>
                <w:noProof/>
              </w:rPr>
              <w:fldChar w:fldCharType="separate"/>
            </w:r>
            <w:r w:rsidRPr="00836CA4">
              <w:rPr>
                <w:rStyle w:val="Hyperlink"/>
                <w:rFonts w:cs="Arial"/>
                <w:noProof/>
              </w:rPr>
              <w:t>1.2</w:t>
            </w:r>
            <w:r>
              <w:rPr>
                <w:rFonts w:asciiTheme="minorHAnsi" w:eastAsiaTheme="minorEastAsia" w:hAnsiTheme="minorHAnsi" w:cstheme="minorBidi"/>
                <w:caps w:val="0"/>
                <w:noProof/>
                <w:sz w:val="22"/>
                <w:szCs w:val="22"/>
              </w:rPr>
              <w:tab/>
            </w:r>
            <w:r w:rsidRPr="00836CA4">
              <w:rPr>
                <w:rStyle w:val="Hyperlink"/>
                <w:rFonts w:cs="Arial"/>
                <w:noProof/>
              </w:rPr>
              <w:t>project Scope</w:t>
            </w:r>
            <w:r>
              <w:rPr>
                <w:noProof/>
                <w:webHidden/>
              </w:rPr>
              <w:tab/>
            </w:r>
            <w:r>
              <w:rPr>
                <w:noProof/>
                <w:webHidden/>
              </w:rPr>
              <w:fldChar w:fldCharType="begin"/>
            </w:r>
            <w:r>
              <w:rPr>
                <w:noProof/>
                <w:webHidden/>
              </w:rPr>
              <w:instrText xml:space="preserve"> PAGEREF _Toc454819640 \h </w:instrText>
            </w:r>
          </w:ins>
          <w:r>
            <w:rPr>
              <w:noProof/>
              <w:webHidden/>
            </w:rPr>
          </w:r>
          <w:r>
            <w:rPr>
              <w:noProof/>
              <w:webHidden/>
            </w:rPr>
            <w:fldChar w:fldCharType="separate"/>
          </w:r>
          <w:ins w:id="22" w:author="Foong" w:date="2016-06-27T19:38:00Z">
            <w:r>
              <w:rPr>
                <w:noProof/>
                <w:webHidden/>
              </w:rPr>
              <w:t>7</w:t>
            </w:r>
            <w:r>
              <w:rPr>
                <w:noProof/>
                <w:webHidden/>
              </w:rPr>
              <w:fldChar w:fldCharType="end"/>
            </w:r>
            <w:r w:rsidRPr="00836CA4">
              <w:rPr>
                <w:rStyle w:val="Hyperlink"/>
                <w:noProof/>
              </w:rPr>
              <w:fldChar w:fldCharType="end"/>
            </w:r>
          </w:ins>
        </w:p>
        <w:p w14:paraId="107B6492" w14:textId="77777777" w:rsidR="007A6F88" w:rsidRDefault="007A6F88">
          <w:pPr>
            <w:pStyle w:val="TOC2"/>
            <w:rPr>
              <w:ins w:id="23" w:author="Foong" w:date="2016-06-27T19:38:00Z"/>
              <w:rFonts w:asciiTheme="minorHAnsi" w:eastAsiaTheme="minorEastAsia" w:hAnsiTheme="minorHAnsi" w:cstheme="minorBidi"/>
              <w:caps w:val="0"/>
              <w:noProof/>
              <w:sz w:val="22"/>
              <w:szCs w:val="22"/>
            </w:rPr>
          </w:pPr>
          <w:ins w:id="24" w:author="Foong" w:date="2016-06-27T19:38:00Z">
            <w:r w:rsidRPr="00836CA4">
              <w:rPr>
                <w:rStyle w:val="Hyperlink"/>
                <w:noProof/>
              </w:rPr>
              <w:fldChar w:fldCharType="begin"/>
            </w:r>
            <w:r w:rsidRPr="00836CA4">
              <w:rPr>
                <w:rStyle w:val="Hyperlink"/>
                <w:noProof/>
              </w:rPr>
              <w:instrText xml:space="preserve"> </w:instrText>
            </w:r>
            <w:r>
              <w:rPr>
                <w:noProof/>
              </w:rPr>
              <w:instrText>HYPERLINK \l "_Toc454819641"</w:instrText>
            </w:r>
            <w:r w:rsidRPr="00836CA4">
              <w:rPr>
                <w:rStyle w:val="Hyperlink"/>
                <w:noProof/>
              </w:rPr>
              <w:instrText xml:space="preserve"> </w:instrText>
            </w:r>
            <w:r w:rsidRPr="00836CA4">
              <w:rPr>
                <w:rStyle w:val="Hyperlink"/>
                <w:noProof/>
              </w:rPr>
              <w:fldChar w:fldCharType="separate"/>
            </w:r>
            <w:r w:rsidRPr="00836CA4">
              <w:rPr>
                <w:rStyle w:val="Hyperlink"/>
                <w:rFonts w:cs="Arial"/>
                <w:noProof/>
              </w:rPr>
              <w:t>1.3</w:t>
            </w:r>
            <w:r>
              <w:rPr>
                <w:rFonts w:asciiTheme="minorHAnsi" w:eastAsiaTheme="minorEastAsia" w:hAnsiTheme="minorHAnsi" w:cstheme="minorBidi"/>
                <w:caps w:val="0"/>
                <w:noProof/>
                <w:sz w:val="22"/>
                <w:szCs w:val="22"/>
              </w:rPr>
              <w:tab/>
            </w:r>
            <w:r w:rsidRPr="00836CA4">
              <w:rPr>
                <w:rStyle w:val="Hyperlink"/>
                <w:rFonts w:cs="Arial"/>
                <w:noProof/>
              </w:rPr>
              <w:t>abbreviations</w:t>
            </w:r>
            <w:r>
              <w:rPr>
                <w:noProof/>
                <w:webHidden/>
              </w:rPr>
              <w:tab/>
            </w:r>
            <w:r>
              <w:rPr>
                <w:noProof/>
                <w:webHidden/>
              </w:rPr>
              <w:fldChar w:fldCharType="begin"/>
            </w:r>
            <w:r>
              <w:rPr>
                <w:noProof/>
                <w:webHidden/>
              </w:rPr>
              <w:instrText xml:space="preserve"> PAGEREF _Toc454819641 \h </w:instrText>
            </w:r>
          </w:ins>
          <w:r>
            <w:rPr>
              <w:noProof/>
              <w:webHidden/>
            </w:rPr>
          </w:r>
          <w:r>
            <w:rPr>
              <w:noProof/>
              <w:webHidden/>
            </w:rPr>
            <w:fldChar w:fldCharType="separate"/>
          </w:r>
          <w:ins w:id="25" w:author="Foong" w:date="2016-06-27T19:38:00Z">
            <w:r>
              <w:rPr>
                <w:noProof/>
                <w:webHidden/>
              </w:rPr>
              <w:t>8</w:t>
            </w:r>
            <w:r>
              <w:rPr>
                <w:noProof/>
                <w:webHidden/>
              </w:rPr>
              <w:fldChar w:fldCharType="end"/>
            </w:r>
            <w:r w:rsidRPr="00836CA4">
              <w:rPr>
                <w:rStyle w:val="Hyperlink"/>
                <w:noProof/>
              </w:rPr>
              <w:fldChar w:fldCharType="end"/>
            </w:r>
          </w:ins>
        </w:p>
        <w:p w14:paraId="68CDF2B4" w14:textId="77777777" w:rsidR="007A6F88" w:rsidRDefault="007A6F88">
          <w:pPr>
            <w:pStyle w:val="TOC2"/>
            <w:rPr>
              <w:ins w:id="26" w:author="Foong" w:date="2016-06-27T19:38:00Z"/>
              <w:rFonts w:asciiTheme="minorHAnsi" w:eastAsiaTheme="minorEastAsia" w:hAnsiTheme="minorHAnsi" w:cstheme="minorBidi"/>
              <w:caps w:val="0"/>
              <w:noProof/>
              <w:sz w:val="22"/>
              <w:szCs w:val="22"/>
            </w:rPr>
          </w:pPr>
          <w:ins w:id="27" w:author="Foong" w:date="2016-06-27T19:38:00Z">
            <w:r w:rsidRPr="00836CA4">
              <w:rPr>
                <w:rStyle w:val="Hyperlink"/>
                <w:noProof/>
              </w:rPr>
              <w:fldChar w:fldCharType="begin"/>
            </w:r>
            <w:r w:rsidRPr="00836CA4">
              <w:rPr>
                <w:rStyle w:val="Hyperlink"/>
                <w:noProof/>
              </w:rPr>
              <w:instrText xml:space="preserve"> </w:instrText>
            </w:r>
            <w:r>
              <w:rPr>
                <w:noProof/>
              </w:rPr>
              <w:instrText>HYPERLINK \l "_Toc454819642"</w:instrText>
            </w:r>
            <w:r w:rsidRPr="00836CA4">
              <w:rPr>
                <w:rStyle w:val="Hyperlink"/>
                <w:noProof/>
              </w:rPr>
              <w:instrText xml:space="preserve"> </w:instrText>
            </w:r>
            <w:r w:rsidRPr="00836CA4">
              <w:rPr>
                <w:rStyle w:val="Hyperlink"/>
                <w:noProof/>
              </w:rPr>
              <w:fldChar w:fldCharType="separate"/>
            </w:r>
            <w:r w:rsidRPr="00836CA4">
              <w:rPr>
                <w:rStyle w:val="Hyperlink"/>
                <w:rFonts w:cs="Arial"/>
                <w:noProof/>
              </w:rPr>
              <w:t>1.4</w:t>
            </w:r>
            <w:r>
              <w:rPr>
                <w:rFonts w:asciiTheme="minorHAnsi" w:eastAsiaTheme="minorEastAsia" w:hAnsiTheme="minorHAnsi" w:cstheme="minorBidi"/>
                <w:caps w:val="0"/>
                <w:noProof/>
                <w:sz w:val="22"/>
                <w:szCs w:val="22"/>
              </w:rPr>
              <w:tab/>
            </w:r>
            <w:r w:rsidRPr="00836CA4">
              <w:rPr>
                <w:rStyle w:val="Hyperlink"/>
                <w:rFonts w:cs="Arial"/>
                <w:noProof/>
              </w:rPr>
              <w:t>study approach</w:t>
            </w:r>
            <w:r>
              <w:rPr>
                <w:noProof/>
                <w:webHidden/>
              </w:rPr>
              <w:tab/>
            </w:r>
            <w:r>
              <w:rPr>
                <w:noProof/>
                <w:webHidden/>
              </w:rPr>
              <w:fldChar w:fldCharType="begin"/>
            </w:r>
            <w:r>
              <w:rPr>
                <w:noProof/>
                <w:webHidden/>
              </w:rPr>
              <w:instrText xml:space="preserve"> PAGEREF _Toc454819642 \h </w:instrText>
            </w:r>
          </w:ins>
          <w:r>
            <w:rPr>
              <w:noProof/>
              <w:webHidden/>
            </w:rPr>
          </w:r>
          <w:r>
            <w:rPr>
              <w:noProof/>
              <w:webHidden/>
            </w:rPr>
            <w:fldChar w:fldCharType="separate"/>
          </w:r>
          <w:ins w:id="28" w:author="Foong" w:date="2016-06-27T19:38:00Z">
            <w:r>
              <w:rPr>
                <w:noProof/>
                <w:webHidden/>
              </w:rPr>
              <w:t>8</w:t>
            </w:r>
            <w:r>
              <w:rPr>
                <w:noProof/>
                <w:webHidden/>
              </w:rPr>
              <w:fldChar w:fldCharType="end"/>
            </w:r>
            <w:r w:rsidRPr="00836CA4">
              <w:rPr>
                <w:rStyle w:val="Hyperlink"/>
                <w:noProof/>
              </w:rPr>
              <w:fldChar w:fldCharType="end"/>
            </w:r>
          </w:ins>
        </w:p>
        <w:p w14:paraId="3FE4D009" w14:textId="77777777" w:rsidR="007A6F88" w:rsidRDefault="007A6F88">
          <w:pPr>
            <w:pStyle w:val="TOC1"/>
            <w:rPr>
              <w:ins w:id="29" w:author="Foong" w:date="2016-06-27T19:38:00Z"/>
              <w:rFonts w:asciiTheme="minorHAnsi" w:eastAsiaTheme="minorEastAsia" w:hAnsiTheme="minorHAnsi" w:cstheme="minorBidi"/>
              <w:b w:val="0"/>
              <w:bCs w:val="0"/>
              <w:caps w:val="0"/>
              <w:noProof/>
              <w:szCs w:val="22"/>
            </w:rPr>
          </w:pPr>
          <w:ins w:id="30" w:author="Foong" w:date="2016-06-27T19:38:00Z">
            <w:r w:rsidRPr="00836CA4">
              <w:rPr>
                <w:rStyle w:val="Hyperlink"/>
                <w:noProof/>
              </w:rPr>
              <w:fldChar w:fldCharType="begin"/>
            </w:r>
            <w:r w:rsidRPr="00836CA4">
              <w:rPr>
                <w:rStyle w:val="Hyperlink"/>
                <w:noProof/>
              </w:rPr>
              <w:instrText xml:space="preserve"> </w:instrText>
            </w:r>
            <w:r>
              <w:rPr>
                <w:noProof/>
              </w:rPr>
              <w:instrText>HYPERLINK \l "_Toc454819643"</w:instrText>
            </w:r>
            <w:r w:rsidRPr="00836CA4">
              <w:rPr>
                <w:rStyle w:val="Hyperlink"/>
                <w:noProof/>
              </w:rPr>
              <w:instrText xml:space="preserve"> </w:instrText>
            </w:r>
            <w:r w:rsidRPr="00836CA4">
              <w:rPr>
                <w:rStyle w:val="Hyperlink"/>
                <w:noProof/>
              </w:rPr>
              <w:fldChar w:fldCharType="separate"/>
            </w:r>
            <w:r w:rsidRPr="00836CA4">
              <w:rPr>
                <w:rStyle w:val="Hyperlink"/>
                <w:noProof/>
              </w:rPr>
              <w:t>2</w:t>
            </w:r>
            <w:r>
              <w:rPr>
                <w:rFonts w:asciiTheme="minorHAnsi" w:eastAsiaTheme="minorEastAsia" w:hAnsiTheme="minorHAnsi" w:cstheme="minorBidi"/>
                <w:b w:val="0"/>
                <w:bCs w:val="0"/>
                <w:caps w:val="0"/>
                <w:noProof/>
                <w:szCs w:val="22"/>
              </w:rPr>
              <w:tab/>
            </w:r>
            <w:r w:rsidRPr="00836CA4">
              <w:rPr>
                <w:rStyle w:val="Hyperlink"/>
                <w:noProof/>
              </w:rPr>
              <w:t>USER REQUIREMENTS</w:t>
            </w:r>
            <w:r>
              <w:rPr>
                <w:noProof/>
                <w:webHidden/>
              </w:rPr>
              <w:tab/>
            </w:r>
            <w:r>
              <w:rPr>
                <w:noProof/>
                <w:webHidden/>
              </w:rPr>
              <w:fldChar w:fldCharType="begin"/>
            </w:r>
            <w:r>
              <w:rPr>
                <w:noProof/>
                <w:webHidden/>
              </w:rPr>
              <w:instrText xml:space="preserve"> PAGEREF _Toc454819643 \h </w:instrText>
            </w:r>
          </w:ins>
          <w:r>
            <w:rPr>
              <w:noProof/>
              <w:webHidden/>
            </w:rPr>
          </w:r>
          <w:r>
            <w:rPr>
              <w:noProof/>
              <w:webHidden/>
            </w:rPr>
            <w:fldChar w:fldCharType="separate"/>
          </w:r>
          <w:ins w:id="31" w:author="Foong" w:date="2016-06-27T19:38:00Z">
            <w:r>
              <w:rPr>
                <w:noProof/>
                <w:webHidden/>
              </w:rPr>
              <w:t>9</w:t>
            </w:r>
            <w:r>
              <w:rPr>
                <w:noProof/>
                <w:webHidden/>
              </w:rPr>
              <w:fldChar w:fldCharType="end"/>
            </w:r>
            <w:r w:rsidRPr="00836CA4">
              <w:rPr>
                <w:rStyle w:val="Hyperlink"/>
                <w:noProof/>
              </w:rPr>
              <w:fldChar w:fldCharType="end"/>
            </w:r>
          </w:ins>
        </w:p>
        <w:p w14:paraId="480DD1A5" w14:textId="77777777" w:rsidR="007A6F88" w:rsidRDefault="007A6F88">
          <w:pPr>
            <w:pStyle w:val="TOC2"/>
            <w:rPr>
              <w:ins w:id="32" w:author="Foong" w:date="2016-06-27T19:38:00Z"/>
              <w:rFonts w:asciiTheme="minorHAnsi" w:eastAsiaTheme="minorEastAsia" w:hAnsiTheme="minorHAnsi" w:cstheme="minorBidi"/>
              <w:caps w:val="0"/>
              <w:noProof/>
              <w:sz w:val="22"/>
              <w:szCs w:val="22"/>
            </w:rPr>
          </w:pPr>
          <w:ins w:id="33" w:author="Foong" w:date="2016-06-27T19:38:00Z">
            <w:r w:rsidRPr="00836CA4">
              <w:rPr>
                <w:rStyle w:val="Hyperlink"/>
                <w:noProof/>
              </w:rPr>
              <w:fldChar w:fldCharType="begin"/>
            </w:r>
            <w:r w:rsidRPr="00836CA4">
              <w:rPr>
                <w:rStyle w:val="Hyperlink"/>
                <w:noProof/>
              </w:rPr>
              <w:instrText xml:space="preserve"> </w:instrText>
            </w:r>
            <w:r>
              <w:rPr>
                <w:noProof/>
              </w:rPr>
              <w:instrText>HYPERLINK \l "_Toc454819644"</w:instrText>
            </w:r>
            <w:r w:rsidRPr="00836CA4">
              <w:rPr>
                <w:rStyle w:val="Hyperlink"/>
                <w:noProof/>
              </w:rPr>
              <w:instrText xml:space="preserve"> </w:instrText>
            </w:r>
            <w:r w:rsidRPr="00836CA4">
              <w:rPr>
                <w:rStyle w:val="Hyperlink"/>
                <w:noProof/>
              </w:rPr>
              <w:fldChar w:fldCharType="separate"/>
            </w:r>
            <w:r w:rsidRPr="00836CA4">
              <w:rPr>
                <w:rStyle w:val="Hyperlink"/>
                <w:rFonts w:cs="Arial"/>
                <w:noProof/>
              </w:rPr>
              <w:t>2.1</w:t>
            </w:r>
            <w:r>
              <w:rPr>
                <w:rFonts w:asciiTheme="minorHAnsi" w:eastAsiaTheme="minorEastAsia" w:hAnsiTheme="minorHAnsi" w:cstheme="minorBidi"/>
                <w:caps w:val="0"/>
                <w:noProof/>
                <w:sz w:val="22"/>
                <w:szCs w:val="22"/>
              </w:rPr>
              <w:tab/>
            </w:r>
            <w:r w:rsidRPr="00836CA4">
              <w:rPr>
                <w:rStyle w:val="Hyperlink"/>
                <w:rFonts w:cs="Arial"/>
                <w:noProof/>
              </w:rPr>
              <w:t>Process flow OVERVIEW</w:t>
            </w:r>
            <w:r>
              <w:rPr>
                <w:noProof/>
                <w:webHidden/>
              </w:rPr>
              <w:tab/>
            </w:r>
            <w:r>
              <w:rPr>
                <w:noProof/>
                <w:webHidden/>
              </w:rPr>
              <w:fldChar w:fldCharType="begin"/>
            </w:r>
            <w:r>
              <w:rPr>
                <w:noProof/>
                <w:webHidden/>
              </w:rPr>
              <w:instrText xml:space="preserve"> PAGEREF _Toc454819644 \h </w:instrText>
            </w:r>
          </w:ins>
          <w:r>
            <w:rPr>
              <w:noProof/>
              <w:webHidden/>
            </w:rPr>
          </w:r>
          <w:r>
            <w:rPr>
              <w:noProof/>
              <w:webHidden/>
            </w:rPr>
            <w:fldChar w:fldCharType="separate"/>
          </w:r>
          <w:ins w:id="34" w:author="Foong" w:date="2016-06-27T19:38:00Z">
            <w:r>
              <w:rPr>
                <w:noProof/>
                <w:webHidden/>
              </w:rPr>
              <w:t>9</w:t>
            </w:r>
            <w:r>
              <w:rPr>
                <w:noProof/>
                <w:webHidden/>
              </w:rPr>
              <w:fldChar w:fldCharType="end"/>
            </w:r>
            <w:r w:rsidRPr="00836CA4">
              <w:rPr>
                <w:rStyle w:val="Hyperlink"/>
                <w:noProof/>
              </w:rPr>
              <w:fldChar w:fldCharType="end"/>
            </w:r>
          </w:ins>
        </w:p>
        <w:p w14:paraId="553081C1" w14:textId="77777777" w:rsidR="007A6F88" w:rsidRDefault="007A6F88">
          <w:pPr>
            <w:pStyle w:val="TOC2"/>
            <w:rPr>
              <w:ins w:id="35" w:author="Foong" w:date="2016-06-27T19:38:00Z"/>
              <w:rFonts w:asciiTheme="minorHAnsi" w:eastAsiaTheme="minorEastAsia" w:hAnsiTheme="minorHAnsi" w:cstheme="minorBidi"/>
              <w:caps w:val="0"/>
              <w:noProof/>
              <w:sz w:val="22"/>
              <w:szCs w:val="22"/>
            </w:rPr>
          </w:pPr>
          <w:ins w:id="36" w:author="Foong" w:date="2016-06-27T19:38:00Z">
            <w:r w:rsidRPr="00836CA4">
              <w:rPr>
                <w:rStyle w:val="Hyperlink"/>
                <w:noProof/>
              </w:rPr>
              <w:fldChar w:fldCharType="begin"/>
            </w:r>
            <w:r w:rsidRPr="00836CA4">
              <w:rPr>
                <w:rStyle w:val="Hyperlink"/>
                <w:noProof/>
              </w:rPr>
              <w:instrText xml:space="preserve"> </w:instrText>
            </w:r>
            <w:r>
              <w:rPr>
                <w:noProof/>
              </w:rPr>
              <w:instrText>HYPERLINK \l "_Toc454819645"</w:instrText>
            </w:r>
            <w:r w:rsidRPr="00836CA4">
              <w:rPr>
                <w:rStyle w:val="Hyperlink"/>
                <w:noProof/>
              </w:rPr>
              <w:instrText xml:space="preserve"> </w:instrText>
            </w:r>
            <w:r w:rsidRPr="00836CA4">
              <w:rPr>
                <w:rStyle w:val="Hyperlink"/>
                <w:noProof/>
              </w:rPr>
              <w:fldChar w:fldCharType="separate"/>
            </w:r>
            <w:r w:rsidRPr="00836CA4">
              <w:rPr>
                <w:rStyle w:val="Hyperlink"/>
                <w:rFonts w:cs="Arial"/>
                <w:noProof/>
              </w:rPr>
              <w:t>2.2</w:t>
            </w:r>
            <w:r>
              <w:rPr>
                <w:rFonts w:asciiTheme="minorHAnsi" w:eastAsiaTheme="minorEastAsia" w:hAnsiTheme="minorHAnsi" w:cstheme="minorBidi"/>
                <w:caps w:val="0"/>
                <w:noProof/>
                <w:sz w:val="22"/>
                <w:szCs w:val="22"/>
              </w:rPr>
              <w:tab/>
            </w:r>
            <w:r w:rsidRPr="00836CA4">
              <w:rPr>
                <w:rStyle w:val="Hyperlink"/>
                <w:rFonts w:cs="Arial"/>
                <w:noProof/>
              </w:rPr>
              <w:t>Product configuration module OVERVIEW</w:t>
            </w:r>
            <w:r>
              <w:rPr>
                <w:noProof/>
                <w:webHidden/>
              </w:rPr>
              <w:tab/>
            </w:r>
            <w:r>
              <w:rPr>
                <w:noProof/>
                <w:webHidden/>
              </w:rPr>
              <w:fldChar w:fldCharType="begin"/>
            </w:r>
            <w:r>
              <w:rPr>
                <w:noProof/>
                <w:webHidden/>
              </w:rPr>
              <w:instrText xml:space="preserve"> PAGEREF _Toc454819645 \h </w:instrText>
            </w:r>
          </w:ins>
          <w:r>
            <w:rPr>
              <w:noProof/>
              <w:webHidden/>
            </w:rPr>
          </w:r>
          <w:r>
            <w:rPr>
              <w:noProof/>
              <w:webHidden/>
            </w:rPr>
            <w:fldChar w:fldCharType="separate"/>
          </w:r>
          <w:ins w:id="37" w:author="Foong" w:date="2016-06-27T19:38:00Z">
            <w:r>
              <w:rPr>
                <w:noProof/>
                <w:webHidden/>
              </w:rPr>
              <w:t>9</w:t>
            </w:r>
            <w:r>
              <w:rPr>
                <w:noProof/>
                <w:webHidden/>
              </w:rPr>
              <w:fldChar w:fldCharType="end"/>
            </w:r>
            <w:r w:rsidRPr="00836CA4">
              <w:rPr>
                <w:rStyle w:val="Hyperlink"/>
                <w:noProof/>
              </w:rPr>
              <w:fldChar w:fldCharType="end"/>
            </w:r>
          </w:ins>
        </w:p>
        <w:p w14:paraId="40EEA8A6" w14:textId="77777777" w:rsidR="007A6F88" w:rsidRDefault="007A6F88">
          <w:pPr>
            <w:pStyle w:val="TOC3"/>
            <w:rPr>
              <w:ins w:id="38" w:author="Foong" w:date="2016-06-27T19:38:00Z"/>
              <w:rFonts w:asciiTheme="minorHAnsi" w:eastAsiaTheme="minorEastAsia" w:hAnsiTheme="minorHAnsi" w:cstheme="minorBidi"/>
              <w:caps w:val="0"/>
              <w:noProof/>
              <w:kern w:val="0"/>
              <w:sz w:val="22"/>
              <w:szCs w:val="22"/>
              <w:lang w:eastAsia="en-US"/>
            </w:rPr>
          </w:pPr>
          <w:ins w:id="39" w:author="Foong" w:date="2016-06-27T19:38:00Z">
            <w:r w:rsidRPr="00836CA4">
              <w:rPr>
                <w:rStyle w:val="Hyperlink"/>
                <w:noProof/>
              </w:rPr>
              <w:fldChar w:fldCharType="begin"/>
            </w:r>
            <w:r w:rsidRPr="00836CA4">
              <w:rPr>
                <w:rStyle w:val="Hyperlink"/>
                <w:noProof/>
              </w:rPr>
              <w:instrText xml:space="preserve"> </w:instrText>
            </w:r>
            <w:r>
              <w:rPr>
                <w:noProof/>
              </w:rPr>
              <w:instrText>HYPERLINK \l "_Toc454819646"</w:instrText>
            </w:r>
            <w:r w:rsidRPr="00836CA4">
              <w:rPr>
                <w:rStyle w:val="Hyperlink"/>
                <w:noProof/>
              </w:rPr>
              <w:instrText xml:space="preserve"> </w:instrText>
            </w:r>
            <w:r w:rsidRPr="00836CA4">
              <w:rPr>
                <w:rStyle w:val="Hyperlink"/>
                <w:noProof/>
              </w:rPr>
              <w:fldChar w:fldCharType="separate"/>
            </w:r>
            <w:r w:rsidRPr="00836CA4">
              <w:rPr>
                <w:rStyle w:val="Hyperlink"/>
                <w:rFonts w:cs="Times New Roman"/>
                <w:noProof/>
              </w:rPr>
              <w:t>2.2.1</w:t>
            </w:r>
            <w:r>
              <w:rPr>
                <w:rFonts w:asciiTheme="minorHAnsi" w:eastAsiaTheme="minorEastAsia" w:hAnsiTheme="minorHAnsi" w:cstheme="minorBidi"/>
                <w:caps w:val="0"/>
                <w:noProof/>
                <w:kern w:val="0"/>
                <w:sz w:val="22"/>
                <w:szCs w:val="22"/>
                <w:lang w:eastAsia="en-US"/>
              </w:rPr>
              <w:tab/>
            </w:r>
            <w:r w:rsidRPr="00836CA4">
              <w:rPr>
                <w:rStyle w:val="Hyperlink"/>
                <w:noProof/>
              </w:rPr>
              <w:t>Channel admin</w:t>
            </w:r>
            <w:r>
              <w:rPr>
                <w:noProof/>
                <w:webHidden/>
              </w:rPr>
              <w:tab/>
            </w:r>
            <w:r>
              <w:rPr>
                <w:noProof/>
                <w:webHidden/>
              </w:rPr>
              <w:fldChar w:fldCharType="begin"/>
            </w:r>
            <w:r>
              <w:rPr>
                <w:noProof/>
                <w:webHidden/>
              </w:rPr>
              <w:instrText xml:space="preserve"> PAGEREF _Toc454819646 \h </w:instrText>
            </w:r>
          </w:ins>
          <w:r>
            <w:rPr>
              <w:noProof/>
              <w:webHidden/>
            </w:rPr>
          </w:r>
          <w:r>
            <w:rPr>
              <w:noProof/>
              <w:webHidden/>
            </w:rPr>
            <w:fldChar w:fldCharType="separate"/>
          </w:r>
          <w:ins w:id="40" w:author="Foong" w:date="2016-06-27T19:38:00Z">
            <w:r>
              <w:rPr>
                <w:noProof/>
                <w:webHidden/>
              </w:rPr>
              <w:t>9</w:t>
            </w:r>
            <w:r>
              <w:rPr>
                <w:noProof/>
                <w:webHidden/>
              </w:rPr>
              <w:fldChar w:fldCharType="end"/>
            </w:r>
            <w:r w:rsidRPr="00836CA4">
              <w:rPr>
                <w:rStyle w:val="Hyperlink"/>
                <w:noProof/>
              </w:rPr>
              <w:fldChar w:fldCharType="end"/>
            </w:r>
          </w:ins>
        </w:p>
        <w:p w14:paraId="1EC8B27C" w14:textId="77777777" w:rsidR="007A6F88" w:rsidRDefault="007A6F88">
          <w:pPr>
            <w:pStyle w:val="TOC3"/>
            <w:rPr>
              <w:ins w:id="41" w:author="Foong" w:date="2016-06-27T19:38:00Z"/>
              <w:rFonts w:asciiTheme="minorHAnsi" w:eastAsiaTheme="minorEastAsia" w:hAnsiTheme="minorHAnsi" w:cstheme="minorBidi"/>
              <w:caps w:val="0"/>
              <w:noProof/>
              <w:kern w:val="0"/>
              <w:sz w:val="22"/>
              <w:szCs w:val="22"/>
              <w:lang w:eastAsia="en-US"/>
            </w:rPr>
          </w:pPr>
          <w:ins w:id="42" w:author="Foong" w:date="2016-06-27T19:38:00Z">
            <w:r w:rsidRPr="00836CA4">
              <w:rPr>
                <w:rStyle w:val="Hyperlink"/>
                <w:noProof/>
              </w:rPr>
              <w:fldChar w:fldCharType="begin"/>
            </w:r>
            <w:r w:rsidRPr="00836CA4">
              <w:rPr>
                <w:rStyle w:val="Hyperlink"/>
                <w:noProof/>
              </w:rPr>
              <w:instrText xml:space="preserve"> </w:instrText>
            </w:r>
            <w:r>
              <w:rPr>
                <w:noProof/>
              </w:rPr>
              <w:instrText>HYPERLINK \l "_Toc454819647"</w:instrText>
            </w:r>
            <w:r w:rsidRPr="00836CA4">
              <w:rPr>
                <w:rStyle w:val="Hyperlink"/>
                <w:noProof/>
              </w:rPr>
              <w:instrText xml:space="preserve"> </w:instrText>
            </w:r>
            <w:r w:rsidRPr="00836CA4">
              <w:rPr>
                <w:rStyle w:val="Hyperlink"/>
                <w:noProof/>
              </w:rPr>
              <w:fldChar w:fldCharType="separate"/>
            </w:r>
            <w:r w:rsidRPr="00836CA4">
              <w:rPr>
                <w:rStyle w:val="Hyperlink"/>
                <w:noProof/>
              </w:rPr>
              <w:t>2.2.1.1</w:t>
            </w:r>
            <w:r>
              <w:rPr>
                <w:rFonts w:asciiTheme="minorHAnsi" w:eastAsiaTheme="minorEastAsia" w:hAnsiTheme="minorHAnsi" w:cstheme="minorBidi"/>
                <w:caps w:val="0"/>
                <w:noProof/>
                <w:kern w:val="0"/>
                <w:sz w:val="22"/>
                <w:szCs w:val="22"/>
                <w:lang w:eastAsia="en-US"/>
              </w:rPr>
              <w:tab/>
            </w:r>
            <w:r w:rsidRPr="00836CA4">
              <w:rPr>
                <w:rStyle w:val="Hyperlink"/>
                <w:noProof/>
              </w:rPr>
              <w:t>MAIN CHANNEL ADMIN</w:t>
            </w:r>
            <w:r>
              <w:rPr>
                <w:noProof/>
                <w:webHidden/>
              </w:rPr>
              <w:tab/>
            </w:r>
            <w:r>
              <w:rPr>
                <w:noProof/>
                <w:webHidden/>
              </w:rPr>
              <w:fldChar w:fldCharType="begin"/>
            </w:r>
            <w:r>
              <w:rPr>
                <w:noProof/>
                <w:webHidden/>
              </w:rPr>
              <w:instrText xml:space="preserve"> PAGEREF _Toc454819647 \h </w:instrText>
            </w:r>
          </w:ins>
          <w:r>
            <w:rPr>
              <w:noProof/>
              <w:webHidden/>
            </w:rPr>
          </w:r>
          <w:r>
            <w:rPr>
              <w:noProof/>
              <w:webHidden/>
            </w:rPr>
            <w:fldChar w:fldCharType="separate"/>
          </w:r>
          <w:ins w:id="43" w:author="Foong" w:date="2016-06-27T19:38:00Z">
            <w:r>
              <w:rPr>
                <w:noProof/>
                <w:webHidden/>
              </w:rPr>
              <w:t>10</w:t>
            </w:r>
            <w:r>
              <w:rPr>
                <w:noProof/>
                <w:webHidden/>
              </w:rPr>
              <w:fldChar w:fldCharType="end"/>
            </w:r>
            <w:r w:rsidRPr="00836CA4">
              <w:rPr>
                <w:rStyle w:val="Hyperlink"/>
                <w:noProof/>
              </w:rPr>
              <w:fldChar w:fldCharType="end"/>
            </w:r>
          </w:ins>
        </w:p>
        <w:p w14:paraId="14741225" w14:textId="77777777" w:rsidR="007A6F88" w:rsidRDefault="007A6F88">
          <w:pPr>
            <w:pStyle w:val="TOC3"/>
            <w:rPr>
              <w:ins w:id="44" w:author="Foong" w:date="2016-06-27T19:38:00Z"/>
              <w:rFonts w:asciiTheme="minorHAnsi" w:eastAsiaTheme="minorEastAsia" w:hAnsiTheme="minorHAnsi" w:cstheme="minorBidi"/>
              <w:caps w:val="0"/>
              <w:noProof/>
              <w:kern w:val="0"/>
              <w:sz w:val="22"/>
              <w:szCs w:val="22"/>
              <w:lang w:eastAsia="en-US"/>
            </w:rPr>
          </w:pPr>
          <w:ins w:id="45" w:author="Foong" w:date="2016-06-27T19:38:00Z">
            <w:r w:rsidRPr="00836CA4">
              <w:rPr>
                <w:rStyle w:val="Hyperlink"/>
                <w:noProof/>
              </w:rPr>
              <w:fldChar w:fldCharType="begin"/>
            </w:r>
            <w:r w:rsidRPr="00836CA4">
              <w:rPr>
                <w:rStyle w:val="Hyperlink"/>
                <w:noProof/>
              </w:rPr>
              <w:instrText xml:space="preserve"> </w:instrText>
            </w:r>
            <w:r>
              <w:rPr>
                <w:noProof/>
              </w:rPr>
              <w:instrText>HYPERLINK \l "_Toc454819648"</w:instrText>
            </w:r>
            <w:r w:rsidRPr="00836CA4">
              <w:rPr>
                <w:rStyle w:val="Hyperlink"/>
                <w:noProof/>
              </w:rPr>
              <w:instrText xml:space="preserve"> </w:instrText>
            </w:r>
            <w:r w:rsidRPr="00836CA4">
              <w:rPr>
                <w:rStyle w:val="Hyperlink"/>
                <w:noProof/>
              </w:rPr>
              <w:fldChar w:fldCharType="separate"/>
            </w:r>
            <w:r w:rsidRPr="00836CA4">
              <w:rPr>
                <w:rStyle w:val="Hyperlink"/>
                <w:noProof/>
              </w:rPr>
              <w:t>2.2.1.2</w:t>
            </w:r>
            <w:r>
              <w:rPr>
                <w:rFonts w:asciiTheme="minorHAnsi" w:eastAsiaTheme="minorEastAsia" w:hAnsiTheme="minorHAnsi" w:cstheme="minorBidi"/>
                <w:caps w:val="0"/>
                <w:noProof/>
                <w:kern w:val="0"/>
                <w:sz w:val="22"/>
                <w:szCs w:val="22"/>
                <w:lang w:eastAsia="en-US"/>
              </w:rPr>
              <w:tab/>
            </w:r>
            <w:r w:rsidRPr="00836CA4">
              <w:rPr>
                <w:rStyle w:val="Hyperlink"/>
                <w:noProof/>
              </w:rPr>
              <w:t>SUB CHANNEL ADMIN</w:t>
            </w:r>
            <w:r>
              <w:rPr>
                <w:noProof/>
                <w:webHidden/>
              </w:rPr>
              <w:tab/>
            </w:r>
            <w:r>
              <w:rPr>
                <w:noProof/>
                <w:webHidden/>
              </w:rPr>
              <w:fldChar w:fldCharType="begin"/>
            </w:r>
            <w:r>
              <w:rPr>
                <w:noProof/>
                <w:webHidden/>
              </w:rPr>
              <w:instrText xml:space="preserve"> PAGEREF _Toc454819648 \h </w:instrText>
            </w:r>
          </w:ins>
          <w:r>
            <w:rPr>
              <w:noProof/>
              <w:webHidden/>
            </w:rPr>
          </w:r>
          <w:r>
            <w:rPr>
              <w:noProof/>
              <w:webHidden/>
            </w:rPr>
            <w:fldChar w:fldCharType="separate"/>
          </w:r>
          <w:ins w:id="46" w:author="Foong" w:date="2016-06-27T19:38:00Z">
            <w:r>
              <w:rPr>
                <w:noProof/>
                <w:webHidden/>
              </w:rPr>
              <w:t>10</w:t>
            </w:r>
            <w:r>
              <w:rPr>
                <w:noProof/>
                <w:webHidden/>
              </w:rPr>
              <w:fldChar w:fldCharType="end"/>
            </w:r>
            <w:r w:rsidRPr="00836CA4">
              <w:rPr>
                <w:rStyle w:val="Hyperlink"/>
                <w:noProof/>
              </w:rPr>
              <w:fldChar w:fldCharType="end"/>
            </w:r>
          </w:ins>
        </w:p>
        <w:p w14:paraId="43E8D9C7" w14:textId="77777777" w:rsidR="007A6F88" w:rsidRDefault="007A6F88">
          <w:pPr>
            <w:pStyle w:val="TOC3"/>
            <w:rPr>
              <w:ins w:id="47" w:author="Foong" w:date="2016-06-27T19:38:00Z"/>
              <w:rFonts w:asciiTheme="minorHAnsi" w:eastAsiaTheme="minorEastAsia" w:hAnsiTheme="minorHAnsi" w:cstheme="minorBidi"/>
              <w:caps w:val="0"/>
              <w:noProof/>
              <w:kern w:val="0"/>
              <w:sz w:val="22"/>
              <w:szCs w:val="22"/>
              <w:lang w:eastAsia="en-US"/>
            </w:rPr>
          </w:pPr>
          <w:ins w:id="48" w:author="Foong" w:date="2016-06-27T19:38:00Z">
            <w:r w:rsidRPr="00836CA4">
              <w:rPr>
                <w:rStyle w:val="Hyperlink"/>
                <w:noProof/>
              </w:rPr>
              <w:fldChar w:fldCharType="begin"/>
            </w:r>
            <w:r w:rsidRPr="00836CA4">
              <w:rPr>
                <w:rStyle w:val="Hyperlink"/>
                <w:noProof/>
              </w:rPr>
              <w:instrText xml:space="preserve"> </w:instrText>
            </w:r>
            <w:r>
              <w:rPr>
                <w:noProof/>
              </w:rPr>
              <w:instrText>HYPERLINK \l "_Toc454819649"</w:instrText>
            </w:r>
            <w:r w:rsidRPr="00836CA4">
              <w:rPr>
                <w:rStyle w:val="Hyperlink"/>
                <w:noProof/>
              </w:rPr>
              <w:instrText xml:space="preserve"> </w:instrText>
            </w:r>
            <w:r w:rsidRPr="00836CA4">
              <w:rPr>
                <w:rStyle w:val="Hyperlink"/>
                <w:noProof/>
              </w:rPr>
              <w:fldChar w:fldCharType="separate"/>
            </w:r>
            <w:r w:rsidRPr="00836CA4">
              <w:rPr>
                <w:rStyle w:val="Hyperlink"/>
                <w:rFonts w:cs="Times New Roman"/>
                <w:noProof/>
              </w:rPr>
              <w:t>2.2.2</w:t>
            </w:r>
            <w:r>
              <w:rPr>
                <w:rFonts w:asciiTheme="minorHAnsi" w:eastAsiaTheme="minorEastAsia" w:hAnsiTheme="minorHAnsi" w:cstheme="minorBidi"/>
                <w:caps w:val="0"/>
                <w:noProof/>
                <w:kern w:val="0"/>
                <w:sz w:val="22"/>
                <w:szCs w:val="22"/>
                <w:lang w:eastAsia="en-US"/>
              </w:rPr>
              <w:tab/>
            </w:r>
            <w:r w:rsidRPr="00836CA4">
              <w:rPr>
                <w:rStyle w:val="Hyperlink"/>
                <w:noProof/>
              </w:rPr>
              <w:t>Age Method admin</w:t>
            </w:r>
            <w:r>
              <w:rPr>
                <w:noProof/>
                <w:webHidden/>
              </w:rPr>
              <w:tab/>
            </w:r>
            <w:r>
              <w:rPr>
                <w:noProof/>
                <w:webHidden/>
              </w:rPr>
              <w:fldChar w:fldCharType="begin"/>
            </w:r>
            <w:r>
              <w:rPr>
                <w:noProof/>
                <w:webHidden/>
              </w:rPr>
              <w:instrText xml:space="preserve"> PAGEREF _Toc454819649 \h </w:instrText>
            </w:r>
          </w:ins>
          <w:r>
            <w:rPr>
              <w:noProof/>
              <w:webHidden/>
            </w:rPr>
          </w:r>
          <w:r>
            <w:rPr>
              <w:noProof/>
              <w:webHidden/>
            </w:rPr>
            <w:fldChar w:fldCharType="separate"/>
          </w:r>
          <w:ins w:id="49" w:author="Foong" w:date="2016-06-27T19:38:00Z">
            <w:r>
              <w:rPr>
                <w:noProof/>
                <w:webHidden/>
              </w:rPr>
              <w:t>11</w:t>
            </w:r>
            <w:r>
              <w:rPr>
                <w:noProof/>
                <w:webHidden/>
              </w:rPr>
              <w:fldChar w:fldCharType="end"/>
            </w:r>
            <w:r w:rsidRPr="00836CA4">
              <w:rPr>
                <w:rStyle w:val="Hyperlink"/>
                <w:noProof/>
              </w:rPr>
              <w:fldChar w:fldCharType="end"/>
            </w:r>
          </w:ins>
        </w:p>
        <w:p w14:paraId="56F773F2" w14:textId="77777777" w:rsidR="007A6F88" w:rsidRDefault="007A6F88">
          <w:pPr>
            <w:pStyle w:val="TOC3"/>
            <w:rPr>
              <w:ins w:id="50" w:author="Foong" w:date="2016-06-27T19:38:00Z"/>
              <w:rFonts w:asciiTheme="minorHAnsi" w:eastAsiaTheme="minorEastAsia" w:hAnsiTheme="minorHAnsi" w:cstheme="minorBidi"/>
              <w:caps w:val="0"/>
              <w:noProof/>
              <w:kern w:val="0"/>
              <w:sz w:val="22"/>
              <w:szCs w:val="22"/>
              <w:lang w:eastAsia="en-US"/>
            </w:rPr>
          </w:pPr>
          <w:ins w:id="51" w:author="Foong" w:date="2016-06-27T19:38:00Z">
            <w:r w:rsidRPr="00836CA4">
              <w:rPr>
                <w:rStyle w:val="Hyperlink"/>
                <w:noProof/>
              </w:rPr>
              <w:fldChar w:fldCharType="begin"/>
            </w:r>
            <w:r w:rsidRPr="00836CA4">
              <w:rPr>
                <w:rStyle w:val="Hyperlink"/>
                <w:noProof/>
              </w:rPr>
              <w:instrText xml:space="preserve"> </w:instrText>
            </w:r>
            <w:r>
              <w:rPr>
                <w:noProof/>
              </w:rPr>
              <w:instrText>HYPERLINK \l "_Toc454819650"</w:instrText>
            </w:r>
            <w:r w:rsidRPr="00836CA4">
              <w:rPr>
                <w:rStyle w:val="Hyperlink"/>
                <w:noProof/>
              </w:rPr>
              <w:instrText xml:space="preserve"> </w:instrText>
            </w:r>
            <w:r w:rsidRPr="00836CA4">
              <w:rPr>
                <w:rStyle w:val="Hyperlink"/>
                <w:noProof/>
              </w:rPr>
              <w:fldChar w:fldCharType="separate"/>
            </w:r>
            <w:r w:rsidRPr="00836CA4">
              <w:rPr>
                <w:rStyle w:val="Hyperlink"/>
                <w:rFonts w:cs="Times New Roman"/>
                <w:noProof/>
              </w:rPr>
              <w:t>2.2.3</w:t>
            </w:r>
            <w:r>
              <w:rPr>
                <w:rFonts w:asciiTheme="minorHAnsi" w:eastAsiaTheme="minorEastAsia" w:hAnsiTheme="minorHAnsi" w:cstheme="minorBidi"/>
                <w:caps w:val="0"/>
                <w:noProof/>
                <w:kern w:val="0"/>
                <w:sz w:val="22"/>
                <w:szCs w:val="22"/>
                <w:lang w:eastAsia="en-US"/>
              </w:rPr>
              <w:tab/>
            </w:r>
            <w:r w:rsidRPr="00836CA4">
              <w:rPr>
                <w:rStyle w:val="Hyperlink"/>
                <w:noProof/>
              </w:rPr>
              <w:t>Payment mode master</w:t>
            </w:r>
            <w:r>
              <w:rPr>
                <w:noProof/>
                <w:webHidden/>
              </w:rPr>
              <w:tab/>
            </w:r>
            <w:r>
              <w:rPr>
                <w:noProof/>
                <w:webHidden/>
              </w:rPr>
              <w:fldChar w:fldCharType="begin"/>
            </w:r>
            <w:r>
              <w:rPr>
                <w:noProof/>
                <w:webHidden/>
              </w:rPr>
              <w:instrText xml:space="preserve"> PAGEREF _Toc454819650 \h </w:instrText>
            </w:r>
          </w:ins>
          <w:r>
            <w:rPr>
              <w:noProof/>
              <w:webHidden/>
            </w:rPr>
          </w:r>
          <w:r>
            <w:rPr>
              <w:noProof/>
              <w:webHidden/>
            </w:rPr>
            <w:fldChar w:fldCharType="separate"/>
          </w:r>
          <w:ins w:id="52" w:author="Foong" w:date="2016-06-27T19:38:00Z">
            <w:r>
              <w:rPr>
                <w:noProof/>
                <w:webHidden/>
              </w:rPr>
              <w:t>12</w:t>
            </w:r>
            <w:r>
              <w:rPr>
                <w:noProof/>
                <w:webHidden/>
              </w:rPr>
              <w:fldChar w:fldCharType="end"/>
            </w:r>
            <w:r w:rsidRPr="00836CA4">
              <w:rPr>
                <w:rStyle w:val="Hyperlink"/>
                <w:noProof/>
              </w:rPr>
              <w:fldChar w:fldCharType="end"/>
            </w:r>
          </w:ins>
        </w:p>
        <w:p w14:paraId="6E27DDC8" w14:textId="77777777" w:rsidR="007A6F88" w:rsidRDefault="007A6F88">
          <w:pPr>
            <w:pStyle w:val="TOC3"/>
            <w:rPr>
              <w:ins w:id="53" w:author="Foong" w:date="2016-06-27T19:38:00Z"/>
              <w:rFonts w:asciiTheme="minorHAnsi" w:eastAsiaTheme="minorEastAsia" w:hAnsiTheme="minorHAnsi" w:cstheme="minorBidi"/>
              <w:caps w:val="0"/>
              <w:noProof/>
              <w:kern w:val="0"/>
              <w:sz w:val="22"/>
              <w:szCs w:val="22"/>
              <w:lang w:eastAsia="en-US"/>
            </w:rPr>
          </w:pPr>
          <w:ins w:id="54" w:author="Foong" w:date="2016-06-27T19:38:00Z">
            <w:r w:rsidRPr="00836CA4">
              <w:rPr>
                <w:rStyle w:val="Hyperlink"/>
                <w:noProof/>
              </w:rPr>
              <w:fldChar w:fldCharType="begin"/>
            </w:r>
            <w:r w:rsidRPr="00836CA4">
              <w:rPr>
                <w:rStyle w:val="Hyperlink"/>
                <w:noProof/>
              </w:rPr>
              <w:instrText xml:space="preserve"> </w:instrText>
            </w:r>
            <w:r>
              <w:rPr>
                <w:noProof/>
              </w:rPr>
              <w:instrText>HYPERLINK \l "_Toc454819651"</w:instrText>
            </w:r>
            <w:r w:rsidRPr="00836CA4">
              <w:rPr>
                <w:rStyle w:val="Hyperlink"/>
                <w:noProof/>
              </w:rPr>
              <w:instrText xml:space="preserve"> </w:instrText>
            </w:r>
            <w:r w:rsidRPr="00836CA4">
              <w:rPr>
                <w:rStyle w:val="Hyperlink"/>
                <w:noProof/>
              </w:rPr>
              <w:fldChar w:fldCharType="separate"/>
            </w:r>
            <w:r w:rsidRPr="00836CA4">
              <w:rPr>
                <w:rStyle w:val="Hyperlink"/>
                <w:rFonts w:cs="Times New Roman"/>
                <w:noProof/>
              </w:rPr>
              <w:t>2.2.4</w:t>
            </w:r>
            <w:r>
              <w:rPr>
                <w:rFonts w:asciiTheme="minorHAnsi" w:eastAsiaTheme="minorEastAsia" w:hAnsiTheme="minorHAnsi" w:cstheme="minorBidi"/>
                <w:caps w:val="0"/>
                <w:noProof/>
                <w:kern w:val="0"/>
                <w:sz w:val="22"/>
                <w:szCs w:val="22"/>
                <w:lang w:eastAsia="en-US"/>
              </w:rPr>
              <w:tab/>
            </w:r>
            <w:r w:rsidRPr="00836CA4">
              <w:rPr>
                <w:rStyle w:val="Hyperlink"/>
                <w:noProof/>
              </w:rPr>
              <w:t>Fund type master</w:t>
            </w:r>
            <w:r>
              <w:rPr>
                <w:noProof/>
                <w:webHidden/>
              </w:rPr>
              <w:tab/>
            </w:r>
            <w:r>
              <w:rPr>
                <w:noProof/>
                <w:webHidden/>
              </w:rPr>
              <w:fldChar w:fldCharType="begin"/>
            </w:r>
            <w:r>
              <w:rPr>
                <w:noProof/>
                <w:webHidden/>
              </w:rPr>
              <w:instrText xml:space="preserve"> PAGEREF _Toc454819651 \h </w:instrText>
            </w:r>
          </w:ins>
          <w:r>
            <w:rPr>
              <w:noProof/>
              <w:webHidden/>
            </w:rPr>
          </w:r>
          <w:r>
            <w:rPr>
              <w:noProof/>
              <w:webHidden/>
            </w:rPr>
            <w:fldChar w:fldCharType="separate"/>
          </w:r>
          <w:ins w:id="55" w:author="Foong" w:date="2016-06-27T19:38:00Z">
            <w:r>
              <w:rPr>
                <w:noProof/>
                <w:webHidden/>
              </w:rPr>
              <w:t>13</w:t>
            </w:r>
            <w:r>
              <w:rPr>
                <w:noProof/>
                <w:webHidden/>
              </w:rPr>
              <w:fldChar w:fldCharType="end"/>
            </w:r>
            <w:r w:rsidRPr="00836CA4">
              <w:rPr>
                <w:rStyle w:val="Hyperlink"/>
                <w:noProof/>
              </w:rPr>
              <w:fldChar w:fldCharType="end"/>
            </w:r>
          </w:ins>
        </w:p>
        <w:p w14:paraId="0A743DD1" w14:textId="77777777" w:rsidR="007A6F88" w:rsidRDefault="007A6F88">
          <w:pPr>
            <w:pStyle w:val="TOC3"/>
            <w:rPr>
              <w:ins w:id="56" w:author="Foong" w:date="2016-06-27T19:38:00Z"/>
              <w:rFonts w:asciiTheme="minorHAnsi" w:eastAsiaTheme="minorEastAsia" w:hAnsiTheme="minorHAnsi" w:cstheme="minorBidi"/>
              <w:caps w:val="0"/>
              <w:noProof/>
              <w:kern w:val="0"/>
              <w:sz w:val="22"/>
              <w:szCs w:val="22"/>
              <w:lang w:eastAsia="en-US"/>
            </w:rPr>
          </w:pPr>
          <w:ins w:id="57" w:author="Foong" w:date="2016-06-27T19:38:00Z">
            <w:r w:rsidRPr="00836CA4">
              <w:rPr>
                <w:rStyle w:val="Hyperlink"/>
                <w:noProof/>
              </w:rPr>
              <w:fldChar w:fldCharType="begin"/>
            </w:r>
            <w:r w:rsidRPr="00836CA4">
              <w:rPr>
                <w:rStyle w:val="Hyperlink"/>
                <w:noProof/>
              </w:rPr>
              <w:instrText xml:space="preserve"> </w:instrText>
            </w:r>
            <w:r>
              <w:rPr>
                <w:noProof/>
              </w:rPr>
              <w:instrText>HYPERLINK \l "_Toc454819652"</w:instrText>
            </w:r>
            <w:r w:rsidRPr="00836CA4">
              <w:rPr>
                <w:rStyle w:val="Hyperlink"/>
                <w:noProof/>
              </w:rPr>
              <w:instrText xml:space="preserve"> </w:instrText>
            </w:r>
            <w:r w:rsidRPr="00836CA4">
              <w:rPr>
                <w:rStyle w:val="Hyperlink"/>
                <w:noProof/>
              </w:rPr>
              <w:fldChar w:fldCharType="separate"/>
            </w:r>
            <w:r w:rsidRPr="00836CA4">
              <w:rPr>
                <w:rStyle w:val="Hyperlink"/>
                <w:rFonts w:cs="Times New Roman"/>
                <w:noProof/>
              </w:rPr>
              <w:t>2.2.5</w:t>
            </w:r>
            <w:r>
              <w:rPr>
                <w:rFonts w:asciiTheme="minorHAnsi" w:eastAsiaTheme="minorEastAsia" w:hAnsiTheme="minorHAnsi" w:cstheme="minorBidi"/>
                <w:caps w:val="0"/>
                <w:noProof/>
                <w:kern w:val="0"/>
                <w:sz w:val="22"/>
                <w:szCs w:val="22"/>
                <w:lang w:eastAsia="en-US"/>
              </w:rPr>
              <w:tab/>
            </w:r>
            <w:r w:rsidRPr="00836CA4">
              <w:rPr>
                <w:rStyle w:val="Hyperlink"/>
                <w:noProof/>
              </w:rPr>
              <w:t>Fund house master</w:t>
            </w:r>
            <w:r>
              <w:rPr>
                <w:noProof/>
                <w:webHidden/>
              </w:rPr>
              <w:tab/>
            </w:r>
            <w:r>
              <w:rPr>
                <w:noProof/>
                <w:webHidden/>
              </w:rPr>
              <w:fldChar w:fldCharType="begin"/>
            </w:r>
            <w:r>
              <w:rPr>
                <w:noProof/>
                <w:webHidden/>
              </w:rPr>
              <w:instrText xml:space="preserve"> PAGEREF _Toc454819652 \h </w:instrText>
            </w:r>
          </w:ins>
          <w:r>
            <w:rPr>
              <w:noProof/>
              <w:webHidden/>
            </w:rPr>
          </w:r>
          <w:r>
            <w:rPr>
              <w:noProof/>
              <w:webHidden/>
            </w:rPr>
            <w:fldChar w:fldCharType="separate"/>
          </w:r>
          <w:ins w:id="58" w:author="Foong" w:date="2016-06-27T19:38:00Z">
            <w:r>
              <w:rPr>
                <w:noProof/>
                <w:webHidden/>
              </w:rPr>
              <w:t>14</w:t>
            </w:r>
            <w:r>
              <w:rPr>
                <w:noProof/>
                <w:webHidden/>
              </w:rPr>
              <w:fldChar w:fldCharType="end"/>
            </w:r>
            <w:r w:rsidRPr="00836CA4">
              <w:rPr>
                <w:rStyle w:val="Hyperlink"/>
                <w:noProof/>
              </w:rPr>
              <w:fldChar w:fldCharType="end"/>
            </w:r>
          </w:ins>
        </w:p>
        <w:p w14:paraId="28742DA7" w14:textId="77777777" w:rsidR="007A6F88" w:rsidRDefault="007A6F88">
          <w:pPr>
            <w:pStyle w:val="TOC3"/>
            <w:rPr>
              <w:ins w:id="59" w:author="Foong" w:date="2016-06-27T19:38:00Z"/>
              <w:rFonts w:asciiTheme="minorHAnsi" w:eastAsiaTheme="minorEastAsia" w:hAnsiTheme="minorHAnsi" w:cstheme="minorBidi"/>
              <w:caps w:val="0"/>
              <w:noProof/>
              <w:kern w:val="0"/>
              <w:sz w:val="22"/>
              <w:szCs w:val="22"/>
              <w:lang w:eastAsia="en-US"/>
            </w:rPr>
          </w:pPr>
          <w:ins w:id="60" w:author="Foong" w:date="2016-06-27T19:38:00Z">
            <w:r w:rsidRPr="00836CA4">
              <w:rPr>
                <w:rStyle w:val="Hyperlink"/>
                <w:noProof/>
              </w:rPr>
              <w:fldChar w:fldCharType="begin"/>
            </w:r>
            <w:r w:rsidRPr="00836CA4">
              <w:rPr>
                <w:rStyle w:val="Hyperlink"/>
                <w:noProof/>
              </w:rPr>
              <w:instrText xml:space="preserve"> </w:instrText>
            </w:r>
            <w:r>
              <w:rPr>
                <w:noProof/>
              </w:rPr>
              <w:instrText>HYPERLINK \l "_Toc454819653"</w:instrText>
            </w:r>
            <w:r w:rsidRPr="00836CA4">
              <w:rPr>
                <w:rStyle w:val="Hyperlink"/>
                <w:noProof/>
              </w:rPr>
              <w:instrText xml:space="preserve"> </w:instrText>
            </w:r>
            <w:r w:rsidRPr="00836CA4">
              <w:rPr>
                <w:rStyle w:val="Hyperlink"/>
                <w:noProof/>
              </w:rPr>
              <w:fldChar w:fldCharType="separate"/>
            </w:r>
            <w:r w:rsidRPr="00836CA4">
              <w:rPr>
                <w:rStyle w:val="Hyperlink"/>
                <w:rFonts w:cs="Times New Roman"/>
                <w:noProof/>
              </w:rPr>
              <w:t>2.2.6</w:t>
            </w:r>
            <w:r>
              <w:rPr>
                <w:rFonts w:asciiTheme="minorHAnsi" w:eastAsiaTheme="minorEastAsia" w:hAnsiTheme="minorHAnsi" w:cstheme="minorBidi"/>
                <w:caps w:val="0"/>
                <w:noProof/>
                <w:kern w:val="0"/>
                <w:sz w:val="22"/>
                <w:szCs w:val="22"/>
                <w:lang w:eastAsia="en-US"/>
              </w:rPr>
              <w:tab/>
            </w:r>
            <w:r w:rsidRPr="00836CA4">
              <w:rPr>
                <w:rStyle w:val="Hyperlink"/>
                <w:noProof/>
              </w:rPr>
              <w:t>Fund master</w:t>
            </w:r>
            <w:r>
              <w:rPr>
                <w:noProof/>
                <w:webHidden/>
              </w:rPr>
              <w:tab/>
            </w:r>
            <w:r>
              <w:rPr>
                <w:noProof/>
                <w:webHidden/>
              </w:rPr>
              <w:fldChar w:fldCharType="begin"/>
            </w:r>
            <w:r>
              <w:rPr>
                <w:noProof/>
                <w:webHidden/>
              </w:rPr>
              <w:instrText xml:space="preserve"> PAGEREF _Toc454819653 \h </w:instrText>
            </w:r>
          </w:ins>
          <w:r>
            <w:rPr>
              <w:noProof/>
              <w:webHidden/>
            </w:rPr>
          </w:r>
          <w:r>
            <w:rPr>
              <w:noProof/>
              <w:webHidden/>
            </w:rPr>
            <w:fldChar w:fldCharType="separate"/>
          </w:r>
          <w:ins w:id="61" w:author="Foong" w:date="2016-06-27T19:38:00Z">
            <w:r>
              <w:rPr>
                <w:noProof/>
                <w:webHidden/>
              </w:rPr>
              <w:t>15</w:t>
            </w:r>
            <w:r>
              <w:rPr>
                <w:noProof/>
                <w:webHidden/>
              </w:rPr>
              <w:fldChar w:fldCharType="end"/>
            </w:r>
            <w:r w:rsidRPr="00836CA4">
              <w:rPr>
                <w:rStyle w:val="Hyperlink"/>
                <w:noProof/>
              </w:rPr>
              <w:fldChar w:fldCharType="end"/>
            </w:r>
          </w:ins>
        </w:p>
        <w:p w14:paraId="0C083863" w14:textId="77777777" w:rsidR="007A6F88" w:rsidRDefault="007A6F88">
          <w:pPr>
            <w:pStyle w:val="TOC3"/>
            <w:rPr>
              <w:ins w:id="62" w:author="Foong" w:date="2016-06-27T19:38:00Z"/>
              <w:rFonts w:asciiTheme="minorHAnsi" w:eastAsiaTheme="minorEastAsia" w:hAnsiTheme="minorHAnsi" w:cstheme="minorBidi"/>
              <w:caps w:val="0"/>
              <w:noProof/>
              <w:kern w:val="0"/>
              <w:sz w:val="22"/>
              <w:szCs w:val="22"/>
              <w:lang w:eastAsia="en-US"/>
            </w:rPr>
          </w:pPr>
          <w:ins w:id="63" w:author="Foong" w:date="2016-06-27T19:38:00Z">
            <w:r w:rsidRPr="00836CA4">
              <w:rPr>
                <w:rStyle w:val="Hyperlink"/>
                <w:noProof/>
              </w:rPr>
              <w:fldChar w:fldCharType="begin"/>
            </w:r>
            <w:r w:rsidRPr="00836CA4">
              <w:rPr>
                <w:rStyle w:val="Hyperlink"/>
                <w:noProof/>
              </w:rPr>
              <w:instrText xml:space="preserve"> </w:instrText>
            </w:r>
            <w:r>
              <w:rPr>
                <w:noProof/>
              </w:rPr>
              <w:instrText>HYPERLINK \l "_Toc454819654"</w:instrText>
            </w:r>
            <w:r w:rsidRPr="00836CA4">
              <w:rPr>
                <w:rStyle w:val="Hyperlink"/>
                <w:noProof/>
              </w:rPr>
              <w:instrText xml:space="preserve"> </w:instrText>
            </w:r>
            <w:r w:rsidRPr="00836CA4">
              <w:rPr>
                <w:rStyle w:val="Hyperlink"/>
                <w:noProof/>
              </w:rPr>
              <w:fldChar w:fldCharType="separate"/>
            </w:r>
            <w:r w:rsidRPr="00836CA4">
              <w:rPr>
                <w:rStyle w:val="Hyperlink"/>
                <w:noProof/>
              </w:rPr>
              <w:t>2.2.6.1</w:t>
            </w:r>
            <w:r>
              <w:rPr>
                <w:rFonts w:asciiTheme="minorHAnsi" w:eastAsiaTheme="minorEastAsia" w:hAnsiTheme="minorHAnsi" w:cstheme="minorBidi"/>
                <w:caps w:val="0"/>
                <w:noProof/>
                <w:kern w:val="0"/>
                <w:sz w:val="22"/>
                <w:szCs w:val="22"/>
                <w:lang w:eastAsia="en-US"/>
              </w:rPr>
              <w:tab/>
            </w:r>
            <w:r w:rsidRPr="00836CA4">
              <w:rPr>
                <w:rStyle w:val="Hyperlink"/>
                <w:noProof/>
              </w:rPr>
              <w:t>FUND MASTER SETUP</w:t>
            </w:r>
            <w:r>
              <w:rPr>
                <w:noProof/>
                <w:webHidden/>
              </w:rPr>
              <w:tab/>
            </w:r>
            <w:r>
              <w:rPr>
                <w:noProof/>
                <w:webHidden/>
              </w:rPr>
              <w:fldChar w:fldCharType="begin"/>
            </w:r>
            <w:r>
              <w:rPr>
                <w:noProof/>
                <w:webHidden/>
              </w:rPr>
              <w:instrText xml:space="preserve"> PAGEREF _Toc454819654 \h </w:instrText>
            </w:r>
          </w:ins>
          <w:r>
            <w:rPr>
              <w:noProof/>
              <w:webHidden/>
            </w:rPr>
          </w:r>
          <w:r>
            <w:rPr>
              <w:noProof/>
              <w:webHidden/>
            </w:rPr>
            <w:fldChar w:fldCharType="separate"/>
          </w:r>
          <w:ins w:id="64" w:author="Foong" w:date="2016-06-27T19:38:00Z">
            <w:r>
              <w:rPr>
                <w:noProof/>
                <w:webHidden/>
              </w:rPr>
              <w:t>15</w:t>
            </w:r>
            <w:r>
              <w:rPr>
                <w:noProof/>
                <w:webHidden/>
              </w:rPr>
              <w:fldChar w:fldCharType="end"/>
            </w:r>
            <w:r w:rsidRPr="00836CA4">
              <w:rPr>
                <w:rStyle w:val="Hyperlink"/>
                <w:noProof/>
              </w:rPr>
              <w:fldChar w:fldCharType="end"/>
            </w:r>
          </w:ins>
        </w:p>
        <w:p w14:paraId="3267E3D7" w14:textId="77777777" w:rsidR="007A6F88" w:rsidRDefault="007A6F88">
          <w:pPr>
            <w:pStyle w:val="TOC3"/>
            <w:rPr>
              <w:ins w:id="65" w:author="Foong" w:date="2016-06-27T19:38:00Z"/>
              <w:rFonts w:asciiTheme="minorHAnsi" w:eastAsiaTheme="minorEastAsia" w:hAnsiTheme="minorHAnsi" w:cstheme="minorBidi"/>
              <w:caps w:val="0"/>
              <w:noProof/>
              <w:kern w:val="0"/>
              <w:sz w:val="22"/>
              <w:szCs w:val="22"/>
              <w:lang w:eastAsia="en-US"/>
            </w:rPr>
          </w:pPr>
          <w:ins w:id="66" w:author="Foong" w:date="2016-06-27T19:38:00Z">
            <w:r w:rsidRPr="00836CA4">
              <w:rPr>
                <w:rStyle w:val="Hyperlink"/>
                <w:noProof/>
              </w:rPr>
              <w:fldChar w:fldCharType="begin"/>
            </w:r>
            <w:r w:rsidRPr="00836CA4">
              <w:rPr>
                <w:rStyle w:val="Hyperlink"/>
                <w:noProof/>
              </w:rPr>
              <w:instrText xml:space="preserve"> </w:instrText>
            </w:r>
            <w:r>
              <w:rPr>
                <w:noProof/>
              </w:rPr>
              <w:instrText>HYPERLINK \l "_Toc454819655"</w:instrText>
            </w:r>
            <w:r w:rsidRPr="00836CA4">
              <w:rPr>
                <w:rStyle w:val="Hyperlink"/>
                <w:noProof/>
              </w:rPr>
              <w:instrText xml:space="preserve"> </w:instrText>
            </w:r>
            <w:r w:rsidRPr="00836CA4">
              <w:rPr>
                <w:rStyle w:val="Hyperlink"/>
                <w:noProof/>
              </w:rPr>
              <w:fldChar w:fldCharType="separate"/>
            </w:r>
            <w:r w:rsidRPr="00836CA4">
              <w:rPr>
                <w:rStyle w:val="Hyperlink"/>
                <w:noProof/>
              </w:rPr>
              <w:t>2.2.6.2</w:t>
            </w:r>
            <w:r>
              <w:rPr>
                <w:rFonts w:asciiTheme="minorHAnsi" w:eastAsiaTheme="minorEastAsia" w:hAnsiTheme="minorHAnsi" w:cstheme="minorBidi"/>
                <w:caps w:val="0"/>
                <w:noProof/>
                <w:kern w:val="0"/>
                <w:sz w:val="22"/>
                <w:szCs w:val="22"/>
                <w:lang w:eastAsia="en-US"/>
              </w:rPr>
              <w:tab/>
            </w:r>
            <w:r w:rsidRPr="00836CA4">
              <w:rPr>
                <w:rStyle w:val="Hyperlink"/>
                <w:noProof/>
              </w:rPr>
              <w:t>PERFORMANCE HISTORY BENCHMARK</w:t>
            </w:r>
            <w:r>
              <w:rPr>
                <w:noProof/>
                <w:webHidden/>
              </w:rPr>
              <w:tab/>
            </w:r>
            <w:r>
              <w:rPr>
                <w:noProof/>
                <w:webHidden/>
              </w:rPr>
              <w:fldChar w:fldCharType="begin"/>
            </w:r>
            <w:r>
              <w:rPr>
                <w:noProof/>
                <w:webHidden/>
              </w:rPr>
              <w:instrText xml:space="preserve"> PAGEREF _Toc454819655 \h </w:instrText>
            </w:r>
          </w:ins>
          <w:r>
            <w:rPr>
              <w:noProof/>
              <w:webHidden/>
            </w:rPr>
          </w:r>
          <w:r>
            <w:rPr>
              <w:noProof/>
              <w:webHidden/>
            </w:rPr>
            <w:fldChar w:fldCharType="separate"/>
          </w:r>
          <w:ins w:id="67" w:author="Foong" w:date="2016-06-27T19:38:00Z">
            <w:r>
              <w:rPr>
                <w:noProof/>
                <w:webHidden/>
              </w:rPr>
              <w:t>17</w:t>
            </w:r>
            <w:r>
              <w:rPr>
                <w:noProof/>
                <w:webHidden/>
              </w:rPr>
              <w:fldChar w:fldCharType="end"/>
            </w:r>
            <w:r w:rsidRPr="00836CA4">
              <w:rPr>
                <w:rStyle w:val="Hyperlink"/>
                <w:noProof/>
              </w:rPr>
              <w:fldChar w:fldCharType="end"/>
            </w:r>
          </w:ins>
        </w:p>
        <w:p w14:paraId="569C7995" w14:textId="77777777" w:rsidR="007A6F88" w:rsidRDefault="007A6F88">
          <w:pPr>
            <w:pStyle w:val="TOC3"/>
            <w:rPr>
              <w:ins w:id="68" w:author="Foong" w:date="2016-06-27T19:38:00Z"/>
              <w:rFonts w:asciiTheme="minorHAnsi" w:eastAsiaTheme="minorEastAsia" w:hAnsiTheme="minorHAnsi" w:cstheme="minorBidi"/>
              <w:caps w:val="0"/>
              <w:noProof/>
              <w:kern w:val="0"/>
              <w:sz w:val="22"/>
              <w:szCs w:val="22"/>
              <w:lang w:eastAsia="en-US"/>
            </w:rPr>
          </w:pPr>
          <w:ins w:id="69" w:author="Foong" w:date="2016-06-27T19:38:00Z">
            <w:r w:rsidRPr="00836CA4">
              <w:rPr>
                <w:rStyle w:val="Hyperlink"/>
                <w:noProof/>
              </w:rPr>
              <w:fldChar w:fldCharType="begin"/>
            </w:r>
            <w:r w:rsidRPr="00836CA4">
              <w:rPr>
                <w:rStyle w:val="Hyperlink"/>
                <w:noProof/>
              </w:rPr>
              <w:instrText xml:space="preserve"> </w:instrText>
            </w:r>
            <w:r>
              <w:rPr>
                <w:noProof/>
              </w:rPr>
              <w:instrText>HYPERLINK \l "_Toc454819656"</w:instrText>
            </w:r>
            <w:r w:rsidRPr="00836CA4">
              <w:rPr>
                <w:rStyle w:val="Hyperlink"/>
                <w:noProof/>
              </w:rPr>
              <w:instrText xml:space="preserve"> </w:instrText>
            </w:r>
            <w:r w:rsidRPr="00836CA4">
              <w:rPr>
                <w:rStyle w:val="Hyperlink"/>
                <w:noProof/>
              </w:rPr>
              <w:fldChar w:fldCharType="separate"/>
            </w:r>
            <w:r w:rsidRPr="00836CA4">
              <w:rPr>
                <w:rStyle w:val="Hyperlink"/>
                <w:rFonts w:cs="Times New Roman"/>
                <w:noProof/>
              </w:rPr>
              <w:t>2.2.7</w:t>
            </w:r>
            <w:r>
              <w:rPr>
                <w:rFonts w:asciiTheme="minorHAnsi" w:eastAsiaTheme="minorEastAsia" w:hAnsiTheme="minorHAnsi" w:cstheme="minorBidi"/>
                <w:caps w:val="0"/>
                <w:noProof/>
                <w:kern w:val="0"/>
                <w:sz w:val="22"/>
                <w:szCs w:val="22"/>
                <w:lang w:eastAsia="en-US"/>
              </w:rPr>
              <w:tab/>
            </w:r>
            <w:r w:rsidRPr="00836CA4">
              <w:rPr>
                <w:rStyle w:val="Hyperlink"/>
                <w:noProof/>
              </w:rPr>
              <w:t>occupation master</w:t>
            </w:r>
            <w:r>
              <w:rPr>
                <w:noProof/>
                <w:webHidden/>
              </w:rPr>
              <w:tab/>
            </w:r>
            <w:r>
              <w:rPr>
                <w:noProof/>
                <w:webHidden/>
              </w:rPr>
              <w:fldChar w:fldCharType="begin"/>
            </w:r>
            <w:r>
              <w:rPr>
                <w:noProof/>
                <w:webHidden/>
              </w:rPr>
              <w:instrText xml:space="preserve"> PAGEREF _Toc454819656 \h </w:instrText>
            </w:r>
          </w:ins>
          <w:r>
            <w:rPr>
              <w:noProof/>
              <w:webHidden/>
            </w:rPr>
          </w:r>
          <w:r>
            <w:rPr>
              <w:noProof/>
              <w:webHidden/>
            </w:rPr>
            <w:fldChar w:fldCharType="separate"/>
          </w:r>
          <w:ins w:id="70" w:author="Foong" w:date="2016-06-27T19:38:00Z">
            <w:r>
              <w:rPr>
                <w:noProof/>
                <w:webHidden/>
              </w:rPr>
              <w:t>17</w:t>
            </w:r>
            <w:r>
              <w:rPr>
                <w:noProof/>
                <w:webHidden/>
              </w:rPr>
              <w:fldChar w:fldCharType="end"/>
            </w:r>
            <w:r w:rsidRPr="00836CA4">
              <w:rPr>
                <w:rStyle w:val="Hyperlink"/>
                <w:noProof/>
              </w:rPr>
              <w:fldChar w:fldCharType="end"/>
            </w:r>
          </w:ins>
        </w:p>
        <w:p w14:paraId="4BF13819" w14:textId="77777777" w:rsidR="007A6F88" w:rsidRDefault="007A6F88">
          <w:pPr>
            <w:pStyle w:val="TOC3"/>
            <w:rPr>
              <w:ins w:id="71" w:author="Foong" w:date="2016-06-27T19:38:00Z"/>
              <w:rFonts w:asciiTheme="minorHAnsi" w:eastAsiaTheme="minorEastAsia" w:hAnsiTheme="minorHAnsi" w:cstheme="minorBidi"/>
              <w:caps w:val="0"/>
              <w:noProof/>
              <w:kern w:val="0"/>
              <w:sz w:val="22"/>
              <w:szCs w:val="22"/>
              <w:lang w:eastAsia="en-US"/>
            </w:rPr>
          </w:pPr>
          <w:ins w:id="72" w:author="Foong" w:date="2016-06-27T19:38:00Z">
            <w:r w:rsidRPr="00836CA4">
              <w:rPr>
                <w:rStyle w:val="Hyperlink"/>
                <w:noProof/>
              </w:rPr>
              <w:fldChar w:fldCharType="begin"/>
            </w:r>
            <w:r w:rsidRPr="00836CA4">
              <w:rPr>
                <w:rStyle w:val="Hyperlink"/>
                <w:noProof/>
              </w:rPr>
              <w:instrText xml:space="preserve"> </w:instrText>
            </w:r>
            <w:r>
              <w:rPr>
                <w:noProof/>
              </w:rPr>
              <w:instrText>HYPERLINK \l "_Toc454819657"</w:instrText>
            </w:r>
            <w:r w:rsidRPr="00836CA4">
              <w:rPr>
                <w:rStyle w:val="Hyperlink"/>
                <w:noProof/>
              </w:rPr>
              <w:instrText xml:space="preserve"> </w:instrText>
            </w:r>
            <w:r w:rsidRPr="00836CA4">
              <w:rPr>
                <w:rStyle w:val="Hyperlink"/>
                <w:noProof/>
              </w:rPr>
              <w:fldChar w:fldCharType="separate"/>
            </w:r>
            <w:r w:rsidRPr="00836CA4">
              <w:rPr>
                <w:rStyle w:val="Hyperlink"/>
                <w:rFonts w:cs="Times New Roman"/>
                <w:noProof/>
              </w:rPr>
              <w:t>2.2.8</w:t>
            </w:r>
            <w:r>
              <w:rPr>
                <w:rFonts w:asciiTheme="minorHAnsi" w:eastAsiaTheme="minorEastAsia" w:hAnsiTheme="minorHAnsi" w:cstheme="minorBidi"/>
                <w:caps w:val="0"/>
                <w:noProof/>
                <w:kern w:val="0"/>
                <w:sz w:val="22"/>
                <w:szCs w:val="22"/>
                <w:lang w:eastAsia="en-US"/>
              </w:rPr>
              <w:tab/>
            </w:r>
            <w:r w:rsidRPr="00836CA4">
              <w:rPr>
                <w:rStyle w:val="Hyperlink"/>
                <w:noProof/>
              </w:rPr>
              <w:t>currency master</w:t>
            </w:r>
            <w:r>
              <w:rPr>
                <w:noProof/>
                <w:webHidden/>
              </w:rPr>
              <w:tab/>
            </w:r>
            <w:r>
              <w:rPr>
                <w:noProof/>
                <w:webHidden/>
              </w:rPr>
              <w:fldChar w:fldCharType="begin"/>
            </w:r>
            <w:r>
              <w:rPr>
                <w:noProof/>
                <w:webHidden/>
              </w:rPr>
              <w:instrText xml:space="preserve"> PAGEREF _Toc454819657 \h </w:instrText>
            </w:r>
          </w:ins>
          <w:r>
            <w:rPr>
              <w:noProof/>
              <w:webHidden/>
            </w:rPr>
          </w:r>
          <w:r>
            <w:rPr>
              <w:noProof/>
              <w:webHidden/>
            </w:rPr>
            <w:fldChar w:fldCharType="separate"/>
          </w:r>
          <w:ins w:id="73" w:author="Foong" w:date="2016-06-27T19:38:00Z">
            <w:r>
              <w:rPr>
                <w:noProof/>
                <w:webHidden/>
              </w:rPr>
              <w:t>18</w:t>
            </w:r>
            <w:r>
              <w:rPr>
                <w:noProof/>
                <w:webHidden/>
              </w:rPr>
              <w:fldChar w:fldCharType="end"/>
            </w:r>
            <w:r w:rsidRPr="00836CA4">
              <w:rPr>
                <w:rStyle w:val="Hyperlink"/>
                <w:noProof/>
              </w:rPr>
              <w:fldChar w:fldCharType="end"/>
            </w:r>
          </w:ins>
        </w:p>
        <w:p w14:paraId="0001F14D" w14:textId="77777777" w:rsidR="007A6F88" w:rsidRDefault="007A6F88">
          <w:pPr>
            <w:pStyle w:val="TOC3"/>
            <w:rPr>
              <w:ins w:id="74" w:author="Foong" w:date="2016-06-27T19:38:00Z"/>
              <w:rFonts w:asciiTheme="minorHAnsi" w:eastAsiaTheme="minorEastAsia" w:hAnsiTheme="minorHAnsi" w:cstheme="minorBidi"/>
              <w:caps w:val="0"/>
              <w:noProof/>
              <w:kern w:val="0"/>
              <w:sz w:val="22"/>
              <w:szCs w:val="22"/>
              <w:lang w:eastAsia="en-US"/>
            </w:rPr>
          </w:pPr>
          <w:ins w:id="75" w:author="Foong" w:date="2016-06-27T19:38:00Z">
            <w:r w:rsidRPr="00836CA4">
              <w:rPr>
                <w:rStyle w:val="Hyperlink"/>
                <w:noProof/>
              </w:rPr>
              <w:fldChar w:fldCharType="begin"/>
            </w:r>
            <w:r w:rsidRPr="00836CA4">
              <w:rPr>
                <w:rStyle w:val="Hyperlink"/>
                <w:noProof/>
              </w:rPr>
              <w:instrText xml:space="preserve"> </w:instrText>
            </w:r>
            <w:r>
              <w:rPr>
                <w:noProof/>
              </w:rPr>
              <w:instrText>HYPERLINK \l "_Toc454819658"</w:instrText>
            </w:r>
            <w:r w:rsidRPr="00836CA4">
              <w:rPr>
                <w:rStyle w:val="Hyperlink"/>
                <w:noProof/>
              </w:rPr>
              <w:instrText xml:space="preserve"> </w:instrText>
            </w:r>
            <w:r w:rsidRPr="00836CA4">
              <w:rPr>
                <w:rStyle w:val="Hyperlink"/>
                <w:noProof/>
              </w:rPr>
              <w:fldChar w:fldCharType="separate"/>
            </w:r>
            <w:r w:rsidRPr="00836CA4">
              <w:rPr>
                <w:rStyle w:val="Hyperlink"/>
                <w:rFonts w:cs="Times New Roman"/>
                <w:noProof/>
              </w:rPr>
              <w:t>2.2.9</w:t>
            </w:r>
            <w:r>
              <w:rPr>
                <w:rFonts w:asciiTheme="minorHAnsi" w:eastAsiaTheme="minorEastAsia" w:hAnsiTheme="minorHAnsi" w:cstheme="minorBidi"/>
                <w:caps w:val="0"/>
                <w:noProof/>
                <w:kern w:val="0"/>
                <w:sz w:val="22"/>
                <w:szCs w:val="22"/>
                <w:lang w:eastAsia="en-US"/>
              </w:rPr>
              <w:tab/>
            </w:r>
            <w:r w:rsidRPr="00836CA4">
              <w:rPr>
                <w:rStyle w:val="Hyperlink"/>
                <w:noProof/>
              </w:rPr>
              <w:t>Person type master</w:t>
            </w:r>
            <w:r>
              <w:rPr>
                <w:noProof/>
                <w:webHidden/>
              </w:rPr>
              <w:tab/>
            </w:r>
            <w:r>
              <w:rPr>
                <w:noProof/>
                <w:webHidden/>
              </w:rPr>
              <w:fldChar w:fldCharType="begin"/>
            </w:r>
            <w:r>
              <w:rPr>
                <w:noProof/>
                <w:webHidden/>
              </w:rPr>
              <w:instrText xml:space="preserve"> PAGEREF _Toc454819658 \h </w:instrText>
            </w:r>
          </w:ins>
          <w:r>
            <w:rPr>
              <w:noProof/>
              <w:webHidden/>
            </w:rPr>
          </w:r>
          <w:r>
            <w:rPr>
              <w:noProof/>
              <w:webHidden/>
            </w:rPr>
            <w:fldChar w:fldCharType="separate"/>
          </w:r>
          <w:ins w:id="76" w:author="Foong" w:date="2016-06-27T19:38:00Z">
            <w:r>
              <w:rPr>
                <w:noProof/>
                <w:webHidden/>
              </w:rPr>
              <w:t>19</w:t>
            </w:r>
            <w:r>
              <w:rPr>
                <w:noProof/>
                <w:webHidden/>
              </w:rPr>
              <w:fldChar w:fldCharType="end"/>
            </w:r>
            <w:r w:rsidRPr="00836CA4">
              <w:rPr>
                <w:rStyle w:val="Hyperlink"/>
                <w:noProof/>
              </w:rPr>
              <w:fldChar w:fldCharType="end"/>
            </w:r>
          </w:ins>
        </w:p>
        <w:p w14:paraId="6592BEC2" w14:textId="77777777" w:rsidR="007A6F88" w:rsidRDefault="007A6F88">
          <w:pPr>
            <w:pStyle w:val="TOC3"/>
            <w:rPr>
              <w:ins w:id="77" w:author="Foong" w:date="2016-06-27T19:38:00Z"/>
              <w:rFonts w:asciiTheme="minorHAnsi" w:eastAsiaTheme="minorEastAsia" w:hAnsiTheme="minorHAnsi" w:cstheme="minorBidi"/>
              <w:caps w:val="0"/>
              <w:noProof/>
              <w:kern w:val="0"/>
              <w:sz w:val="22"/>
              <w:szCs w:val="22"/>
              <w:lang w:eastAsia="en-US"/>
            </w:rPr>
          </w:pPr>
          <w:ins w:id="78" w:author="Foong" w:date="2016-06-27T19:38:00Z">
            <w:r w:rsidRPr="00836CA4">
              <w:rPr>
                <w:rStyle w:val="Hyperlink"/>
                <w:noProof/>
              </w:rPr>
              <w:fldChar w:fldCharType="begin"/>
            </w:r>
            <w:r w:rsidRPr="00836CA4">
              <w:rPr>
                <w:rStyle w:val="Hyperlink"/>
                <w:noProof/>
              </w:rPr>
              <w:instrText xml:space="preserve"> </w:instrText>
            </w:r>
            <w:r>
              <w:rPr>
                <w:noProof/>
              </w:rPr>
              <w:instrText>HYPERLINK \l "_Toc454819659"</w:instrText>
            </w:r>
            <w:r w:rsidRPr="00836CA4">
              <w:rPr>
                <w:rStyle w:val="Hyperlink"/>
                <w:noProof/>
              </w:rPr>
              <w:instrText xml:space="preserve"> </w:instrText>
            </w:r>
            <w:r w:rsidRPr="00836CA4">
              <w:rPr>
                <w:rStyle w:val="Hyperlink"/>
                <w:noProof/>
              </w:rPr>
              <w:fldChar w:fldCharType="separate"/>
            </w:r>
            <w:r w:rsidRPr="00836CA4">
              <w:rPr>
                <w:rStyle w:val="Hyperlink"/>
                <w:rFonts w:cs="Times New Roman"/>
                <w:noProof/>
              </w:rPr>
              <w:t>2.2.10</w:t>
            </w:r>
            <w:r>
              <w:rPr>
                <w:rFonts w:asciiTheme="minorHAnsi" w:eastAsiaTheme="minorEastAsia" w:hAnsiTheme="minorHAnsi" w:cstheme="minorBidi"/>
                <w:caps w:val="0"/>
                <w:noProof/>
                <w:kern w:val="0"/>
                <w:sz w:val="22"/>
                <w:szCs w:val="22"/>
                <w:lang w:eastAsia="en-US"/>
              </w:rPr>
              <w:tab/>
            </w:r>
            <w:r w:rsidRPr="00836CA4">
              <w:rPr>
                <w:rStyle w:val="Hyperlink"/>
                <w:noProof/>
              </w:rPr>
              <w:t>Basic plan setup</w:t>
            </w:r>
            <w:r>
              <w:rPr>
                <w:noProof/>
                <w:webHidden/>
              </w:rPr>
              <w:tab/>
            </w:r>
            <w:r>
              <w:rPr>
                <w:noProof/>
                <w:webHidden/>
              </w:rPr>
              <w:fldChar w:fldCharType="begin"/>
            </w:r>
            <w:r>
              <w:rPr>
                <w:noProof/>
                <w:webHidden/>
              </w:rPr>
              <w:instrText xml:space="preserve"> PAGEREF _Toc454819659 \h </w:instrText>
            </w:r>
          </w:ins>
          <w:r>
            <w:rPr>
              <w:noProof/>
              <w:webHidden/>
            </w:rPr>
          </w:r>
          <w:r>
            <w:rPr>
              <w:noProof/>
              <w:webHidden/>
            </w:rPr>
            <w:fldChar w:fldCharType="separate"/>
          </w:r>
          <w:ins w:id="79" w:author="Foong" w:date="2016-06-27T19:38:00Z">
            <w:r>
              <w:rPr>
                <w:noProof/>
                <w:webHidden/>
              </w:rPr>
              <w:t>20</w:t>
            </w:r>
            <w:r>
              <w:rPr>
                <w:noProof/>
                <w:webHidden/>
              </w:rPr>
              <w:fldChar w:fldCharType="end"/>
            </w:r>
            <w:r w:rsidRPr="00836CA4">
              <w:rPr>
                <w:rStyle w:val="Hyperlink"/>
                <w:noProof/>
              </w:rPr>
              <w:fldChar w:fldCharType="end"/>
            </w:r>
          </w:ins>
        </w:p>
        <w:p w14:paraId="49AD03A0" w14:textId="77777777" w:rsidR="007A6F88" w:rsidRDefault="007A6F88">
          <w:pPr>
            <w:pStyle w:val="TOC3"/>
            <w:tabs>
              <w:tab w:val="left" w:pos="880"/>
            </w:tabs>
            <w:rPr>
              <w:ins w:id="80" w:author="Foong" w:date="2016-06-27T19:38:00Z"/>
              <w:rFonts w:asciiTheme="minorHAnsi" w:eastAsiaTheme="minorEastAsia" w:hAnsiTheme="minorHAnsi" w:cstheme="minorBidi"/>
              <w:caps w:val="0"/>
              <w:noProof/>
              <w:kern w:val="0"/>
              <w:sz w:val="22"/>
              <w:szCs w:val="22"/>
              <w:lang w:eastAsia="en-US"/>
            </w:rPr>
          </w:pPr>
          <w:ins w:id="81" w:author="Foong" w:date="2016-06-27T19:38:00Z">
            <w:r w:rsidRPr="00836CA4">
              <w:rPr>
                <w:rStyle w:val="Hyperlink"/>
                <w:noProof/>
              </w:rPr>
              <w:fldChar w:fldCharType="begin"/>
            </w:r>
            <w:r w:rsidRPr="00836CA4">
              <w:rPr>
                <w:rStyle w:val="Hyperlink"/>
                <w:noProof/>
              </w:rPr>
              <w:instrText xml:space="preserve"> </w:instrText>
            </w:r>
            <w:r>
              <w:rPr>
                <w:noProof/>
              </w:rPr>
              <w:instrText>HYPERLINK \l "_Toc454819660"</w:instrText>
            </w:r>
            <w:r w:rsidRPr="00836CA4">
              <w:rPr>
                <w:rStyle w:val="Hyperlink"/>
                <w:noProof/>
              </w:rPr>
              <w:instrText xml:space="preserve"> </w:instrText>
            </w:r>
            <w:r w:rsidRPr="00836CA4">
              <w:rPr>
                <w:rStyle w:val="Hyperlink"/>
                <w:noProof/>
              </w:rPr>
              <w:fldChar w:fldCharType="separate"/>
            </w:r>
            <w:r w:rsidRPr="00836CA4">
              <w:rPr>
                <w:rStyle w:val="Hyperlink"/>
                <w:noProof/>
              </w:rPr>
              <w:t>2.2.10.1</w:t>
            </w:r>
            <w:r>
              <w:rPr>
                <w:rFonts w:asciiTheme="minorHAnsi" w:eastAsiaTheme="minorEastAsia" w:hAnsiTheme="minorHAnsi" w:cstheme="minorBidi"/>
                <w:caps w:val="0"/>
                <w:noProof/>
                <w:kern w:val="0"/>
                <w:sz w:val="22"/>
                <w:szCs w:val="22"/>
                <w:lang w:eastAsia="en-US"/>
              </w:rPr>
              <w:tab/>
            </w:r>
            <w:r w:rsidRPr="00836CA4">
              <w:rPr>
                <w:rStyle w:val="Hyperlink"/>
                <w:noProof/>
              </w:rPr>
              <w:t>BASIC PLAN LISTING</w:t>
            </w:r>
            <w:r>
              <w:rPr>
                <w:noProof/>
                <w:webHidden/>
              </w:rPr>
              <w:tab/>
            </w:r>
            <w:r>
              <w:rPr>
                <w:noProof/>
                <w:webHidden/>
              </w:rPr>
              <w:fldChar w:fldCharType="begin"/>
            </w:r>
            <w:r>
              <w:rPr>
                <w:noProof/>
                <w:webHidden/>
              </w:rPr>
              <w:instrText xml:space="preserve"> PAGEREF _Toc454819660 \h </w:instrText>
            </w:r>
          </w:ins>
          <w:r>
            <w:rPr>
              <w:noProof/>
              <w:webHidden/>
            </w:rPr>
          </w:r>
          <w:r>
            <w:rPr>
              <w:noProof/>
              <w:webHidden/>
            </w:rPr>
            <w:fldChar w:fldCharType="separate"/>
          </w:r>
          <w:ins w:id="82" w:author="Foong" w:date="2016-06-27T19:38:00Z">
            <w:r>
              <w:rPr>
                <w:noProof/>
                <w:webHidden/>
              </w:rPr>
              <w:t>20</w:t>
            </w:r>
            <w:r>
              <w:rPr>
                <w:noProof/>
                <w:webHidden/>
              </w:rPr>
              <w:fldChar w:fldCharType="end"/>
            </w:r>
            <w:r w:rsidRPr="00836CA4">
              <w:rPr>
                <w:rStyle w:val="Hyperlink"/>
                <w:noProof/>
              </w:rPr>
              <w:fldChar w:fldCharType="end"/>
            </w:r>
          </w:ins>
        </w:p>
        <w:p w14:paraId="0D70EF17" w14:textId="77777777" w:rsidR="007A6F88" w:rsidRDefault="007A6F88">
          <w:pPr>
            <w:pStyle w:val="TOC3"/>
            <w:tabs>
              <w:tab w:val="left" w:pos="880"/>
            </w:tabs>
            <w:rPr>
              <w:ins w:id="83" w:author="Foong" w:date="2016-06-27T19:38:00Z"/>
              <w:rFonts w:asciiTheme="minorHAnsi" w:eastAsiaTheme="minorEastAsia" w:hAnsiTheme="minorHAnsi" w:cstheme="minorBidi"/>
              <w:caps w:val="0"/>
              <w:noProof/>
              <w:kern w:val="0"/>
              <w:sz w:val="22"/>
              <w:szCs w:val="22"/>
              <w:lang w:eastAsia="en-US"/>
            </w:rPr>
          </w:pPr>
          <w:ins w:id="84" w:author="Foong" w:date="2016-06-27T19:38:00Z">
            <w:r w:rsidRPr="00836CA4">
              <w:rPr>
                <w:rStyle w:val="Hyperlink"/>
                <w:noProof/>
              </w:rPr>
              <w:fldChar w:fldCharType="begin"/>
            </w:r>
            <w:r w:rsidRPr="00836CA4">
              <w:rPr>
                <w:rStyle w:val="Hyperlink"/>
                <w:noProof/>
              </w:rPr>
              <w:instrText xml:space="preserve"> </w:instrText>
            </w:r>
            <w:r>
              <w:rPr>
                <w:noProof/>
              </w:rPr>
              <w:instrText>HYPERLINK \l "_Toc454819661"</w:instrText>
            </w:r>
            <w:r w:rsidRPr="00836CA4">
              <w:rPr>
                <w:rStyle w:val="Hyperlink"/>
                <w:noProof/>
              </w:rPr>
              <w:instrText xml:space="preserve"> </w:instrText>
            </w:r>
            <w:r w:rsidRPr="00836CA4">
              <w:rPr>
                <w:rStyle w:val="Hyperlink"/>
                <w:noProof/>
              </w:rPr>
              <w:fldChar w:fldCharType="separate"/>
            </w:r>
            <w:r w:rsidRPr="00836CA4">
              <w:rPr>
                <w:rStyle w:val="Hyperlink"/>
                <w:noProof/>
              </w:rPr>
              <w:t>2.2.10.2</w:t>
            </w:r>
            <w:r>
              <w:rPr>
                <w:rFonts w:asciiTheme="minorHAnsi" w:eastAsiaTheme="minorEastAsia" w:hAnsiTheme="minorHAnsi" w:cstheme="minorBidi"/>
                <w:caps w:val="0"/>
                <w:noProof/>
                <w:kern w:val="0"/>
                <w:sz w:val="22"/>
                <w:szCs w:val="22"/>
                <w:lang w:eastAsia="en-US"/>
              </w:rPr>
              <w:tab/>
            </w:r>
            <w:r w:rsidRPr="00836CA4">
              <w:rPr>
                <w:rStyle w:val="Hyperlink"/>
                <w:noProof/>
              </w:rPr>
              <w:t>BASIC PLAN SETUP</w:t>
            </w:r>
            <w:r>
              <w:rPr>
                <w:noProof/>
                <w:webHidden/>
              </w:rPr>
              <w:tab/>
            </w:r>
            <w:r>
              <w:rPr>
                <w:noProof/>
                <w:webHidden/>
              </w:rPr>
              <w:fldChar w:fldCharType="begin"/>
            </w:r>
            <w:r>
              <w:rPr>
                <w:noProof/>
                <w:webHidden/>
              </w:rPr>
              <w:instrText xml:space="preserve"> PAGEREF _Toc454819661 \h </w:instrText>
            </w:r>
          </w:ins>
          <w:r>
            <w:rPr>
              <w:noProof/>
              <w:webHidden/>
            </w:rPr>
          </w:r>
          <w:r>
            <w:rPr>
              <w:noProof/>
              <w:webHidden/>
            </w:rPr>
            <w:fldChar w:fldCharType="separate"/>
          </w:r>
          <w:ins w:id="85" w:author="Foong" w:date="2016-06-27T19:38:00Z">
            <w:r>
              <w:rPr>
                <w:noProof/>
                <w:webHidden/>
              </w:rPr>
              <w:t>21</w:t>
            </w:r>
            <w:r>
              <w:rPr>
                <w:noProof/>
                <w:webHidden/>
              </w:rPr>
              <w:fldChar w:fldCharType="end"/>
            </w:r>
            <w:r w:rsidRPr="00836CA4">
              <w:rPr>
                <w:rStyle w:val="Hyperlink"/>
                <w:noProof/>
              </w:rPr>
              <w:fldChar w:fldCharType="end"/>
            </w:r>
          </w:ins>
        </w:p>
        <w:p w14:paraId="4090F04A" w14:textId="77777777" w:rsidR="007A6F88" w:rsidRDefault="007A6F88">
          <w:pPr>
            <w:pStyle w:val="TOC3"/>
            <w:tabs>
              <w:tab w:val="left" w:pos="880"/>
            </w:tabs>
            <w:rPr>
              <w:ins w:id="86" w:author="Foong" w:date="2016-06-27T19:38:00Z"/>
              <w:rFonts w:asciiTheme="minorHAnsi" w:eastAsiaTheme="minorEastAsia" w:hAnsiTheme="minorHAnsi" w:cstheme="minorBidi"/>
              <w:caps w:val="0"/>
              <w:noProof/>
              <w:kern w:val="0"/>
              <w:sz w:val="22"/>
              <w:szCs w:val="22"/>
              <w:lang w:eastAsia="en-US"/>
            </w:rPr>
          </w:pPr>
          <w:ins w:id="87" w:author="Foong" w:date="2016-06-27T19:38:00Z">
            <w:r w:rsidRPr="00836CA4">
              <w:rPr>
                <w:rStyle w:val="Hyperlink"/>
                <w:noProof/>
              </w:rPr>
              <w:fldChar w:fldCharType="begin"/>
            </w:r>
            <w:r w:rsidRPr="00836CA4">
              <w:rPr>
                <w:rStyle w:val="Hyperlink"/>
                <w:noProof/>
              </w:rPr>
              <w:instrText xml:space="preserve"> </w:instrText>
            </w:r>
            <w:r>
              <w:rPr>
                <w:noProof/>
              </w:rPr>
              <w:instrText>HYPERLINK \l "_Toc454819662"</w:instrText>
            </w:r>
            <w:r w:rsidRPr="00836CA4">
              <w:rPr>
                <w:rStyle w:val="Hyperlink"/>
                <w:noProof/>
              </w:rPr>
              <w:instrText xml:space="preserve"> </w:instrText>
            </w:r>
            <w:r w:rsidRPr="00836CA4">
              <w:rPr>
                <w:rStyle w:val="Hyperlink"/>
                <w:noProof/>
              </w:rPr>
              <w:fldChar w:fldCharType="separate"/>
            </w:r>
            <w:r w:rsidRPr="00836CA4">
              <w:rPr>
                <w:rStyle w:val="Hyperlink"/>
                <w:noProof/>
              </w:rPr>
              <w:t>2.2.10.3</w:t>
            </w:r>
            <w:r>
              <w:rPr>
                <w:rFonts w:asciiTheme="minorHAnsi" w:eastAsiaTheme="minorEastAsia" w:hAnsiTheme="minorHAnsi" w:cstheme="minorBidi"/>
                <w:caps w:val="0"/>
                <w:noProof/>
                <w:kern w:val="0"/>
                <w:sz w:val="22"/>
                <w:szCs w:val="22"/>
                <w:lang w:eastAsia="en-US"/>
              </w:rPr>
              <w:tab/>
            </w:r>
            <w:r w:rsidRPr="00836CA4">
              <w:rPr>
                <w:rStyle w:val="Hyperlink"/>
                <w:noProof/>
              </w:rPr>
              <w:t>BASIC PLAN WORDING SETUP</w:t>
            </w:r>
            <w:r>
              <w:rPr>
                <w:noProof/>
                <w:webHidden/>
              </w:rPr>
              <w:tab/>
            </w:r>
            <w:r>
              <w:rPr>
                <w:noProof/>
                <w:webHidden/>
              </w:rPr>
              <w:fldChar w:fldCharType="begin"/>
            </w:r>
            <w:r>
              <w:rPr>
                <w:noProof/>
                <w:webHidden/>
              </w:rPr>
              <w:instrText xml:space="preserve"> PAGEREF _Toc454819662 \h </w:instrText>
            </w:r>
          </w:ins>
          <w:r>
            <w:rPr>
              <w:noProof/>
              <w:webHidden/>
            </w:rPr>
          </w:r>
          <w:r>
            <w:rPr>
              <w:noProof/>
              <w:webHidden/>
            </w:rPr>
            <w:fldChar w:fldCharType="separate"/>
          </w:r>
          <w:ins w:id="88" w:author="Foong" w:date="2016-06-27T19:38:00Z">
            <w:r>
              <w:rPr>
                <w:noProof/>
                <w:webHidden/>
              </w:rPr>
              <w:t>26</w:t>
            </w:r>
            <w:r>
              <w:rPr>
                <w:noProof/>
                <w:webHidden/>
              </w:rPr>
              <w:fldChar w:fldCharType="end"/>
            </w:r>
            <w:r w:rsidRPr="00836CA4">
              <w:rPr>
                <w:rStyle w:val="Hyperlink"/>
                <w:noProof/>
              </w:rPr>
              <w:fldChar w:fldCharType="end"/>
            </w:r>
          </w:ins>
        </w:p>
        <w:p w14:paraId="135F23CC" w14:textId="77777777" w:rsidR="007A6F88" w:rsidRDefault="007A6F88">
          <w:pPr>
            <w:pStyle w:val="TOC3"/>
            <w:tabs>
              <w:tab w:val="left" w:pos="880"/>
            </w:tabs>
            <w:rPr>
              <w:ins w:id="89" w:author="Foong" w:date="2016-06-27T19:38:00Z"/>
              <w:rFonts w:asciiTheme="minorHAnsi" w:eastAsiaTheme="minorEastAsia" w:hAnsiTheme="minorHAnsi" w:cstheme="minorBidi"/>
              <w:caps w:val="0"/>
              <w:noProof/>
              <w:kern w:val="0"/>
              <w:sz w:val="22"/>
              <w:szCs w:val="22"/>
              <w:lang w:eastAsia="en-US"/>
            </w:rPr>
          </w:pPr>
          <w:ins w:id="90" w:author="Foong" w:date="2016-06-27T19:38:00Z">
            <w:r w:rsidRPr="00836CA4">
              <w:rPr>
                <w:rStyle w:val="Hyperlink"/>
                <w:noProof/>
              </w:rPr>
              <w:fldChar w:fldCharType="begin"/>
            </w:r>
            <w:r w:rsidRPr="00836CA4">
              <w:rPr>
                <w:rStyle w:val="Hyperlink"/>
                <w:noProof/>
              </w:rPr>
              <w:instrText xml:space="preserve"> </w:instrText>
            </w:r>
            <w:r>
              <w:rPr>
                <w:noProof/>
              </w:rPr>
              <w:instrText>HYPERLINK \l "_Toc454819663"</w:instrText>
            </w:r>
            <w:r w:rsidRPr="00836CA4">
              <w:rPr>
                <w:rStyle w:val="Hyperlink"/>
                <w:noProof/>
              </w:rPr>
              <w:instrText xml:space="preserve"> </w:instrText>
            </w:r>
            <w:r w:rsidRPr="00836CA4">
              <w:rPr>
                <w:rStyle w:val="Hyperlink"/>
                <w:noProof/>
              </w:rPr>
              <w:fldChar w:fldCharType="separate"/>
            </w:r>
            <w:r w:rsidRPr="00836CA4">
              <w:rPr>
                <w:rStyle w:val="Hyperlink"/>
                <w:noProof/>
              </w:rPr>
              <w:t>2.2.10.4</w:t>
            </w:r>
            <w:r>
              <w:rPr>
                <w:rFonts w:asciiTheme="minorHAnsi" w:eastAsiaTheme="minorEastAsia" w:hAnsiTheme="minorHAnsi" w:cstheme="minorBidi"/>
                <w:caps w:val="0"/>
                <w:noProof/>
                <w:kern w:val="0"/>
                <w:sz w:val="22"/>
                <w:szCs w:val="22"/>
                <w:lang w:eastAsia="en-US"/>
              </w:rPr>
              <w:tab/>
            </w:r>
            <w:r w:rsidRPr="00836CA4">
              <w:rPr>
                <w:rStyle w:val="Hyperlink"/>
                <w:noProof/>
              </w:rPr>
              <w:t>RATES AND FORMULA SETUP</w:t>
            </w:r>
            <w:r>
              <w:rPr>
                <w:noProof/>
                <w:webHidden/>
              </w:rPr>
              <w:tab/>
            </w:r>
            <w:r>
              <w:rPr>
                <w:noProof/>
                <w:webHidden/>
              </w:rPr>
              <w:fldChar w:fldCharType="begin"/>
            </w:r>
            <w:r>
              <w:rPr>
                <w:noProof/>
                <w:webHidden/>
              </w:rPr>
              <w:instrText xml:space="preserve"> PAGEREF _Toc454819663 \h </w:instrText>
            </w:r>
          </w:ins>
          <w:r>
            <w:rPr>
              <w:noProof/>
              <w:webHidden/>
            </w:rPr>
          </w:r>
          <w:r>
            <w:rPr>
              <w:noProof/>
              <w:webHidden/>
            </w:rPr>
            <w:fldChar w:fldCharType="separate"/>
          </w:r>
          <w:ins w:id="91" w:author="Foong" w:date="2016-06-27T19:38:00Z">
            <w:r>
              <w:rPr>
                <w:noProof/>
                <w:webHidden/>
              </w:rPr>
              <w:t>26</w:t>
            </w:r>
            <w:r>
              <w:rPr>
                <w:noProof/>
                <w:webHidden/>
              </w:rPr>
              <w:fldChar w:fldCharType="end"/>
            </w:r>
            <w:r w:rsidRPr="00836CA4">
              <w:rPr>
                <w:rStyle w:val="Hyperlink"/>
                <w:noProof/>
              </w:rPr>
              <w:fldChar w:fldCharType="end"/>
            </w:r>
          </w:ins>
        </w:p>
        <w:p w14:paraId="43ED0594" w14:textId="77777777" w:rsidR="007A6F88" w:rsidRDefault="007A6F88">
          <w:pPr>
            <w:pStyle w:val="TOC3"/>
            <w:tabs>
              <w:tab w:val="left" w:pos="880"/>
            </w:tabs>
            <w:rPr>
              <w:ins w:id="92" w:author="Foong" w:date="2016-06-27T19:38:00Z"/>
              <w:rFonts w:asciiTheme="minorHAnsi" w:eastAsiaTheme="minorEastAsia" w:hAnsiTheme="minorHAnsi" w:cstheme="minorBidi"/>
              <w:caps w:val="0"/>
              <w:noProof/>
              <w:kern w:val="0"/>
              <w:sz w:val="22"/>
              <w:szCs w:val="22"/>
              <w:lang w:eastAsia="en-US"/>
            </w:rPr>
          </w:pPr>
          <w:ins w:id="93" w:author="Foong" w:date="2016-06-27T19:38:00Z">
            <w:r w:rsidRPr="00836CA4">
              <w:rPr>
                <w:rStyle w:val="Hyperlink"/>
                <w:noProof/>
              </w:rPr>
              <w:fldChar w:fldCharType="begin"/>
            </w:r>
            <w:r w:rsidRPr="00836CA4">
              <w:rPr>
                <w:rStyle w:val="Hyperlink"/>
                <w:noProof/>
              </w:rPr>
              <w:instrText xml:space="preserve"> </w:instrText>
            </w:r>
            <w:r>
              <w:rPr>
                <w:noProof/>
              </w:rPr>
              <w:instrText>HYPERLINK \l "_Toc454819664"</w:instrText>
            </w:r>
            <w:r w:rsidRPr="00836CA4">
              <w:rPr>
                <w:rStyle w:val="Hyperlink"/>
                <w:noProof/>
              </w:rPr>
              <w:instrText xml:space="preserve"> </w:instrText>
            </w:r>
            <w:r w:rsidRPr="00836CA4">
              <w:rPr>
                <w:rStyle w:val="Hyperlink"/>
                <w:noProof/>
              </w:rPr>
              <w:fldChar w:fldCharType="separate"/>
            </w:r>
            <w:r w:rsidRPr="00836CA4">
              <w:rPr>
                <w:rStyle w:val="Hyperlink"/>
                <w:noProof/>
              </w:rPr>
              <w:t>2.2.10.5</w:t>
            </w:r>
            <w:r>
              <w:rPr>
                <w:rFonts w:asciiTheme="minorHAnsi" w:eastAsiaTheme="minorEastAsia" w:hAnsiTheme="minorHAnsi" w:cstheme="minorBidi"/>
                <w:caps w:val="0"/>
                <w:noProof/>
                <w:kern w:val="0"/>
                <w:sz w:val="22"/>
                <w:szCs w:val="22"/>
                <w:lang w:eastAsia="en-US"/>
              </w:rPr>
              <w:tab/>
            </w:r>
            <w:r w:rsidRPr="00836CA4">
              <w:rPr>
                <w:rStyle w:val="Hyperlink"/>
                <w:noProof/>
              </w:rPr>
              <w:t>RATES MAPPING</w:t>
            </w:r>
            <w:r>
              <w:rPr>
                <w:noProof/>
                <w:webHidden/>
              </w:rPr>
              <w:tab/>
            </w:r>
            <w:r>
              <w:rPr>
                <w:noProof/>
                <w:webHidden/>
              </w:rPr>
              <w:fldChar w:fldCharType="begin"/>
            </w:r>
            <w:r>
              <w:rPr>
                <w:noProof/>
                <w:webHidden/>
              </w:rPr>
              <w:instrText xml:space="preserve"> PAGEREF _Toc454819664 \h </w:instrText>
            </w:r>
          </w:ins>
          <w:r>
            <w:rPr>
              <w:noProof/>
              <w:webHidden/>
            </w:rPr>
          </w:r>
          <w:r>
            <w:rPr>
              <w:noProof/>
              <w:webHidden/>
            </w:rPr>
            <w:fldChar w:fldCharType="separate"/>
          </w:r>
          <w:ins w:id="94" w:author="Foong" w:date="2016-06-27T19:38:00Z">
            <w:r>
              <w:rPr>
                <w:noProof/>
                <w:webHidden/>
              </w:rPr>
              <w:t>27</w:t>
            </w:r>
            <w:r>
              <w:rPr>
                <w:noProof/>
                <w:webHidden/>
              </w:rPr>
              <w:fldChar w:fldCharType="end"/>
            </w:r>
            <w:r w:rsidRPr="00836CA4">
              <w:rPr>
                <w:rStyle w:val="Hyperlink"/>
                <w:noProof/>
              </w:rPr>
              <w:fldChar w:fldCharType="end"/>
            </w:r>
          </w:ins>
        </w:p>
        <w:p w14:paraId="76FBC8A4" w14:textId="77777777" w:rsidR="007A6F88" w:rsidRDefault="007A6F88">
          <w:pPr>
            <w:pStyle w:val="TOC3"/>
            <w:tabs>
              <w:tab w:val="left" w:pos="880"/>
            </w:tabs>
            <w:rPr>
              <w:ins w:id="95" w:author="Foong" w:date="2016-06-27T19:38:00Z"/>
              <w:rFonts w:asciiTheme="minorHAnsi" w:eastAsiaTheme="minorEastAsia" w:hAnsiTheme="minorHAnsi" w:cstheme="minorBidi"/>
              <w:caps w:val="0"/>
              <w:noProof/>
              <w:kern w:val="0"/>
              <w:sz w:val="22"/>
              <w:szCs w:val="22"/>
              <w:lang w:eastAsia="en-US"/>
            </w:rPr>
          </w:pPr>
          <w:ins w:id="96" w:author="Foong" w:date="2016-06-27T19:38:00Z">
            <w:r w:rsidRPr="00836CA4">
              <w:rPr>
                <w:rStyle w:val="Hyperlink"/>
                <w:noProof/>
              </w:rPr>
              <w:fldChar w:fldCharType="begin"/>
            </w:r>
            <w:r w:rsidRPr="00836CA4">
              <w:rPr>
                <w:rStyle w:val="Hyperlink"/>
                <w:noProof/>
              </w:rPr>
              <w:instrText xml:space="preserve"> </w:instrText>
            </w:r>
            <w:r>
              <w:rPr>
                <w:noProof/>
              </w:rPr>
              <w:instrText>HYPERLINK \l "_Toc454819665"</w:instrText>
            </w:r>
            <w:r w:rsidRPr="00836CA4">
              <w:rPr>
                <w:rStyle w:val="Hyperlink"/>
                <w:noProof/>
              </w:rPr>
              <w:instrText xml:space="preserve"> </w:instrText>
            </w:r>
            <w:r w:rsidRPr="00836CA4">
              <w:rPr>
                <w:rStyle w:val="Hyperlink"/>
                <w:noProof/>
              </w:rPr>
              <w:fldChar w:fldCharType="separate"/>
            </w:r>
            <w:r w:rsidRPr="00836CA4">
              <w:rPr>
                <w:rStyle w:val="Hyperlink"/>
                <w:noProof/>
              </w:rPr>
              <w:t>2.2.10.6</w:t>
            </w:r>
            <w:r>
              <w:rPr>
                <w:rFonts w:asciiTheme="minorHAnsi" w:eastAsiaTheme="minorEastAsia" w:hAnsiTheme="minorHAnsi" w:cstheme="minorBidi"/>
                <w:caps w:val="0"/>
                <w:noProof/>
                <w:kern w:val="0"/>
                <w:sz w:val="22"/>
                <w:szCs w:val="22"/>
                <w:lang w:eastAsia="en-US"/>
              </w:rPr>
              <w:tab/>
            </w:r>
            <w:r w:rsidRPr="00836CA4">
              <w:rPr>
                <w:rStyle w:val="Hyperlink"/>
                <w:noProof/>
              </w:rPr>
              <w:t>FORMULA</w:t>
            </w:r>
            <w:r>
              <w:rPr>
                <w:noProof/>
                <w:webHidden/>
              </w:rPr>
              <w:tab/>
            </w:r>
            <w:r>
              <w:rPr>
                <w:noProof/>
                <w:webHidden/>
              </w:rPr>
              <w:fldChar w:fldCharType="begin"/>
            </w:r>
            <w:r>
              <w:rPr>
                <w:noProof/>
                <w:webHidden/>
              </w:rPr>
              <w:instrText xml:space="preserve"> PAGEREF _Toc454819665 \h </w:instrText>
            </w:r>
          </w:ins>
          <w:r>
            <w:rPr>
              <w:noProof/>
              <w:webHidden/>
            </w:rPr>
          </w:r>
          <w:r>
            <w:rPr>
              <w:noProof/>
              <w:webHidden/>
            </w:rPr>
            <w:fldChar w:fldCharType="separate"/>
          </w:r>
          <w:ins w:id="97" w:author="Foong" w:date="2016-06-27T19:38:00Z">
            <w:r>
              <w:rPr>
                <w:noProof/>
                <w:webHidden/>
              </w:rPr>
              <w:t>28</w:t>
            </w:r>
            <w:r>
              <w:rPr>
                <w:noProof/>
                <w:webHidden/>
              </w:rPr>
              <w:fldChar w:fldCharType="end"/>
            </w:r>
            <w:r w:rsidRPr="00836CA4">
              <w:rPr>
                <w:rStyle w:val="Hyperlink"/>
                <w:noProof/>
              </w:rPr>
              <w:fldChar w:fldCharType="end"/>
            </w:r>
          </w:ins>
        </w:p>
        <w:p w14:paraId="344D3F87" w14:textId="77777777" w:rsidR="007A6F88" w:rsidRDefault="007A6F88">
          <w:pPr>
            <w:pStyle w:val="TOC3"/>
            <w:rPr>
              <w:ins w:id="98" w:author="Foong" w:date="2016-06-27T19:38:00Z"/>
              <w:rFonts w:asciiTheme="minorHAnsi" w:eastAsiaTheme="minorEastAsia" w:hAnsiTheme="minorHAnsi" w:cstheme="minorBidi"/>
              <w:caps w:val="0"/>
              <w:noProof/>
              <w:kern w:val="0"/>
              <w:sz w:val="22"/>
              <w:szCs w:val="22"/>
              <w:lang w:eastAsia="en-US"/>
            </w:rPr>
          </w:pPr>
          <w:ins w:id="99" w:author="Foong" w:date="2016-06-27T19:38:00Z">
            <w:r w:rsidRPr="00836CA4">
              <w:rPr>
                <w:rStyle w:val="Hyperlink"/>
                <w:noProof/>
              </w:rPr>
              <w:fldChar w:fldCharType="begin"/>
            </w:r>
            <w:r w:rsidRPr="00836CA4">
              <w:rPr>
                <w:rStyle w:val="Hyperlink"/>
                <w:noProof/>
              </w:rPr>
              <w:instrText xml:space="preserve"> </w:instrText>
            </w:r>
            <w:r>
              <w:rPr>
                <w:noProof/>
              </w:rPr>
              <w:instrText>HYPERLINK \l "_Toc454819666"</w:instrText>
            </w:r>
            <w:r w:rsidRPr="00836CA4">
              <w:rPr>
                <w:rStyle w:val="Hyperlink"/>
                <w:noProof/>
              </w:rPr>
              <w:instrText xml:space="preserve"> </w:instrText>
            </w:r>
            <w:r w:rsidRPr="00836CA4">
              <w:rPr>
                <w:rStyle w:val="Hyperlink"/>
                <w:noProof/>
              </w:rPr>
              <w:fldChar w:fldCharType="separate"/>
            </w:r>
            <w:r w:rsidRPr="00836CA4">
              <w:rPr>
                <w:rStyle w:val="Hyperlink"/>
                <w:rFonts w:cs="Times New Roman"/>
                <w:noProof/>
              </w:rPr>
              <w:t>2.2.11</w:t>
            </w:r>
            <w:r>
              <w:rPr>
                <w:rFonts w:asciiTheme="minorHAnsi" w:eastAsiaTheme="minorEastAsia" w:hAnsiTheme="minorHAnsi" w:cstheme="minorBidi"/>
                <w:caps w:val="0"/>
                <w:noProof/>
                <w:kern w:val="0"/>
                <w:sz w:val="22"/>
                <w:szCs w:val="22"/>
                <w:lang w:eastAsia="en-US"/>
              </w:rPr>
              <w:tab/>
            </w:r>
            <w:r w:rsidRPr="00836CA4">
              <w:rPr>
                <w:rStyle w:val="Hyperlink"/>
                <w:noProof/>
              </w:rPr>
              <w:t>Rider setup</w:t>
            </w:r>
            <w:r>
              <w:rPr>
                <w:noProof/>
                <w:webHidden/>
              </w:rPr>
              <w:tab/>
            </w:r>
            <w:r>
              <w:rPr>
                <w:noProof/>
                <w:webHidden/>
              </w:rPr>
              <w:fldChar w:fldCharType="begin"/>
            </w:r>
            <w:r>
              <w:rPr>
                <w:noProof/>
                <w:webHidden/>
              </w:rPr>
              <w:instrText xml:space="preserve"> PAGEREF _Toc454819666 \h </w:instrText>
            </w:r>
          </w:ins>
          <w:r>
            <w:rPr>
              <w:noProof/>
              <w:webHidden/>
            </w:rPr>
          </w:r>
          <w:r>
            <w:rPr>
              <w:noProof/>
              <w:webHidden/>
            </w:rPr>
            <w:fldChar w:fldCharType="separate"/>
          </w:r>
          <w:ins w:id="100" w:author="Foong" w:date="2016-06-27T19:38:00Z">
            <w:r>
              <w:rPr>
                <w:noProof/>
                <w:webHidden/>
              </w:rPr>
              <w:t>29</w:t>
            </w:r>
            <w:r>
              <w:rPr>
                <w:noProof/>
                <w:webHidden/>
              </w:rPr>
              <w:fldChar w:fldCharType="end"/>
            </w:r>
            <w:r w:rsidRPr="00836CA4">
              <w:rPr>
                <w:rStyle w:val="Hyperlink"/>
                <w:noProof/>
              </w:rPr>
              <w:fldChar w:fldCharType="end"/>
            </w:r>
          </w:ins>
        </w:p>
        <w:p w14:paraId="128AF2F1" w14:textId="77777777" w:rsidR="007A6F88" w:rsidRDefault="007A6F88">
          <w:pPr>
            <w:pStyle w:val="TOC3"/>
            <w:tabs>
              <w:tab w:val="left" w:pos="880"/>
            </w:tabs>
            <w:rPr>
              <w:ins w:id="101" w:author="Foong" w:date="2016-06-27T19:38:00Z"/>
              <w:rFonts w:asciiTheme="minorHAnsi" w:eastAsiaTheme="minorEastAsia" w:hAnsiTheme="minorHAnsi" w:cstheme="minorBidi"/>
              <w:caps w:val="0"/>
              <w:noProof/>
              <w:kern w:val="0"/>
              <w:sz w:val="22"/>
              <w:szCs w:val="22"/>
              <w:lang w:eastAsia="en-US"/>
            </w:rPr>
          </w:pPr>
          <w:ins w:id="102" w:author="Foong" w:date="2016-06-27T19:38:00Z">
            <w:r w:rsidRPr="00836CA4">
              <w:rPr>
                <w:rStyle w:val="Hyperlink"/>
                <w:noProof/>
              </w:rPr>
              <w:fldChar w:fldCharType="begin"/>
            </w:r>
            <w:r w:rsidRPr="00836CA4">
              <w:rPr>
                <w:rStyle w:val="Hyperlink"/>
                <w:noProof/>
              </w:rPr>
              <w:instrText xml:space="preserve"> </w:instrText>
            </w:r>
            <w:r>
              <w:rPr>
                <w:noProof/>
              </w:rPr>
              <w:instrText>HYPERLINK \l "_Toc454819667"</w:instrText>
            </w:r>
            <w:r w:rsidRPr="00836CA4">
              <w:rPr>
                <w:rStyle w:val="Hyperlink"/>
                <w:noProof/>
              </w:rPr>
              <w:instrText xml:space="preserve"> </w:instrText>
            </w:r>
            <w:r w:rsidRPr="00836CA4">
              <w:rPr>
                <w:rStyle w:val="Hyperlink"/>
                <w:noProof/>
              </w:rPr>
              <w:fldChar w:fldCharType="separate"/>
            </w:r>
            <w:r w:rsidRPr="00836CA4">
              <w:rPr>
                <w:rStyle w:val="Hyperlink"/>
                <w:noProof/>
              </w:rPr>
              <w:t>2.2.11.1</w:t>
            </w:r>
            <w:r>
              <w:rPr>
                <w:rFonts w:asciiTheme="minorHAnsi" w:eastAsiaTheme="minorEastAsia" w:hAnsiTheme="minorHAnsi" w:cstheme="minorBidi"/>
                <w:caps w:val="0"/>
                <w:noProof/>
                <w:kern w:val="0"/>
                <w:sz w:val="22"/>
                <w:szCs w:val="22"/>
                <w:lang w:eastAsia="en-US"/>
              </w:rPr>
              <w:tab/>
            </w:r>
            <w:r w:rsidRPr="00836CA4">
              <w:rPr>
                <w:rStyle w:val="Hyperlink"/>
                <w:noProof/>
              </w:rPr>
              <w:t>RIDER LISTING</w:t>
            </w:r>
            <w:r>
              <w:rPr>
                <w:noProof/>
                <w:webHidden/>
              </w:rPr>
              <w:tab/>
            </w:r>
            <w:r>
              <w:rPr>
                <w:noProof/>
                <w:webHidden/>
              </w:rPr>
              <w:fldChar w:fldCharType="begin"/>
            </w:r>
            <w:r>
              <w:rPr>
                <w:noProof/>
                <w:webHidden/>
              </w:rPr>
              <w:instrText xml:space="preserve"> PAGEREF _Toc454819667 \h </w:instrText>
            </w:r>
          </w:ins>
          <w:r>
            <w:rPr>
              <w:noProof/>
              <w:webHidden/>
            </w:rPr>
          </w:r>
          <w:r>
            <w:rPr>
              <w:noProof/>
              <w:webHidden/>
            </w:rPr>
            <w:fldChar w:fldCharType="separate"/>
          </w:r>
          <w:ins w:id="103" w:author="Foong" w:date="2016-06-27T19:38:00Z">
            <w:r>
              <w:rPr>
                <w:noProof/>
                <w:webHidden/>
              </w:rPr>
              <w:t>30</w:t>
            </w:r>
            <w:r>
              <w:rPr>
                <w:noProof/>
                <w:webHidden/>
              </w:rPr>
              <w:fldChar w:fldCharType="end"/>
            </w:r>
            <w:r w:rsidRPr="00836CA4">
              <w:rPr>
                <w:rStyle w:val="Hyperlink"/>
                <w:noProof/>
              </w:rPr>
              <w:fldChar w:fldCharType="end"/>
            </w:r>
          </w:ins>
        </w:p>
        <w:p w14:paraId="7796B34E" w14:textId="77777777" w:rsidR="007A6F88" w:rsidRDefault="007A6F88">
          <w:pPr>
            <w:pStyle w:val="TOC3"/>
            <w:tabs>
              <w:tab w:val="left" w:pos="880"/>
            </w:tabs>
            <w:rPr>
              <w:ins w:id="104" w:author="Foong" w:date="2016-06-27T19:38:00Z"/>
              <w:rFonts w:asciiTheme="minorHAnsi" w:eastAsiaTheme="minorEastAsia" w:hAnsiTheme="minorHAnsi" w:cstheme="minorBidi"/>
              <w:caps w:val="0"/>
              <w:noProof/>
              <w:kern w:val="0"/>
              <w:sz w:val="22"/>
              <w:szCs w:val="22"/>
              <w:lang w:eastAsia="en-US"/>
            </w:rPr>
          </w:pPr>
          <w:ins w:id="105" w:author="Foong" w:date="2016-06-27T19:38:00Z">
            <w:r w:rsidRPr="00836CA4">
              <w:rPr>
                <w:rStyle w:val="Hyperlink"/>
                <w:noProof/>
              </w:rPr>
              <w:fldChar w:fldCharType="begin"/>
            </w:r>
            <w:r w:rsidRPr="00836CA4">
              <w:rPr>
                <w:rStyle w:val="Hyperlink"/>
                <w:noProof/>
              </w:rPr>
              <w:instrText xml:space="preserve"> </w:instrText>
            </w:r>
            <w:r>
              <w:rPr>
                <w:noProof/>
              </w:rPr>
              <w:instrText>HYPERLINK \l "_Toc454819668"</w:instrText>
            </w:r>
            <w:r w:rsidRPr="00836CA4">
              <w:rPr>
                <w:rStyle w:val="Hyperlink"/>
                <w:noProof/>
              </w:rPr>
              <w:instrText xml:space="preserve"> </w:instrText>
            </w:r>
            <w:r w:rsidRPr="00836CA4">
              <w:rPr>
                <w:rStyle w:val="Hyperlink"/>
                <w:noProof/>
              </w:rPr>
              <w:fldChar w:fldCharType="separate"/>
            </w:r>
            <w:r w:rsidRPr="00836CA4">
              <w:rPr>
                <w:rStyle w:val="Hyperlink"/>
                <w:noProof/>
              </w:rPr>
              <w:t>2.2.11.2</w:t>
            </w:r>
            <w:r>
              <w:rPr>
                <w:rFonts w:asciiTheme="minorHAnsi" w:eastAsiaTheme="minorEastAsia" w:hAnsiTheme="minorHAnsi" w:cstheme="minorBidi"/>
                <w:caps w:val="0"/>
                <w:noProof/>
                <w:kern w:val="0"/>
                <w:sz w:val="22"/>
                <w:szCs w:val="22"/>
                <w:lang w:eastAsia="en-US"/>
              </w:rPr>
              <w:tab/>
            </w:r>
            <w:r w:rsidRPr="00836CA4">
              <w:rPr>
                <w:rStyle w:val="Hyperlink"/>
                <w:noProof/>
              </w:rPr>
              <w:t>RIDER SETUP</w:t>
            </w:r>
            <w:r>
              <w:rPr>
                <w:noProof/>
                <w:webHidden/>
              </w:rPr>
              <w:tab/>
            </w:r>
            <w:r>
              <w:rPr>
                <w:noProof/>
                <w:webHidden/>
              </w:rPr>
              <w:fldChar w:fldCharType="begin"/>
            </w:r>
            <w:r>
              <w:rPr>
                <w:noProof/>
                <w:webHidden/>
              </w:rPr>
              <w:instrText xml:space="preserve"> PAGEREF _Toc454819668 \h </w:instrText>
            </w:r>
          </w:ins>
          <w:r>
            <w:rPr>
              <w:noProof/>
              <w:webHidden/>
            </w:rPr>
          </w:r>
          <w:r>
            <w:rPr>
              <w:noProof/>
              <w:webHidden/>
            </w:rPr>
            <w:fldChar w:fldCharType="separate"/>
          </w:r>
          <w:ins w:id="106" w:author="Foong" w:date="2016-06-27T19:38:00Z">
            <w:r>
              <w:rPr>
                <w:noProof/>
                <w:webHidden/>
              </w:rPr>
              <w:t>31</w:t>
            </w:r>
            <w:r>
              <w:rPr>
                <w:noProof/>
                <w:webHidden/>
              </w:rPr>
              <w:fldChar w:fldCharType="end"/>
            </w:r>
            <w:r w:rsidRPr="00836CA4">
              <w:rPr>
                <w:rStyle w:val="Hyperlink"/>
                <w:noProof/>
              </w:rPr>
              <w:fldChar w:fldCharType="end"/>
            </w:r>
          </w:ins>
        </w:p>
        <w:p w14:paraId="6B69BA88" w14:textId="77777777" w:rsidR="007A6F88" w:rsidRDefault="007A6F88">
          <w:pPr>
            <w:pStyle w:val="TOC3"/>
            <w:tabs>
              <w:tab w:val="left" w:pos="880"/>
            </w:tabs>
            <w:rPr>
              <w:ins w:id="107" w:author="Foong" w:date="2016-06-27T19:38:00Z"/>
              <w:rFonts w:asciiTheme="minorHAnsi" w:eastAsiaTheme="minorEastAsia" w:hAnsiTheme="minorHAnsi" w:cstheme="minorBidi"/>
              <w:caps w:val="0"/>
              <w:noProof/>
              <w:kern w:val="0"/>
              <w:sz w:val="22"/>
              <w:szCs w:val="22"/>
              <w:lang w:eastAsia="en-US"/>
            </w:rPr>
          </w:pPr>
          <w:ins w:id="108" w:author="Foong" w:date="2016-06-27T19:38:00Z">
            <w:r w:rsidRPr="00836CA4">
              <w:rPr>
                <w:rStyle w:val="Hyperlink"/>
                <w:noProof/>
              </w:rPr>
              <w:fldChar w:fldCharType="begin"/>
            </w:r>
            <w:r w:rsidRPr="00836CA4">
              <w:rPr>
                <w:rStyle w:val="Hyperlink"/>
                <w:noProof/>
              </w:rPr>
              <w:instrText xml:space="preserve"> </w:instrText>
            </w:r>
            <w:r>
              <w:rPr>
                <w:noProof/>
              </w:rPr>
              <w:instrText>HYPERLINK \l "_Toc454819670"</w:instrText>
            </w:r>
            <w:r w:rsidRPr="00836CA4">
              <w:rPr>
                <w:rStyle w:val="Hyperlink"/>
                <w:noProof/>
              </w:rPr>
              <w:instrText xml:space="preserve"> </w:instrText>
            </w:r>
            <w:r w:rsidRPr="00836CA4">
              <w:rPr>
                <w:rStyle w:val="Hyperlink"/>
                <w:noProof/>
              </w:rPr>
              <w:fldChar w:fldCharType="separate"/>
            </w:r>
            <w:r w:rsidRPr="00836CA4">
              <w:rPr>
                <w:rStyle w:val="Hyperlink"/>
                <w:noProof/>
              </w:rPr>
              <w:t>2.2.11.3</w:t>
            </w:r>
            <w:r>
              <w:rPr>
                <w:rFonts w:asciiTheme="minorHAnsi" w:eastAsiaTheme="minorEastAsia" w:hAnsiTheme="minorHAnsi" w:cstheme="minorBidi"/>
                <w:caps w:val="0"/>
                <w:noProof/>
                <w:kern w:val="0"/>
                <w:sz w:val="22"/>
                <w:szCs w:val="22"/>
                <w:lang w:eastAsia="en-US"/>
              </w:rPr>
              <w:tab/>
            </w:r>
            <w:r w:rsidRPr="00836CA4">
              <w:rPr>
                <w:rStyle w:val="Hyperlink"/>
                <w:noProof/>
              </w:rPr>
              <w:t>RIDER WORDING SETUP</w:t>
            </w:r>
            <w:r>
              <w:rPr>
                <w:noProof/>
                <w:webHidden/>
              </w:rPr>
              <w:tab/>
            </w:r>
            <w:r>
              <w:rPr>
                <w:noProof/>
                <w:webHidden/>
              </w:rPr>
              <w:fldChar w:fldCharType="begin"/>
            </w:r>
            <w:r>
              <w:rPr>
                <w:noProof/>
                <w:webHidden/>
              </w:rPr>
              <w:instrText xml:space="preserve"> PAGEREF _Toc454819670 \h </w:instrText>
            </w:r>
          </w:ins>
          <w:r>
            <w:rPr>
              <w:noProof/>
              <w:webHidden/>
            </w:rPr>
          </w:r>
          <w:r>
            <w:rPr>
              <w:noProof/>
              <w:webHidden/>
            </w:rPr>
            <w:fldChar w:fldCharType="separate"/>
          </w:r>
          <w:ins w:id="109" w:author="Foong" w:date="2016-06-27T19:38:00Z">
            <w:r>
              <w:rPr>
                <w:noProof/>
                <w:webHidden/>
              </w:rPr>
              <w:t>33</w:t>
            </w:r>
            <w:r>
              <w:rPr>
                <w:noProof/>
                <w:webHidden/>
              </w:rPr>
              <w:fldChar w:fldCharType="end"/>
            </w:r>
            <w:r w:rsidRPr="00836CA4">
              <w:rPr>
                <w:rStyle w:val="Hyperlink"/>
                <w:noProof/>
              </w:rPr>
              <w:fldChar w:fldCharType="end"/>
            </w:r>
          </w:ins>
        </w:p>
        <w:p w14:paraId="5225F5B5" w14:textId="77777777" w:rsidR="007A6F88" w:rsidRDefault="007A6F88">
          <w:pPr>
            <w:pStyle w:val="TOC3"/>
            <w:tabs>
              <w:tab w:val="left" w:pos="880"/>
            </w:tabs>
            <w:rPr>
              <w:ins w:id="110" w:author="Foong" w:date="2016-06-27T19:38:00Z"/>
              <w:rFonts w:asciiTheme="minorHAnsi" w:eastAsiaTheme="minorEastAsia" w:hAnsiTheme="minorHAnsi" w:cstheme="minorBidi"/>
              <w:caps w:val="0"/>
              <w:noProof/>
              <w:kern w:val="0"/>
              <w:sz w:val="22"/>
              <w:szCs w:val="22"/>
              <w:lang w:eastAsia="en-US"/>
            </w:rPr>
          </w:pPr>
          <w:ins w:id="111" w:author="Foong" w:date="2016-06-27T19:38:00Z">
            <w:r w:rsidRPr="00836CA4">
              <w:rPr>
                <w:rStyle w:val="Hyperlink"/>
                <w:noProof/>
              </w:rPr>
              <w:fldChar w:fldCharType="begin"/>
            </w:r>
            <w:r w:rsidRPr="00836CA4">
              <w:rPr>
                <w:rStyle w:val="Hyperlink"/>
                <w:noProof/>
              </w:rPr>
              <w:instrText xml:space="preserve"> </w:instrText>
            </w:r>
            <w:r>
              <w:rPr>
                <w:noProof/>
              </w:rPr>
              <w:instrText>HYPERLINK \l "_Toc454819671"</w:instrText>
            </w:r>
            <w:r w:rsidRPr="00836CA4">
              <w:rPr>
                <w:rStyle w:val="Hyperlink"/>
                <w:noProof/>
              </w:rPr>
              <w:instrText xml:space="preserve"> </w:instrText>
            </w:r>
            <w:r w:rsidRPr="00836CA4">
              <w:rPr>
                <w:rStyle w:val="Hyperlink"/>
                <w:noProof/>
              </w:rPr>
              <w:fldChar w:fldCharType="separate"/>
            </w:r>
            <w:r w:rsidRPr="00836CA4">
              <w:rPr>
                <w:rStyle w:val="Hyperlink"/>
                <w:noProof/>
              </w:rPr>
              <w:t>2.2.11.4</w:t>
            </w:r>
            <w:r>
              <w:rPr>
                <w:rFonts w:asciiTheme="minorHAnsi" w:eastAsiaTheme="minorEastAsia" w:hAnsiTheme="minorHAnsi" w:cstheme="minorBidi"/>
                <w:caps w:val="0"/>
                <w:noProof/>
                <w:kern w:val="0"/>
                <w:sz w:val="22"/>
                <w:szCs w:val="22"/>
                <w:lang w:eastAsia="en-US"/>
              </w:rPr>
              <w:tab/>
            </w:r>
            <w:r w:rsidRPr="00836CA4">
              <w:rPr>
                <w:rStyle w:val="Hyperlink"/>
                <w:noProof/>
              </w:rPr>
              <w:t>RATES AND FORMULA SETUP</w:t>
            </w:r>
            <w:r>
              <w:rPr>
                <w:noProof/>
                <w:webHidden/>
              </w:rPr>
              <w:tab/>
            </w:r>
            <w:r>
              <w:rPr>
                <w:noProof/>
                <w:webHidden/>
              </w:rPr>
              <w:fldChar w:fldCharType="begin"/>
            </w:r>
            <w:r>
              <w:rPr>
                <w:noProof/>
                <w:webHidden/>
              </w:rPr>
              <w:instrText xml:space="preserve"> PAGEREF _Toc454819671 \h </w:instrText>
            </w:r>
          </w:ins>
          <w:r>
            <w:rPr>
              <w:noProof/>
              <w:webHidden/>
            </w:rPr>
          </w:r>
          <w:r>
            <w:rPr>
              <w:noProof/>
              <w:webHidden/>
            </w:rPr>
            <w:fldChar w:fldCharType="separate"/>
          </w:r>
          <w:ins w:id="112" w:author="Foong" w:date="2016-06-27T19:38:00Z">
            <w:r>
              <w:rPr>
                <w:noProof/>
                <w:webHidden/>
              </w:rPr>
              <w:t>34</w:t>
            </w:r>
            <w:r>
              <w:rPr>
                <w:noProof/>
                <w:webHidden/>
              </w:rPr>
              <w:fldChar w:fldCharType="end"/>
            </w:r>
            <w:r w:rsidRPr="00836CA4">
              <w:rPr>
                <w:rStyle w:val="Hyperlink"/>
                <w:noProof/>
              </w:rPr>
              <w:fldChar w:fldCharType="end"/>
            </w:r>
          </w:ins>
        </w:p>
        <w:p w14:paraId="154FF5CD" w14:textId="77777777" w:rsidR="007A6F88" w:rsidRDefault="007A6F88">
          <w:pPr>
            <w:pStyle w:val="TOC3"/>
            <w:tabs>
              <w:tab w:val="left" w:pos="880"/>
            </w:tabs>
            <w:rPr>
              <w:ins w:id="113" w:author="Foong" w:date="2016-06-27T19:38:00Z"/>
              <w:rFonts w:asciiTheme="minorHAnsi" w:eastAsiaTheme="minorEastAsia" w:hAnsiTheme="minorHAnsi" w:cstheme="minorBidi"/>
              <w:caps w:val="0"/>
              <w:noProof/>
              <w:kern w:val="0"/>
              <w:sz w:val="22"/>
              <w:szCs w:val="22"/>
              <w:lang w:eastAsia="en-US"/>
            </w:rPr>
          </w:pPr>
          <w:ins w:id="114" w:author="Foong" w:date="2016-06-27T19:38:00Z">
            <w:r w:rsidRPr="00836CA4">
              <w:rPr>
                <w:rStyle w:val="Hyperlink"/>
                <w:noProof/>
              </w:rPr>
              <w:fldChar w:fldCharType="begin"/>
            </w:r>
            <w:r w:rsidRPr="00836CA4">
              <w:rPr>
                <w:rStyle w:val="Hyperlink"/>
                <w:noProof/>
              </w:rPr>
              <w:instrText xml:space="preserve"> </w:instrText>
            </w:r>
            <w:r>
              <w:rPr>
                <w:noProof/>
              </w:rPr>
              <w:instrText>HYPERLINK \l "_Toc454819672"</w:instrText>
            </w:r>
            <w:r w:rsidRPr="00836CA4">
              <w:rPr>
                <w:rStyle w:val="Hyperlink"/>
                <w:noProof/>
              </w:rPr>
              <w:instrText xml:space="preserve"> </w:instrText>
            </w:r>
            <w:r w:rsidRPr="00836CA4">
              <w:rPr>
                <w:rStyle w:val="Hyperlink"/>
                <w:noProof/>
              </w:rPr>
              <w:fldChar w:fldCharType="separate"/>
            </w:r>
            <w:r w:rsidRPr="00836CA4">
              <w:rPr>
                <w:rStyle w:val="Hyperlink"/>
                <w:noProof/>
              </w:rPr>
              <w:t>2.2.11.5</w:t>
            </w:r>
            <w:r>
              <w:rPr>
                <w:rFonts w:asciiTheme="minorHAnsi" w:eastAsiaTheme="minorEastAsia" w:hAnsiTheme="minorHAnsi" w:cstheme="minorBidi"/>
                <w:caps w:val="0"/>
                <w:noProof/>
                <w:kern w:val="0"/>
                <w:sz w:val="22"/>
                <w:szCs w:val="22"/>
                <w:lang w:eastAsia="en-US"/>
              </w:rPr>
              <w:tab/>
            </w:r>
            <w:r w:rsidRPr="00836CA4">
              <w:rPr>
                <w:rStyle w:val="Hyperlink"/>
                <w:noProof/>
              </w:rPr>
              <w:t>RATES MAPPING</w:t>
            </w:r>
            <w:r>
              <w:rPr>
                <w:noProof/>
                <w:webHidden/>
              </w:rPr>
              <w:tab/>
            </w:r>
            <w:r>
              <w:rPr>
                <w:noProof/>
                <w:webHidden/>
              </w:rPr>
              <w:fldChar w:fldCharType="begin"/>
            </w:r>
            <w:r>
              <w:rPr>
                <w:noProof/>
                <w:webHidden/>
              </w:rPr>
              <w:instrText xml:space="preserve"> PAGEREF _Toc454819672 \h </w:instrText>
            </w:r>
          </w:ins>
          <w:r>
            <w:rPr>
              <w:noProof/>
              <w:webHidden/>
            </w:rPr>
          </w:r>
          <w:r>
            <w:rPr>
              <w:noProof/>
              <w:webHidden/>
            </w:rPr>
            <w:fldChar w:fldCharType="separate"/>
          </w:r>
          <w:ins w:id="115" w:author="Foong" w:date="2016-06-27T19:38:00Z">
            <w:r>
              <w:rPr>
                <w:noProof/>
                <w:webHidden/>
              </w:rPr>
              <w:t>34</w:t>
            </w:r>
            <w:r>
              <w:rPr>
                <w:noProof/>
                <w:webHidden/>
              </w:rPr>
              <w:fldChar w:fldCharType="end"/>
            </w:r>
            <w:r w:rsidRPr="00836CA4">
              <w:rPr>
                <w:rStyle w:val="Hyperlink"/>
                <w:noProof/>
              </w:rPr>
              <w:fldChar w:fldCharType="end"/>
            </w:r>
          </w:ins>
        </w:p>
        <w:p w14:paraId="3795732B" w14:textId="77777777" w:rsidR="007A6F88" w:rsidRDefault="007A6F88">
          <w:pPr>
            <w:pStyle w:val="TOC3"/>
            <w:tabs>
              <w:tab w:val="left" w:pos="880"/>
            </w:tabs>
            <w:rPr>
              <w:ins w:id="116" w:author="Foong" w:date="2016-06-27T19:38:00Z"/>
              <w:rFonts w:asciiTheme="minorHAnsi" w:eastAsiaTheme="minorEastAsia" w:hAnsiTheme="minorHAnsi" w:cstheme="minorBidi"/>
              <w:caps w:val="0"/>
              <w:noProof/>
              <w:kern w:val="0"/>
              <w:sz w:val="22"/>
              <w:szCs w:val="22"/>
              <w:lang w:eastAsia="en-US"/>
            </w:rPr>
          </w:pPr>
          <w:ins w:id="117" w:author="Foong" w:date="2016-06-27T19:38:00Z">
            <w:r w:rsidRPr="00836CA4">
              <w:rPr>
                <w:rStyle w:val="Hyperlink"/>
                <w:noProof/>
              </w:rPr>
              <w:fldChar w:fldCharType="begin"/>
            </w:r>
            <w:r w:rsidRPr="00836CA4">
              <w:rPr>
                <w:rStyle w:val="Hyperlink"/>
                <w:noProof/>
              </w:rPr>
              <w:instrText xml:space="preserve"> </w:instrText>
            </w:r>
            <w:r>
              <w:rPr>
                <w:noProof/>
              </w:rPr>
              <w:instrText>HYPERLINK \l "_Toc454819673"</w:instrText>
            </w:r>
            <w:r w:rsidRPr="00836CA4">
              <w:rPr>
                <w:rStyle w:val="Hyperlink"/>
                <w:noProof/>
              </w:rPr>
              <w:instrText xml:space="preserve"> </w:instrText>
            </w:r>
            <w:r w:rsidRPr="00836CA4">
              <w:rPr>
                <w:rStyle w:val="Hyperlink"/>
                <w:noProof/>
              </w:rPr>
              <w:fldChar w:fldCharType="separate"/>
            </w:r>
            <w:r w:rsidRPr="00836CA4">
              <w:rPr>
                <w:rStyle w:val="Hyperlink"/>
                <w:noProof/>
              </w:rPr>
              <w:t>2.2.11.6</w:t>
            </w:r>
            <w:r>
              <w:rPr>
                <w:rFonts w:asciiTheme="minorHAnsi" w:eastAsiaTheme="minorEastAsia" w:hAnsiTheme="minorHAnsi" w:cstheme="minorBidi"/>
                <w:caps w:val="0"/>
                <w:noProof/>
                <w:kern w:val="0"/>
                <w:sz w:val="22"/>
                <w:szCs w:val="22"/>
                <w:lang w:eastAsia="en-US"/>
              </w:rPr>
              <w:tab/>
            </w:r>
            <w:r w:rsidRPr="00836CA4">
              <w:rPr>
                <w:rStyle w:val="Hyperlink"/>
                <w:noProof/>
              </w:rPr>
              <w:t>FORMULA</w:t>
            </w:r>
            <w:r>
              <w:rPr>
                <w:noProof/>
                <w:webHidden/>
              </w:rPr>
              <w:tab/>
            </w:r>
            <w:r>
              <w:rPr>
                <w:noProof/>
                <w:webHidden/>
              </w:rPr>
              <w:fldChar w:fldCharType="begin"/>
            </w:r>
            <w:r>
              <w:rPr>
                <w:noProof/>
                <w:webHidden/>
              </w:rPr>
              <w:instrText xml:space="preserve"> PAGEREF _Toc454819673 \h </w:instrText>
            </w:r>
          </w:ins>
          <w:r>
            <w:rPr>
              <w:noProof/>
              <w:webHidden/>
            </w:rPr>
          </w:r>
          <w:r>
            <w:rPr>
              <w:noProof/>
              <w:webHidden/>
            </w:rPr>
            <w:fldChar w:fldCharType="separate"/>
          </w:r>
          <w:ins w:id="118" w:author="Foong" w:date="2016-06-27T19:38:00Z">
            <w:r>
              <w:rPr>
                <w:noProof/>
                <w:webHidden/>
              </w:rPr>
              <w:t>35</w:t>
            </w:r>
            <w:r>
              <w:rPr>
                <w:noProof/>
                <w:webHidden/>
              </w:rPr>
              <w:fldChar w:fldCharType="end"/>
            </w:r>
            <w:r w:rsidRPr="00836CA4">
              <w:rPr>
                <w:rStyle w:val="Hyperlink"/>
                <w:noProof/>
              </w:rPr>
              <w:fldChar w:fldCharType="end"/>
            </w:r>
          </w:ins>
        </w:p>
        <w:p w14:paraId="7B700D36" w14:textId="77777777" w:rsidR="007A6F88" w:rsidRDefault="007A6F88">
          <w:pPr>
            <w:pStyle w:val="TOC3"/>
            <w:rPr>
              <w:ins w:id="119" w:author="Foong" w:date="2016-06-27T19:38:00Z"/>
              <w:rFonts w:asciiTheme="minorHAnsi" w:eastAsiaTheme="minorEastAsia" w:hAnsiTheme="minorHAnsi" w:cstheme="minorBidi"/>
              <w:caps w:val="0"/>
              <w:noProof/>
              <w:kern w:val="0"/>
              <w:sz w:val="22"/>
              <w:szCs w:val="22"/>
              <w:lang w:eastAsia="en-US"/>
            </w:rPr>
          </w:pPr>
          <w:ins w:id="120" w:author="Foong" w:date="2016-06-27T19:38:00Z">
            <w:r w:rsidRPr="00836CA4">
              <w:rPr>
                <w:rStyle w:val="Hyperlink"/>
                <w:noProof/>
              </w:rPr>
              <w:fldChar w:fldCharType="begin"/>
            </w:r>
            <w:r w:rsidRPr="00836CA4">
              <w:rPr>
                <w:rStyle w:val="Hyperlink"/>
                <w:noProof/>
              </w:rPr>
              <w:instrText xml:space="preserve"> </w:instrText>
            </w:r>
            <w:r>
              <w:rPr>
                <w:noProof/>
              </w:rPr>
              <w:instrText>HYPERLINK \l "_Toc454819674"</w:instrText>
            </w:r>
            <w:r w:rsidRPr="00836CA4">
              <w:rPr>
                <w:rStyle w:val="Hyperlink"/>
                <w:noProof/>
              </w:rPr>
              <w:instrText xml:space="preserve"> </w:instrText>
            </w:r>
            <w:r w:rsidRPr="00836CA4">
              <w:rPr>
                <w:rStyle w:val="Hyperlink"/>
                <w:noProof/>
              </w:rPr>
              <w:fldChar w:fldCharType="separate"/>
            </w:r>
            <w:r w:rsidRPr="00836CA4">
              <w:rPr>
                <w:rStyle w:val="Hyperlink"/>
                <w:rFonts w:cs="Times New Roman"/>
                <w:noProof/>
              </w:rPr>
              <w:t>2.2.12</w:t>
            </w:r>
            <w:r>
              <w:rPr>
                <w:rFonts w:asciiTheme="minorHAnsi" w:eastAsiaTheme="minorEastAsia" w:hAnsiTheme="minorHAnsi" w:cstheme="minorBidi"/>
                <w:caps w:val="0"/>
                <w:noProof/>
                <w:kern w:val="0"/>
                <w:sz w:val="22"/>
                <w:szCs w:val="22"/>
                <w:lang w:eastAsia="en-US"/>
              </w:rPr>
              <w:tab/>
            </w:r>
            <w:r w:rsidRPr="00836CA4">
              <w:rPr>
                <w:rStyle w:val="Hyperlink"/>
                <w:noProof/>
              </w:rPr>
              <w:t>Additional wording</w:t>
            </w:r>
            <w:r>
              <w:rPr>
                <w:noProof/>
                <w:webHidden/>
              </w:rPr>
              <w:tab/>
            </w:r>
            <w:r>
              <w:rPr>
                <w:noProof/>
                <w:webHidden/>
              </w:rPr>
              <w:fldChar w:fldCharType="begin"/>
            </w:r>
            <w:r>
              <w:rPr>
                <w:noProof/>
                <w:webHidden/>
              </w:rPr>
              <w:instrText xml:space="preserve"> PAGEREF _Toc454819674 \h </w:instrText>
            </w:r>
          </w:ins>
          <w:r>
            <w:rPr>
              <w:noProof/>
              <w:webHidden/>
            </w:rPr>
          </w:r>
          <w:r>
            <w:rPr>
              <w:noProof/>
              <w:webHidden/>
            </w:rPr>
            <w:fldChar w:fldCharType="separate"/>
          </w:r>
          <w:ins w:id="121" w:author="Foong" w:date="2016-06-27T19:38:00Z">
            <w:r>
              <w:rPr>
                <w:noProof/>
                <w:webHidden/>
              </w:rPr>
              <w:t>37</w:t>
            </w:r>
            <w:r>
              <w:rPr>
                <w:noProof/>
                <w:webHidden/>
              </w:rPr>
              <w:fldChar w:fldCharType="end"/>
            </w:r>
            <w:r w:rsidRPr="00836CA4">
              <w:rPr>
                <w:rStyle w:val="Hyperlink"/>
                <w:noProof/>
              </w:rPr>
              <w:fldChar w:fldCharType="end"/>
            </w:r>
          </w:ins>
        </w:p>
        <w:p w14:paraId="14B7D398" w14:textId="77777777" w:rsidR="007A6F88" w:rsidRDefault="007A6F88">
          <w:pPr>
            <w:pStyle w:val="TOC3"/>
            <w:tabs>
              <w:tab w:val="left" w:pos="880"/>
            </w:tabs>
            <w:rPr>
              <w:ins w:id="122" w:author="Foong" w:date="2016-06-27T19:38:00Z"/>
              <w:rFonts w:asciiTheme="minorHAnsi" w:eastAsiaTheme="minorEastAsia" w:hAnsiTheme="minorHAnsi" w:cstheme="minorBidi"/>
              <w:caps w:val="0"/>
              <w:noProof/>
              <w:kern w:val="0"/>
              <w:sz w:val="22"/>
              <w:szCs w:val="22"/>
              <w:lang w:eastAsia="en-US"/>
            </w:rPr>
          </w:pPr>
          <w:ins w:id="123" w:author="Foong" w:date="2016-06-27T19:38:00Z">
            <w:r w:rsidRPr="00836CA4">
              <w:rPr>
                <w:rStyle w:val="Hyperlink"/>
                <w:noProof/>
              </w:rPr>
              <w:fldChar w:fldCharType="begin"/>
            </w:r>
            <w:r w:rsidRPr="00836CA4">
              <w:rPr>
                <w:rStyle w:val="Hyperlink"/>
                <w:noProof/>
              </w:rPr>
              <w:instrText xml:space="preserve"> </w:instrText>
            </w:r>
            <w:r>
              <w:rPr>
                <w:noProof/>
              </w:rPr>
              <w:instrText>HYPERLINK \l "_Toc454819675"</w:instrText>
            </w:r>
            <w:r w:rsidRPr="00836CA4">
              <w:rPr>
                <w:rStyle w:val="Hyperlink"/>
                <w:noProof/>
              </w:rPr>
              <w:instrText xml:space="preserve"> </w:instrText>
            </w:r>
            <w:r w:rsidRPr="00836CA4">
              <w:rPr>
                <w:rStyle w:val="Hyperlink"/>
                <w:noProof/>
              </w:rPr>
              <w:fldChar w:fldCharType="separate"/>
            </w:r>
            <w:r w:rsidRPr="00836CA4">
              <w:rPr>
                <w:rStyle w:val="Hyperlink"/>
                <w:noProof/>
              </w:rPr>
              <w:t>2.2.12.1</w:t>
            </w:r>
            <w:r>
              <w:rPr>
                <w:rFonts w:asciiTheme="minorHAnsi" w:eastAsiaTheme="minorEastAsia" w:hAnsiTheme="minorHAnsi" w:cstheme="minorBidi"/>
                <w:caps w:val="0"/>
                <w:noProof/>
                <w:kern w:val="0"/>
                <w:sz w:val="22"/>
                <w:szCs w:val="22"/>
                <w:lang w:eastAsia="en-US"/>
              </w:rPr>
              <w:tab/>
            </w:r>
            <w:r w:rsidRPr="00836CA4">
              <w:rPr>
                <w:rStyle w:val="Hyperlink"/>
                <w:noProof/>
              </w:rPr>
              <w:t>Additional wording (Insert wording)</w:t>
            </w:r>
            <w:r>
              <w:rPr>
                <w:noProof/>
                <w:webHidden/>
              </w:rPr>
              <w:tab/>
            </w:r>
            <w:r>
              <w:rPr>
                <w:noProof/>
                <w:webHidden/>
              </w:rPr>
              <w:fldChar w:fldCharType="begin"/>
            </w:r>
            <w:r>
              <w:rPr>
                <w:noProof/>
                <w:webHidden/>
              </w:rPr>
              <w:instrText xml:space="preserve"> PAGEREF _Toc454819675 \h </w:instrText>
            </w:r>
          </w:ins>
          <w:r>
            <w:rPr>
              <w:noProof/>
              <w:webHidden/>
            </w:rPr>
          </w:r>
          <w:r>
            <w:rPr>
              <w:noProof/>
              <w:webHidden/>
            </w:rPr>
            <w:fldChar w:fldCharType="separate"/>
          </w:r>
          <w:ins w:id="124" w:author="Foong" w:date="2016-06-27T19:38:00Z">
            <w:r>
              <w:rPr>
                <w:noProof/>
                <w:webHidden/>
              </w:rPr>
              <w:t>38</w:t>
            </w:r>
            <w:r>
              <w:rPr>
                <w:noProof/>
                <w:webHidden/>
              </w:rPr>
              <w:fldChar w:fldCharType="end"/>
            </w:r>
            <w:r w:rsidRPr="00836CA4">
              <w:rPr>
                <w:rStyle w:val="Hyperlink"/>
                <w:noProof/>
              </w:rPr>
              <w:fldChar w:fldCharType="end"/>
            </w:r>
          </w:ins>
        </w:p>
        <w:p w14:paraId="6B3D352C" w14:textId="77777777" w:rsidR="007A6F88" w:rsidRDefault="007A6F88">
          <w:pPr>
            <w:pStyle w:val="TOC3"/>
            <w:rPr>
              <w:ins w:id="125" w:author="Foong" w:date="2016-06-27T19:38:00Z"/>
              <w:rFonts w:asciiTheme="minorHAnsi" w:eastAsiaTheme="minorEastAsia" w:hAnsiTheme="minorHAnsi" w:cstheme="minorBidi"/>
              <w:caps w:val="0"/>
              <w:noProof/>
              <w:kern w:val="0"/>
              <w:sz w:val="22"/>
              <w:szCs w:val="22"/>
              <w:lang w:eastAsia="en-US"/>
            </w:rPr>
          </w:pPr>
          <w:ins w:id="126" w:author="Foong" w:date="2016-06-27T19:38:00Z">
            <w:r w:rsidRPr="00836CA4">
              <w:rPr>
                <w:rStyle w:val="Hyperlink"/>
                <w:noProof/>
              </w:rPr>
              <w:fldChar w:fldCharType="begin"/>
            </w:r>
            <w:r w:rsidRPr="00836CA4">
              <w:rPr>
                <w:rStyle w:val="Hyperlink"/>
                <w:noProof/>
              </w:rPr>
              <w:instrText xml:space="preserve"> </w:instrText>
            </w:r>
            <w:r>
              <w:rPr>
                <w:noProof/>
              </w:rPr>
              <w:instrText>HYPERLINK \l "_Toc454819677"</w:instrText>
            </w:r>
            <w:r w:rsidRPr="00836CA4">
              <w:rPr>
                <w:rStyle w:val="Hyperlink"/>
                <w:noProof/>
              </w:rPr>
              <w:instrText xml:space="preserve"> </w:instrText>
            </w:r>
            <w:r w:rsidRPr="00836CA4">
              <w:rPr>
                <w:rStyle w:val="Hyperlink"/>
                <w:noProof/>
              </w:rPr>
              <w:fldChar w:fldCharType="separate"/>
            </w:r>
            <w:r w:rsidRPr="00836CA4">
              <w:rPr>
                <w:rStyle w:val="Hyperlink"/>
                <w:rFonts w:cs="Times New Roman"/>
                <w:noProof/>
              </w:rPr>
              <w:t>2.2.13</w:t>
            </w:r>
            <w:r>
              <w:rPr>
                <w:rFonts w:asciiTheme="minorHAnsi" w:eastAsiaTheme="minorEastAsia" w:hAnsiTheme="minorHAnsi" w:cstheme="minorBidi"/>
                <w:caps w:val="0"/>
                <w:noProof/>
                <w:kern w:val="0"/>
                <w:sz w:val="22"/>
                <w:szCs w:val="22"/>
                <w:lang w:eastAsia="en-US"/>
              </w:rPr>
              <w:tab/>
            </w:r>
            <w:r w:rsidRPr="00836CA4">
              <w:rPr>
                <w:rStyle w:val="Hyperlink"/>
                <w:noProof/>
              </w:rPr>
              <w:t>Product setup</w:t>
            </w:r>
            <w:r>
              <w:rPr>
                <w:noProof/>
                <w:webHidden/>
              </w:rPr>
              <w:tab/>
            </w:r>
            <w:r>
              <w:rPr>
                <w:noProof/>
                <w:webHidden/>
              </w:rPr>
              <w:fldChar w:fldCharType="begin"/>
            </w:r>
            <w:r>
              <w:rPr>
                <w:noProof/>
                <w:webHidden/>
              </w:rPr>
              <w:instrText xml:space="preserve"> PAGEREF _Toc454819677 \h </w:instrText>
            </w:r>
          </w:ins>
          <w:r>
            <w:rPr>
              <w:noProof/>
              <w:webHidden/>
            </w:rPr>
          </w:r>
          <w:r>
            <w:rPr>
              <w:noProof/>
              <w:webHidden/>
            </w:rPr>
            <w:fldChar w:fldCharType="separate"/>
          </w:r>
          <w:ins w:id="127" w:author="Foong" w:date="2016-06-27T19:38:00Z">
            <w:r>
              <w:rPr>
                <w:noProof/>
                <w:webHidden/>
              </w:rPr>
              <w:t>38</w:t>
            </w:r>
            <w:r>
              <w:rPr>
                <w:noProof/>
                <w:webHidden/>
              </w:rPr>
              <w:fldChar w:fldCharType="end"/>
            </w:r>
            <w:r w:rsidRPr="00836CA4">
              <w:rPr>
                <w:rStyle w:val="Hyperlink"/>
                <w:noProof/>
              </w:rPr>
              <w:fldChar w:fldCharType="end"/>
            </w:r>
          </w:ins>
        </w:p>
        <w:p w14:paraId="262DD9B7" w14:textId="77777777" w:rsidR="007A6F88" w:rsidRDefault="007A6F88">
          <w:pPr>
            <w:pStyle w:val="TOC3"/>
            <w:rPr>
              <w:ins w:id="128" w:author="Foong" w:date="2016-06-27T19:38:00Z"/>
              <w:rFonts w:asciiTheme="minorHAnsi" w:eastAsiaTheme="minorEastAsia" w:hAnsiTheme="minorHAnsi" w:cstheme="minorBidi"/>
              <w:caps w:val="0"/>
              <w:noProof/>
              <w:kern w:val="0"/>
              <w:sz w:val="22"/>
              <w:szCs w:val="22"/>
              <w:lang w:eastAsia="en-US"/>
            </w:rPr>
          </w:pPr>
          <w:ins w:id="129" w:author="Foong" w:date="2016-06-27T19:38:00Z">
            <w:r w:rsidRPr="00836CA4">
              <w:rPr>
                <w:rStyle w:val="Hyperlink"/>
                <w:noProof/>
              </w:rPr>
              <w:fldChar w:fldCharType="begin"/>
            </w:r>
            <w:r w:rsidRPr="00836CA4">
              <w:rPr>
                <w:rStyle w:val="Hyperlink"/>
                <w:noProof/>
              </w:rPr>
              <w:instrText xml:space="preserve"> </w:instrText>
            </w:r>
            <w:r>
              <w:rPr>
                <w:noProof/>
              </w:rPr>
              <w:instrText>HYPERLINK \l "_Toc454819678"</w:instrText>
            </w:r>
            <w:r w:rsidRPr="00836CA4">
              <w:rPr>
                <w:rStyle w:val="Hyperlink"/>
                <w:noProof/>
              </w:rPr>
              <w:instrText xml:space="preserve"> </w:instrText>
            </w:r>
            <w:r w:rsidRPr="00836CA4">
              <w:rPr>
                <w:rStyle w:val="Hyperlink"/>
                <w:noProof/>
              </w:rPr>
              <w:fldChar w:fldCharType="separate"/>
            </w:r>
            <w:r w:rsidRPr="00836CA4">
              <w:rPr>
                <w:rStyle w:val="Hyperlink"/>
                <w:rFonts w:cs="Times New Roman"/>
                <w:noProof/>
              </w:rPr>
              <w:t>2.2.14</w:t>
            </w:r>
            <w:r>
              <w:rPr>
                <w:rFonts w:asciiTheme="minorHAnsi" w:eastAsiaTheme="minorEastAsia" w:hAnsiTheme="minorHAnsi" w:cstheme="minorBidi"/>
                <w:caps w:val="0"/>
                <w:noProof/>
                <w:kern w:val="0"/>
                <w:sz w:val="22"/>
                <w:szCs w:val="22"/>
                <w:lang w:eastAsia="en-US"/>
              </w:rPr>
              <w:tab/>
            </w:r>
            <w:r w:rsidRPr="00836CA4">
              <w:rPr>
                <w:rStyle w:val="Hyperlink"/>
                <w:noProof/>
              </w:rPr>
              <w:t>Illustration setup</w:t>
            </w:r>
            <w:r>
              <w:rPr>
                <w:noProof/>
                <w:webHidden/>
              </w:rPr>
              <w:tab/>
            </w:r>
            <w:r>
              <w:rPr>
                <w:noProof/>
                <w:webHidden/>
              </w:rPr>
              <w:fldChar w:fldCharType="begin"/>
            </w:r>
            <w:r>
              <w:rPr>
                <w:noProof/>
                <w:webHidden/>
              </w:rPr>
              <w:instrText xml:space="preserve"> PAGEREF _Toc454819678 \h </w:instrText>
            </w:r>
          </w:ins>
          <w:r>
            <w:rPr>
              <w:noProof/>
              <w:webHidden/>
            </w:rPr>
          </w:r>
          <w:r>
            <w:rPr>
              <w:noProof/>
              <w:webHidden/>
            </w:rPr>
            <w:fldChar w:fldCharType="separate"/>
          </w:r>
          <w:ins w:id="130" w:author="Foong" w:date="2016-06-27T19:38:00Z">
            <w:r>
              <w:rPr>
                <w:noProof/>
                <w:webHidden/>
              </w:rPr>
              <w:t>40</w:t>
            </w:r>
            <w:r>
              <w:rPr>
                <w:noProof/>
                <w:webHidden/>
              </w:rPr>
              <w:fldChar w:fldCharType="end"/>
            </w:r>
            <w:r w:rsidRPr="00836CA4">
              <w:rPr>
                <w:rStyle w:val="Hyperlink"/>
                <w:noProof/>
              </w:rPr>
              <w:fldChar w:fldCharType="end"/>
            </w:r>
          </w:ins>
        </w:p>
        <w:p w14:paraId="4805F75B" w14:textId="77777777" w:rsidR="007A6F88" w:rsidRDefault="007A6F88">
          <w:pPr>
            <w:pStyle w:val="TOC3"/>
            <w:tabs>
              <w:tab w:val="left" w:pos="880"/>
            </w:tabs>
            <w:rPr>
              <w:ins w:id="131" w:author="Foong" w:date="2016-06-27T19:38:00Z"/>
              <w:rFonts w:asciiTheme="minorHAnsi" w:eastAsiaTheme="minorEastAsia" w:hAnsiTheme="minorHAnsi" w:cstheme="minorBidi"/>
              <w:caps w:val="0"/>
              <w:noProof/>
              <w:kern w:val="0"/>
              <w:sz w:val="22"/>
              <w:szCs w:val="22"/>
              <w:lang w:eastAsia="en-US"/>
            </w:rPr>
          </w:pPr>
          <w:ins w:id="132" w:author="Foong" w:date="2016-06-27T19:38:00Z">
            <w:r w:rsidRPr="00836CA4">
              <w:rPr>
                <w:rStyle w:val="Hyperlink"/>
                <w:noProof/>
              </w:rPr>
              <w:fldChar w:fldCharType="begin"/>
            </w:r>
            <w:r w:rsidRPr="00836CA4">
              <w:rPr>
                <w:rStyle w:val="Hyperlink"/>
                <w:noProof/>
              </w:rPr>
              <w:instrText xml:space="preserve"> </w:instrText>
            </w:r>
            <w:r>
              <w:rPr>
                <w:noProof/>
              </w:rPr>
              <w:instrText>HYPERLINK \l "_Toc454819679"</w:instrText>
            </w:r>
            <w:r w:rsidRPr="00836CA4">
              <w:rPr>
                <w:rStyle w:val="Hyperlink"/>
                <w:noProof/>
              </w:rPr>
              <w:instrText xml:space="preserve"> </w:instrText>
            </w:r>
            <w:r w:rsidRPr="00836CA4">
              <w:rPr>
                <w:rStyle w:val="Hyperlink"/>
                <w:noProof/>
              </w:rPr>
              <w:fldChar w:fldCharType="separate"/>
            </w:r>
            <w:r w:rsidRPr="00836CA4">
              <w:rPr>
                <w:rStyle w:val="Hyperlink"/>
                <w:noProof/>
              </w:rPr>
              <w:t>2.2.14.1</w:t>
            </w:r>
            <w:r>
              <w:rPr>
                <w:rFonts w:asciiTheme="minorHAnsi" w:eastAsiaTheme="minorEastAsia" w:hAnsiTheme="minorHAnsi" w:cstheme="minorBidi"/>
                <w:caps w:val="0"/>
                <w:noProof/>
                <w:kern w:val="0"/>
                <w:sz w:val="22"/>
                <w:szCs w:val="22"/>
                <w:lang w:eastAsia="en-US"/>
              </w:rPr>
              <w:tab/>
            </w:r>
            <w:r w:rsidRPr="00836CA4">
              <w:rPr>
                <w:rStyle w:val="Hyperlink"/>
                <w:noProof/>
              </w:rPr>
              <w:t>ILLUSTRATION TABLE SETUP</w:t>
            </w:r>
            <w:r>
              <w:rPr>
                <w:noProof/>
                <w:webHidden/>
              </w:rPr>
              <w:tab/>
            </w:r>
            <w:r>
              <w:rPr>
                <w:noProof/>
                <w:webHidden/>
              </w:rPr>
              <w:fldChar w:fldCharType="begin"/>
            </w:r>
            <w:r>
              <w:rPr>
                <w:noProof/>
                <w:webHidden/>
              </w:rPr>
              <w:instrText xml:space="preserve"> PAGEREF _Toc454819679 \h </w:instrText>
            </w:r>
          </w:ins>
          <w:r>
            <w:rPr>
              <w:noProof/>
              <w:webHidden/>
            </w:rPr>
          </w:r>
          <w:r>
            <w:rPr>
              <w:noProof/>
              <w:webHidden/>
            </w:rPr>
            <w:fldChar w:fldCharType="separate"/>
          </w:r>
          <w:ins w:id="133" w:author="Foong" w:date="2016-06-27T19:38:00Z">
            <w:r>
              <w:rPr>
                <w:noProof/>
                <w:webHidden/>
              </w:rPr>
              <w:t>40</w:t>
            </w:r>
            <w:r>
              <w:rPr>
                <w:noProof/>
                <w:webHidden/>
              </w:rPr>
              <w:fldChar w:fldCharType="end"/>
            </w:r>
            <w:r w:rsidRPr="00836CA4">
              <w:rPr>
                <w:rStyle w:val="Hyperlink"/>
                <w:noProof/>
              </w:rPr>
              <w:fldChar w:fldCharType="end"/>
            </w:r>
          </w:ins>
        </w:p>
        <w:p w14:paraId="27EF288A" w14:textId="77777777" w:rsidR="007A6F88" w:rsidRDefault="007A6F88">
          <w:pPr>
            <w:pStyle w:val="TOC3"/>
            <w:tabs>
              <w:tab w:val="left" w:pos="880"/>
            </w:tabs>
            <w:rPr>
              <w:ins w:id="134" w:author="Foong" w:date="2016-06-27T19:38:00Z"/>
              <w:rFonts w:asciiTheme="minorHAnsi" w:eastAsiaTheme="minorEastAsia" w:hAnsiTheme="minorHAnsi" w:cstheme="minorBidi"/>
              <w:caps w:val="0"/>
              <w:noProof/>
              <w:kern w:val="0"/>
              <w:sz w:val="22"/>
              <w:szCs w:val="22"/>
              <w:lang w:eastAsia="en-US"/>
            </w:rPr>
          </w:pPr>
          <w:ins w:id="135" w:author="Foong" w:date="2016-06-27T19:38:00Z">
            <w:r w:rsidRPr="00836CA4">
              <w:rPr>
                <w:rStyle w:val="Hyperlink"/>
                <w:noProof/>
              </w:rPr>
              <w:lastRenderedPageBreak/>
              <w:fldChar w:fldCharType="begin"/>
            </w:r>
            <w:r w:rsidRPr="00836CA4">
              <w:rPr>
                <w:rStyle w:val="Hyperlink"/>
                <w:noProof/>
              </w:rPr>
              <w:instrText xml:space="preserve"> </w:instrText>
            </w:r>
            <w:r>
              <w:rPr>
                <w:noProof/>
              </w:rPr>
              <w:instrText>HYPERLINK \l "_Toc454819681"</w:instrText>
            </w:r>
            <w:r w:rsidRPr="00836CA4">
              <w:rPr>
                <w:rStyle w:val="Hyperlink"/>
                <w:noProof/>
              </w:rPr>
              <w:instrText xml:space="preserve"> </w:instrText>
            </w:r>
            <w:r w:rsidRPr="00836CA4">
              <w:rPr>
                <w:rStyle w:val="Hyperlink"/>
                <w:noProof/>
              </w:rPr>
              <w:fldChar w:fldCharType="separate"/>
            </w:r>
            <w:r w:rsidRPr="00836CA4">
              <w:rPr>
                <w:rStyle w:val="Hyperlink"/>
                <w:noProof/>
              </w:rPr>
              <w:t>2.2.14.2</w:t>
            </w:r>
            <w:r>
              <w:rPr>
                <w:rFonts w:asciiTheme="minorHAnsi" w:eastAsiaTheme="minorEastAsia" w:hAnsiTheme="minorHAnsi" w:cstheme="minorBidi"/>
                <w:caps w:val="0"/>
                <w:noProof/>
                <w:kern w:val="0"/>
                <w:sz w:val="22"/>
                <w:szCs w:val="22"/>
                <w:lang w:eastAsia="en-US"/>
              </w:rPr>
              <w:tab/>
            </w:r>
            <w:r w:rsidRPr="00836CA4">
              <w:rPr>
                <w:rStyle w:val="Hyperlink"/>
                <w:noProof/>
              </w:rPr>
              <w:t>ILLUSTRATION TABLE DETAIL</w:t>
            </w:r>
            <w:r>
              <w:rPr>
                <w:noProof/>
                <w:webHidden/>
              </w:rPr>
              <w:tab/>
            </w:r>
            <w:r>
              <w:rPr>
                <w:noProof/>
                <w:webHidden/>
              </w:rPr>
              <w:fldChar w:fldCharType="begin"/>
            </w:r>
            <w:r>
              <w:rPr>
                <w:noProof/>
                <w:webHidden/>
              </w:rPr>
              <w:instrText xml:space="preserve"> PAGEREF _Toc454819681 \h </w:instrText>
            </w:r>
          </w:ins>
          <w:r>
            <w:rPr>
              <w:noProof/>
              <w:webHidden/>
            </w:rPr>
          </w:r>
          <w:r>
            <w:rPr>
              <w:noProof/>
              <w:webHidden/>
            </w:rPr>
            <w:fldChar w:fldCharType="separate"/>
          </w:r>
          <w:ins w:id="136" w:author="Foong" w:date="2016-06-27T19:38:00Z">
            <w:r>
              <w:rPr>
                <w:noProof/>
                <w:webHidden/>
              </w:rPr>
              <w:t>40</w:t>
            </w:r>
            <w:r>
              <w:rPr>
                <w:noProof/>
                <w:webHidden/>
              </w:rPr>
              <w:fldChar w:fldCharType="end"/>
            </w:r>
            <w:r w:rsidRPr="00836CA4">
              <w:rPr>
                <w:rStyle w:val="Hyperlink"/>
                <w:noProof/>
              </w:rPr>
              <w:fldChar w:fldCharType="end"/>
            </w:r>
          </w:ins>
        </w:p>
        <w:p w14:paraId="1CF2FEBE" w14:textId="77777777" w:rsidR="007A6F88" w:rsidRDefault="007A6F88">
          <w:pPr>
            <w:pStyle w:val="TOC3"/>
            <w:tabs>
              <w:tab w:val="left" w:pos="880"/>
            </w:tabs>
            <w:rPr>
              <w:ins w:id="137" w:author="Foong" w:date="2016-06-27T19:38:00Z"/>
              <w:rFonts w:asciiTheme="minorHAnsi" w:eastAsiaTheme="minorEastAsia" w:hAnsiTheme="minorHAnsi" w:cstheme="minorBidi"/>
              <w:caps w:val="0"/>
              <w:noProof/>
              <w:kern w:val="0"/>
              <w:sz w:val="22"/>
              <w:szCs w:val="22"/>
              <w:lang w:eastAsia="en-US"/>
            </w:rPr>
          </w:pPr>
          <w:ins w:id="138" w:author="Foong" w:date="2016-06-27T19:38:00Z">
            <w:r w:rsidRPr="00836CA4">
              <w:rPr>
                <w:rStyle w:val="Hyperlink"/>
                <w:noProof/>
              </w:rPr>
              <w:fldChar w:fldCharType="begin"/>
            </w:r>
            <w:r w:rsidRPr="00836CA4">
              <w:rPr>
                <w:rStyle w:val="Hyperlink"/>
                <w:noProof/>
              </w:rPr>
              <w:instrText xml:space="preserve"> </w:instrText>
            </w:r>
            <w:r>
              <w:rPr>
                <w:noProof/>
              </w:rPr>
              <w:instrText>HYPERLINK \l "_Toc454819682"</w:instrText>
            </w:r>
            <w:r w:rsidRPr="00836CA4">
              <w:rPr>
                <w:rStyle w:val="Hyperlink"/>
                <w:noProof/>
              </w:rPr>
              <w:instrText xml:space="preserve"> </w:instrText>
            </w:r>
            <w:r w:rsidRPr="00836CA4">
              <w:rPr>
                <w:rStyle w:val="Hyperlink"/>
                <w:noProof/>
              </w:rPr>
              <w:fldChar w:fldCharType="separate"/>
            </w:r>
            <w:r w:rsidRPr="00836CA4">
              <w:rPr>
                <w:rStyle w:val="Hyperlink"/>
                <w:noProof/>
              </w:rPr>
              <w:t>2.2.14.3</w:t>
            </w:r>
            <w:r>
              <w:rPr>
                <w:rFonts w:asciiTheme="minorHAnsi" w:eastAsiaTheme="minorEastAsia" w:hAnsiTheme="minorHAnsi" w:cstheme="minorBidi"/>
                <w:caps w:val="0"/>
                <w:noProof/>
                <w:kern w:val="0"/>
                <w:sz w:val="22"/>
                <w:szCs w:val="22"/>
                <w:lang w:eastAsia="en-US"/>
              </w:rPr>
              <w:tab/>
            </w:r>
            <w:r w:rsidRPr="00836CA4">
              <w:rPr>
                <w:rStyle w:val="Hyperlink"/>
                <w:noProof/>
              </w:rPr>
              <w:t>Formula</w:t>
            </w:r>
            <w:r>
              <w:rPr>
                <w:noProof/>
                <w:webHidden/>
              </w:rPr>
              <w:tab/>
            </w:r>
            <w:r>
              <w:rPr>
                <w:noProof/>
                <w:webHidden/>
              </w:rPr>
              <w:fldChar w:fldCharType="begin"/>
            </w:r>
            <w:r>
              <w:rPr>
                <w:noProof/>
                <w:webHidden/>
              </w:rPr>
              <w:instrText xml:space="preserve"> PAGEREF _Toc454819682 \h </w:instrText>
            </w:r>
          </w:ins>
          <w:r>
            <w:rPr>
              <w:noProof/>
              <w:webHidden/>
            </w:rPr>
          </w:r>
          <w:r>
            <w:rPr>
              <w:noProof/>
              <w:webHidden/>
            </w:rPr>
            <w:fldChar w:fldCharType="separate"/>
          </w:r>
          <w:ins w:id="139" w:author="Foong" w:date="2016-06-27T19:38:00Z">
            <w:r>
              <w:rPr>
                <w:noProof/>
                <w:webHidden/>
              </w:rPr>
              <w:t>41</w:t>
            </w:r>
            <w:r>
              <w:rPr>
                <w:noProof/>
                <w:webHidden/>
              </w:rPr>
              <w:fldChar w:fldCharType="end"/>
            </w:r>
            <w:r w:rsidRPr="00836CA4">
              <w:rPr>
                <w:rStyle w:val="Hyperlink"/>
                <w:noProof/>
              </w:rPr>
              <w:fldChar w:fldCharType="end"/>
            </w:r>
          </w:ins>
        </w:p>
        <w:p w14:paraId="312372E0" w14:textId="77777777" w:rsidR="007A6F88" w:rsidRDefault="007A6F88">
          <w:pPr>
            <w:pStyle w:val="TOC3"/>
            <w:tabs>
              <w:tab w:val="left" w:pos="880"/>
            </w:tabs>
            <w:rPr>
              <w:ins w:id="140" w:author="Foong" w:date="2016-06-27T19:38:00Z"/>
              <w:rFonts w:asciiTheme="minorHAnsi" w:eastAsiaTheme="minorEastAsia" w:hAnsiTheme="minorHAnsi" w:cstheme="minorBidi"/>
              <w:caps w:val="0"/>
              <w:noProof/>
              <w:kern w:val="0"/>
              <w:sz w:val="22"/>
              <w:szCs w:val="22"/>
              <w:lang w:eastAsia="en-US"/>
            </w:rPr>
          </w:pPr>
          <w:ins w:id="141" w:author="Foong" w:date="2016-06-27T19:38:00Z">
            <w:r w:rsidRPr="00836CA4">
              <w:rPr>
                <w:rStyle w:val="Hyperlink"/>
                <w:noProof/>
              </w:rPr>
              <w:fldChar w:fldCharType="begin"/>
            </w:r>
            <w:r w:rsidRPr="00836CA4">
              <w:rPr>
                <w:rStyle w:val="Hyperlink"/>
                <w:noProof/>
              </w:rPr>
              <w:instrText xml:space="preserve"> </w:instrText>
            </w:r>
            <w:r>
              <w:rPr>
                <w:noProof/>
              </w:rPr>
              <w:instrText>HYPERLINK \l "_Toc454819688"</w:instrText>
            </w:r>
            <w:r w:rsidRPr="00836CA4">
              <w:rPr>
                <w:rStyle w:val="Hyperlink"/>
                <w:noProof/>
              </w:rPr>
              <w:instrText xml:space="preserve"> </w:instrText>
            </w:r>
            <w:r w:rsidRPr="00836CA4">
              <w:rPr>
                <w:rStyle w:val="Hyperlink"/>
                <w:noProof/>
              </w:rPr>
              <w:fldChar w:fldCharType="separate"/>
            </w:r>
            <w:r w:rsidRPr="00836CA4">
              <w:rPr>
                <w:rStyle w:val="Hyperlink"/>
                <w:noProof/>
              </w:rPr>
              <w:t>2.2.14.4</w:t>
            </w:r>
            <w:r>
              <w:rPr>
                <w:rFonts w:asciiTheme="minorHAnsi" w:eastAsiaTheme="minorEastAsia" w:hAnsiTheme="minorHAnsi" w:cstheme="minorBidi"/>
                <w:caps w:val="0"/>
                <w:noProof/>
                <w:kern w:val="0"/>
                <w:sz w:val="22"/>
                <w:szCs w:val="22"/>
                <w:lang w:eastAsia="en-US"/>
              </w:rPr>
              <w:tab/>
            </w:r>
            <w:r w:rsidRPr="00836CA4">
              <w:rPr>
                <w:rStyle w:val="Hyperlink"/>
                <w:noProof/>
              </w:rPr>
              <w:t>IMPORT RATES</w:t>
            </w:r>
            <w:r>
              <w:rPr>
                <w:noProof/>
                <w:webHidden/>
              </w:rPr>
              <w:tab/>
            </w:r>
            <w:r>
              <w:rPr>
                <w:noProof/>
                <w:webHidden/>
              </w:rPr>
              <w:fldChar w:fldCharType="begin"/>
            </w:r>
            <w:r>
              <w:rPr>
                <w:noProof/>
                <w:webHidden/>
              </w:rPr>
              <w:instrText xml:space="preserve"> PAGEREF _Toc454819688 \h </w:instrText>
            </w:r>
          </w:ins>
          <w:r>
            <w:rPr>
              <w:noProof/>
              <w:webHidden/>
            </w:rPr>
          </w:r>
          <w:r>
            <w:rPr>
              <w:noProof/>
              <w:webHidden/>
            </w:rPr>
            <w:fldChar w:fldCharType="separate"/>
          </w:r>
          <w:ins w:id="142" w:author="Foong" w:date="2016-06-27T19:38:00Z">
            <w:r>
              <w:rPr>
                <w:noProof/>
                <w:webHidden/>
              </w:rPr>
              <w:t>42</w:t>
            </w:r>
            <w:r>
              <w:rPr>
                <w:noProof/>
                <w:webHidden/>
              </w:rPr>
              <w:fldChar w:fldCharType="end"/>
            </w:r>
            <w:r w:rsidRPr="00836CA4">
              <w:rPr>
                <w:rStyle w:val="Hyperlink"/>
                <w:noProof/>
              </w:rPr>
              <w:fldChar w:fldCharType="end"/>
            </w:r>
          </w:ins>
        </w:p>
        <w:p w14:paraId="37FAC987" w14:textId="77777777" w:rsidR="007A6F88" w:rsidRDefault="007A6F88">
          <w:pPr>
            <w:pStyle w:val="TOC3"/>
            <w:tabs>
              <w:tab w:val="left" w:pos="880"/>
            </w:tabs>
            <w:rPr>
              <w:ins w:id="143" w:author="Foong" w:date="2016-06-27T19:38:00Z"/>
              <w:rFonts w:asciiTheme="minorHAnsi" w:eastAsiaTheme="minorEastAsia" w:hAnsiTheme="minorHAnsi" w:cstheme="minorBidi"/>
              <w:caps w:val="0"/>
              <w:noProof/>
              <w:kern w:val="0"/>
              <w:sz w:val="22"/>
              <w:szCs w:val="22"/>
              <w:lang w:eastAsia="en-US"/>
            </w:rPr>
          </w:pPr>
          <w:ins w:id="144" w:author="Foong" w:date="2016-06-27T19:38:00Z">
            <w:r w:rsidRPr="00836CA4">
              <w:rPr>
                <w:rStyle w:val="Hyperlink"/>
                <w:noProof/>
              </w:rPr>
              <w:fldChar w:fldCharType="begin"/>
            </w:r>
            <w:r w:rsidRPr="00836CA4">
              <w:rPr>
                <w:rStyle w:val="Hyperlink"/>
                <w:noProof/>
              </w:rPr>
              <w:instrText xml:space="preserve"> </w:instrText>
            </w:r>
            <w:r>
              <w:rPr>
                <w:noProof/>
              </w:rPr>
              <w:instrText>HYPERLINK \l "_Toc454819689"</w:instrText>
            </w:r>
            <w:r w:rsidRPr="00836CA4">
              <w:rPr>
                <w:rStyle w:val="Hyperlink"/>
                <w:noProof/>
              </w:rPr>
              <w:instrText xml:space="preserve"> </w:instrText>
            </w:r>
            <w:r w:rsidRPr="00836CA4">
              <w:rPr>
                <w:rStyle w:val="Hyperlink"/>
                <w:noProof/>
              </w:rPr>
              <w:fldChar w:fldCharType="separate"/>
            </w:r>
            <w:r w:rsidRPr="00836CA4">
              <w:rPr>
                <w:rStyle w:val="Hyperlink"/>
                <w:noProof/>
              </w:rPr>
              <w:t>2.2.14.5</w:t>
            </w:r>
            <w:r>
              <w:rPr>
                <w:rFonts w:asciiTheme="minorHAnsi" w:eastAsiaTheme="minorEastAsia" w:hAnsiTheme="minorHAnsi" w:cstheme="minorBidi"/>
                <w:caps w:val="0"/>
                <w:noProof/>
                <w:kern w:val="0"/>
                <w:sz w:val="22"/>
                <w:szCs w:val="22"/>
                <w:lang w:eastAsia="en-US"/>
              </w:rPr>
              <w:tab/>
            </w:r>
            <w:r w:rsidRPr="00836CA4">
              <w:rPr>
                <w:rStyle w:val="Hyperlink"/>
                <w:noProof/>
              </w:rPr>
              <w:t>FIELD MAPPING</w:t>
            </w:r>
            <w:r>
              <w:rPr>
                <w:noProof/>
                <w:webHidden/>
              </w:rPr>
              <w:tab/>
            </w:r>
            <w:r>
              <w:rPr>
                <w:noProof/>
                <w:webHidden/>
              </w:rPr>
              <w:fldChar w:fldCharType="begin"/>
            </w:r>
            <w:r>
              <w:rPr>
                <w:noProof/>
                <w:webHidden/>
              </w:rPr>
              <w:instrText xml:space="preserve"> PAGEREF _Toc454819689 \h </w:instrText>
            </w:r>
          </w:ins>
          <w:r>
            <w:rPr>
              <w:noProof/>
              <w:webHidden/>
            </w:rPr>
          </w:r>
          <w:r>
            <w:rPr>
              <w:noProof/>
              <w:webHidden/>
            </w:rPr>
            <w:fldChar w:fldCharType="separate"/>
          </w:r>
          <w:ins w:id="145" w:author="Foong" w:date="2016-06-27T19:38:00Z">
            <w:r>
              <w:rPr>
                <w:noProof/>
                <w:webHidden/>
              </w:rPr>
              <w:t>43</w:t>
            </w:r>
            <w:r>
              <w:rPr>
                <w:noProof/>
                <w:webHidden/>
              </w:rPr>
              <w:fldChar w:fldCharType="end"/>
            </w:r>
            <w:r w:rsidRPr="00836CA4">
              <w:rPr>
                <w:rStyle w:val="Hyperlink"/>
                <w:noProof/>
              </w:rPr>
              <w:fldChar w:fldCharType="end"/>
            </w:r>
          </w:ins>
        </w:p>
        <w:p w14:paraId="2B1204D4" w14:textId="77777777" w:rsidR="007A6F88" w:rsidRDefault="007A6F88">
          <w:pPr>
            <w:pStyle w:val="TOC3"/>
            <w:rPr>
              <w:ins w:id="146" w:author="Foong" w:date="2016-06-27T19:38:00Z"/>
              <w:rFonts w:asciiTheme="minorHAnsi" w:eastAsiaTheme="minorEastAsia" w:hAnsiTheme="minorHAnsi" w:cstheme="minorBidi"/>
              <w:caps w:val="0"/>
              <w:noProof/>
              <w:kern w:val="0"/>
              <w:sz w:val="22"/>
              <w:szCs w:val="22"/>
              <w:lang w:eastAsia="en-US"/>
            </w:rPr>
          </w:pPr>
          <w:ins w:id="147" w:author="Foong" w:date="2016-06-27T19:38:00Z">
            <w:r w:rsidRPr="00836CA4">
              <w:rPr>
                <w:rStyle w:val="Hyperlink"/>
                <w:noProof/>
              </w:rPr>
              <w:fldChar w:fldCharType="begin"/>
            </w:r>
            <w:r w:rsidRPr="00836CA4">
              <w:rPr>
                <w:rStyle w:val="Hyperlink"/>
                <w:noProof/>
              </w:rPr>
              <w:instrText xml:space="preserve"> </w:instrText>
            </w:r>
            <w:r>
              <w:rPr>
                <w:noProof/>
              </w:rPr>
              <w:instrText>HYPERLINK \l "_Toc454819691"</w:instrText>
            </w:r>
            <w:r w:rsidRPr="00836CA4">
              <w:rPr>
                <w:rStyle w:val="Hyperlink"/>
                <w:noProof/>
              </w:rPr>
              <w:instrText xml:space="preserve"> </w:instrText>
            </w:r>
            <w:r w:rsidRPr="00836CA4">
              <w:rPr>
                <w:rStyle w:val="Hyperlink"/>
                <w:noProof/>
              </w:rPr>
              <w:fldChar w:fldCharType="separate"/>
            </w:r>
            <w:r w:rsidRPr="00836CA4">
              <w:rPr>
                <w:rStyle w:val="Hyperlink"/>
                <w:rFonts w:cs="Times New Roman"/>
                <w:noProof/>
              </w:rPr>
              <w:t>2.2.15</w:t>
            </w:r>
            <w:r>
              <w:rPr>
                <w:rFonts w:asciiTheme="minorHAnsi" w:eastAsiaTheme="minorEastAsia" w:hAnsiTheme="minorHAnsi" w:cstheme="minorBidi"/>
                <w:caps w:val="0"/>
                <w:noProof/>
                <w:kern w:val="0"/>
                <w:sz w:val="22"/>
                <w:szCs w:val="22"/>
                <w:lang w:eastAsia="en-US"/>
              </w:rPr>
              <w:tab/>
            </w:r>
            <w:r w:rsidRPr="00836CA4">
              <w:rPr>
                <w:rStyle w:val="Hyperlink"/>
                <w:noProof/>
              </w:rPr>
              <w:t>Product compilation</w:t>
            </w:r>
            <w:r>
              <w:rPr>
                <w:noProof/>
                <w:webHidden/>
              </w:rPr>
              <w:tab/>
            </w:r>
            <w:r>
              <w:rPr>
                <w:noProof/>
                <w:webHidden/>
              </w:rPr>
              <w:fldChar w:fldCharType="begin"/>
            </w:r>
            <w:r>
              <w:rPr>
                <w:noProof/>
                <w:webHidden/>
              </w:rPr>
              <w:instrText xml:space="preserve"> PAGEREF _Toc454819691 \h </w:instrText>
            </w:r>
          </w:ins>
          <w:r>
            <w:rPr>
              <w:noProof/>
              <w:webHidden/>
            </w:rPr>
          </w:r>
          <w:r>
            <w:rPr>
              <w:noProof/>
              <w:webHidden/>
            </w:rPr>
            <w:fldChar w:fldCharType="separate"/>
          </w:r>
          <w:ins w:id="148" w:author="Foong" w:date="2016-06-27T19:38:00Z">
            <w:r>
              <w:rPr>
                <w:noProof/>
                <w:webHidden/>
              </w:rPr>
              <w:t>44</w:t>
            </w:r>
            <w:r>
              <w:rPr>
                <w:noProof/>
                <w:webHidden/>
              </w:rPr>
              <w:fldChar w:fldCharType="end"/>
            </w:r>
            <w:r w:rsidRPr="00836CA4">
              <w:rPr>
                <w:rStyle w:val="Hyperlink"/>
                <w:noProof/>
              </w:rPr>
              <w:fldChar w:fldCharType="end"/>
            </w:r>
          </w:ins>
        </w:p>
        <w:p w14:paraId="6D50091D" w14:textId="77777777" w:rsidR="007A6F88" w:rsidRDefault="007A6F88">
          <w:pPr>
            <w:pStyle w:val="TOC3"/>
            <w:rPr>
              <w:ins w:id="149" w:author="Foong" w:date="2016-06-27T19:38:00Z"/>
              <w:rFonts w:asciiTheme="minorHAnsi" w:eastAsiaTheme="minorEastAsia" w:hAnsiTheme="minorHAnsi" w:cstheme="minorBidi"/>
              <w:caps w:val="0"/>
              <w:noProof/>
              <w:kern w:val="0"/>
              <w:sz w:val="22"/>
              <w:szCs w:val="22"/>
              <w:lang w:eastAsia="en-US"/>
            </w:rPr>
          </w:pPr>
          <w:ins w:id="150" w:author="Foong" w:date="2016-06-27T19:38:00Z">
            <w:r w:rsidRPr="00836CA4">
              <w:rPr>
                <w:rStyle w:val="Hyperlink"/>
                <w:noProof/>
              </w:rPr>
              <w:fldChar w:fldCharType="begin"/>
            </w:r>
            <w:r w:rsidRPr="00836CA4">
              <w:rPr>
                <w:rStyle w:val="Hyperlink"/>
                <w:noProof/>
              </w:rPr>
              <w:instrText xml:space="preserve"> </w:instrText>
            </w:r>
            <w:r>
              <w:rPr>
                <w:noProof/>
              </w:rPr>
              <w:instrText>HYPERLINK \l "_Toc454819692"</w:instrText>
            </w:r>
            <w:r w:rsidRPr="00836CA4">
              <w:rPr>
                <w:rStyle w:val="Hyperlink"/>
                <w:noProof/>
              </w:rPr>
              <w:instrText xml:space="preserve"> </w:instrText>
            </w:r>
            <w:r w:rsidRPr="00836CA4">
              <w:rPr>
                <w:rStyle w:val="Hyperlink"/>
                <w:noProof/>
              </w:rPr>
              <w:fldChar w:fldCharType="separate"/>
            </w:r>
            <w:r w:rsidRPr="00836CA4">
              <w:rPr>
                <w:rStyle w:val="Hyperlink"/>
                <w:rFonts w:cs="Times New Roman"/>
                <w:noProof/>
              </w:rPr>
              <w:t>2.2.16</w:t>
            </w:r>
            <w:r>
              <w:rPr>
                <w:rFonts w:asciiTheme="minorHAnsi" w:eastAsiaTheme="minorEastAsia" w:hAnsiTheme="minorHAnsi" w:cstheme="minorBidi"/>
                <w:caps w:val="0"/>
                <w:noProof/>
                <w:kern w:val="0"/>
                <w:sz w:val="22"/>
                <w:szCs w:val="22"/>
                <w:lang w:eastAsia="en-US"/>
              </w:rPr>
              <w:tab/>
            </w:r>
            <w:r w:rsidRPr="00836CA4">
              <w:rPr>
                <w:rStyle w:val="Hyperlink"/>
                <w:noProof/>
              </w:rPr>
              <w:t>Appendix</w:t>
            </w:r>
            <w:r>
              <w:rPr>
                <w:noProof/>
                <w:webHidden/>
              </w:rPr>
              <w:tab/>
            </w:r>
            <w:r>
              <w:rPr>
                <w:noProof/>
                <w:webHidden/>
              </w:rPr>
              <w:fldChar w:fldCharType="begin"/>
            </w:r>
            <w:r>
              <w:rPr>
                <w:noProof/>
                <w:webHidden/>
              </w:rPr>
              <w:instrText xml:space="preserve"> PAGEREF _Toc454819692 \h </w:instrText>
            </w:r>
          </w:ins>
          <w:r>
            <w:rPr>
              <w:noProof/>
              <w:webHidden/>
            </w:rPr>
          </w:r>
          <w:r>
            <w:rPr>
              <w:noProof/>
              <w:webHidden/>
            </w:rPr>
            <w:fldChar w:fldCharType="separate"/>
          </w:r>
          <w:ins w:id="151" w:author="Foong" w:date="2016-06-27T19:38:00Z">
            <w:r>
              <w:rPr>
                <w:noProof/>
                <w:webHidden/>
              </w:rPr>
              <w:t>46</w:t>
            </w:r>
            <w:r>
              <w:rPr>
                <w:noProof/>
                <w:webHidden/>
              </w:rPr>
              <w:fldChar w:fldCharType="end"/>
            </w:r>
            <w:r w:rsidRPr="00836CA4">
              <w:rPr>
                <w:rStyle w:val="Hyperlink"/>
                <w:noProof/>
              </w:rPr>
              <w:fldChar w:fldCharType="end"/>
            </w:r>
          </w:ins>
        </w:p>
        <w:p w14:paraId="327A7E0B" w14:textId="77777777" w:rsidR="006E1B62" w:rsidDel="007A6F88" w:rsidRDefault="006E1B62">
          <w:pPr>
            <w:pStyle w:val="TOC1"/>
            <w:rPr>
              <w:del w:id="152" w:author="Foong" w:date="2016-06-27T19:38:00Z"/>
              <w:rFonts w:asciiTheme="minorHAnsi" w:eastAsiaTheme="minorEastAsia" w:hAnsiTheme="minorHAnsi" w:cstheme="minorBidi"/>
              <w:b w:val="0"/>
              <w:bCs w:val="0"/>
              <w:caps w:val="0"/>
              <w:noProof/>
              <w:szCs w:val="22"/>
              <w:lang w:val="en-MY" w:eastAsia="en-MY"/>
            </w:rPr>
          </w:pPr>
          <w:del w:id="153" w:author="Foong" w:date="2016-06-27T19:38:00Z">
            <w:r w:rsidRPr="007A6F88" w:rsidDel="007A6F88">
              <w:rPr>
                <w:rPrChange w:id="154" w:author="Foong" w:date="2016-06-27T19:38:00Z">
                  <w:rPr>
                    <w:rStyle w:val="Hyperlink"/>
                    <w:b/>
                    <w:bCs/>
                    <w:caps w:val="0"/>
                    <w:noProof/>
                  </w:rPr>
                </w:rPrChange>
              </w:rPr>
              <w:delText>1</w:delText>
            </w:r>
            <w:r w:rsidDel="007A6F88">
              <w:rPr>
                <w:rFonts w:asciiTheme="minorHAnsi" w:eastAsiaTheme="minorEastAsia" w:hAnsiTheme="minorHAnsi" w:cstheme="minorBidi"/>
                <w:b w:val="0"/>
                <w:bCs w:val="0"/>
                <w:caps w:val="0"/>
                <w:noProof/>
                <w:szCs w:val="22"/>
                <w:lang w:val="en-MY" w:eastAsia="en-MY"/>
              </w:rPr>
              <w:tab/>
            </w:r>
            <w:r w:rsidRPr="007A6F88" w:rsidDel="007A6F88">
              <w:rPr>
                <w:rPrChange w:id="155" w:author="Foong" w:date="2016-06-27T19:38:00Z">
                  <w:rPr>
                    <w:rStyle w:val="Hyperlink"/>
                    <w:b/>
                    <w:bCs/>
                    <w:caps w:val="0"/>
                    <w:noProof/>
                  </w:rPr>
                </w:rPrChange>
              </w:rPr>
              <w:delText>INTRODUCTION</w:delText>
            </w:r>
            <w:r w:rsidDel="007A6F88">
              <w:rPr>
                <w:noProof/>
                <w:webHidden/>
              </w:rPr>
              <w:tab/>
            </w:r>
            <w:r w:rsidR="00703424" w:rsidDel="007A6F88">
              <w:rPr>
                <w:noProof/>
                <w:webHidden/>
              </w:rPr>
              <w:delText>7</w:delText>
            </w:r>
          </w:del>
        </w:p>
        <w:p w14:paraId="2042440A" w14:textId="77777777" w:rsidR="006E1B62" w:rsidDel="007A6F88" w:rsidRDefault="006E1B62">
          <w:pPr>
            <w:pStyle w:val="TOC2"/>
            <w:rPr>
              <w:del w:id="156" w:author="Foong" w:date="2016-06-27T19:38:00Z"/>
              <w:rFonts w:asciiTheme="minorHAnsi" w:eastAsiaTheme="minorEastAsia" w:hAnsiTheme="minorHAnsi" w:cstheme="minorBidi"/>
              <w:caps w:val="0"/>
              <w:noProof/>
              <w:sz w:val="22"/>
              <w:szCs w:val="22"/>
              <w:lang w:val="en-MY" w:eastAsia="en-MY"/>
            </w:rPr>
          </w:pPr>
          <w:del w:id="157" w:author="Foong" w:date="2016-06-27T19:38:00Z">
            <w:r w:rsidRPr="007A6F88" w:rsidDel="007A6F88">
              <w:rPr>
                <w:rPrChange w:id="158" w:author="Foong" w:date="2016-06-27T19:38:00Z">
                  <w:rPr>
                    <w:rStyle w:val="Hyperlink"/>
                    <w:rFonts w:cs="Arial"/>
                    <w:caps w:val="0"/>
                    <w:noProof/>
                  </w:rPr>
                </w:rPrChange>
              </w:rPr>
              <w:delText>1.1</w:delText>
            </w:r>
            <w:r w:rsidDel="007A6F88">
              <w:rPr>
                <w:rFonts w:asciiTheme="minorHAnsi" w:eastAsiaTheme="minorEastAsia" w:hAnsiTheme="minorHAnsi" w:cstheme="minorBidi"/>
                <w:caps w:val="0"/>
                <w:noProof/>
                <w:sz w:val="22"/>
                <w:szCs w:val="22"/>
                <w:lang w:val="en-MY" w:eastAsia="en-MY"/>
              </w:rPr>
              <w:tab/>
            </w:r>
            <w:r w:rsidRPr="007A6F88" w:rsidDel="007A6F88">
              <w:rPr>
                <w:rPrChange w:id="159" w:author="Foong" w:date="2016-06-27T19:38:00Z">
                  <w:rPr>
                    <w:rStyle w:val="Hyperlink"/>
                    <w:rFonts w:cs="Arial"/>
                    <w:caps w:val="0"/>
                    <w:noProof/>
                  </w:rPr>
                </w:rPrChange>
              </w:rPr>
              <w:delText>OBJECTIVE</w:delText>
            </w:r>
            <w:r w:rsidDel="007A6F88">
              <w:rPr>
                <w:noProof/>
                <w:webHidden/>
              </w:rPr>
              <w:tab/>
            </w:r>
            <w:r w:rsidR="00703424" w:rsidDel="007A6F88">
              <w:rPr>
                <w:noProof/>
                <w:webHidden/>
              </w:rPr>
              <w:delText>7</w:delText>
            </w:r>
          </w:del>
        </w:p>
        <w:p w14:paraId="2938F785" w14:textId="77777777" w:rsidR="006E1B62" w:rsidDel="007A6F88" w:rsidRDefault="006E1B62">
          <w:pPr>
            <w:pStyle w:val="TOC2"/>
            <w:rPr>
              <w:del w:id="160" w:author="Foong" w:date="2016-06-27T19:38:00Z"/>
              <w:rFonts w:asciiTheme="minorHAnsi" w:eastAsiaTheme="minorEastAsia" w:hAnsiTheme="minorHAnsi" w:cstheme="minorBidi"/>
              <w:caps w:val="0"/>
              <w:noProof/>
              <w:sz w:val="22"/>
              <w:szCs w:val="22"/>
              <w:lang w:val="en-MY" w:eastAsia="en-MY"/>
            </w:rPr>
          </w:pPr>
          <w:del w:id="161" w:author="Foong" w:date="2016-06-27T19:38:00Z">
            <w:r w:rsidRPr="007A6F88" w:rsidDel="007A6F88">
              <w:rPr>
                <w:rPrChange w:id="162" w:author="Foong" w:date="2016-06-27T19:38:00Z">
                  <w:rPr>
                    <w:rStyle w:val="Hyperlink"/>
                    <w:rFonts w:cs="Arial"/>
                    <w:caps w:val="0"/>
                    <w:noProof/>
                  </w:rPr>
                </w:rPrChange>
              </w:rPr>
              <w:delText>1.2</w:delText>
            </w:r>
            <w:r w:rsidDel="007A6F88">
              <w:rPr>
                <w:rFonts w:asciiTheme="minorHAnsi" w:eastAsiaTheme="minorEastAsia" w:hAnsiTheme="minorHAnsi" w:cstheme="minorBidi"/>
                <w:caps w:val="0"/>
                <w:noProof/>
                <w:sz w:val="22"/>
                <w:szCs w:val="22"/>
                <w:lang w:val="en-MY" w:eastAsia="en-MY"/>
              </w:rPr>
              <w:tab/>
            </w:r>
            <w:r w:rsidRPr="007A6F88" w:rsidDel="007A6F88">
              <w:rPr>
                <w:rPrChange w:id="163" w:author="Foong" w:date="2016-06-27T19:38:00Z">
                  <w:rPr>
                    <w:rStyle w:val="Hyperlink"/>
                    <w:rFonts w:cs="Arial"/>
                    <w:caps w:val="0"/>
                    <w:noProof/>
                  </w:rPr>
                </w:rPrChange>
              </w:rPr>
              <w:delText>project Scope</w:delText>
            </w:r>
            <w:r w:rsidDel="007A6F88">
              <w:rPr>
                <w:noProof/>
                <w:webHidden/>
              </w:rPr>
              <w:tab/>
            </w:r>
            <w:r w:rsidR="00703424" w:rsidDel="007A6F88">
              <w:rPr>
                <w:noProof/>
                <w:webHidden/>
              </w:rPr>
              <w:delText>7</w:delText>
            </w:r>
          </w:del>
        </w:p>
        <w:p w14:paraId="097C7286" w14:textId="77777777" w:rsidR="006E1B62" w:rsidDel="007A6F88" w:rsidRDefault="006E1B62">
          <w:pPr>
            <w:pStyle w:val="TOC2"/>
            <w:rPr>
              <w:del w:id="164" w:author="Foong" w:date="2016-06-27T19:38:00Z"/>
              <w:rFonts w:asciiTheme="minorHAnsi" w:eastAsiaTheme="minorEastAsia" w:hAnsiTheme="minorHAnsi" w:cstheme="minorBidi"/>
              <w:caps w:val="0"/>
              <w:noProof/>
              <w:sz w:val="22"/>
              <w:szCs w:val="22"/>
              <w:lang w:val="en-MY" w:eastAsia="en-MY"/>
            </w:rPr>
          </w:pPr>
          <w:del w:id="165" w:author="Foong" w:date="2016-06-27T19:38:00Z">
            <w:r w:rsidRPr="007A6F88" w:rsidDel="007A6F88">
              <w:rPr>
                <w:rPrChange w:id="166" w:author="Foong" w:date="2016-06-27T19:38:00Z">
                  <w:rPr>
                    <w:rStyle w:val="Hyperlink"/>
                    <w:rFonts w:cs="Arial"/>
                    <w:caps w:val="0"/>
                    <w:noProof/>
                  </w:rPr>
                </w:rPrChange>
              </w:rPr>
              <w:delText>1.3</w:delText>
            </w:r>
            <w:r w:rsidDel="007A6F88">
              <w:rPr>
                <w:rFonts w:asciiTheme="minorHAnsi" w:eastAsiaTheme="minorEastAsia" w:hAnsiTheme="minorHAnsi" w:cstheme="minorBidi"/>
                <w:caps w:val="0"/>
                <w:noProof/>
                <w:sz w:val="22"/>
                <w:szCs w:val="22"/>
                <w:lang w:val="en-MY" w:eastAsia="en-MY"/>
              </w:rPr>
              <w:tab/>
            </w:r>
            <w:r w:rsidRPr="007A6F88" w:rsidDel="007A6F88">
              <w:rPr>
                <w:rPrChange w:id="167" w:author="Foong" w:date="2016-06-27T19:38:00Z">
                  <w:rPr>
                    <w:rStyle w:val="Hyperlink"/>
                    <w:rFonts w:cs="Arial"/>
                    <w:caps w:val="0"/>
                    <w:noProof/>
                  </w:rPr>
                </w:rPrChange>
              </w:rPr>
              <w:delText>abbreviations</w:delText>
            </w:r>
            <w:r w:rsidDel="007A6F88">
              <w:rPr>
                <w:noProof/>
                <w:webHidden/>
              </w:rPr>
              <w:tab/>
            </w:r>
            <w:r w:rsidR="00703424" w:rsidDel="007A6F88">
              <w:rPr>
                <w:noProof/>
                <w:webHidden/>
              </w:rPr>
              <w:delText>8</w:delText>
            </w:r>
          </w:del>
        </w:p>
        <w:p w14:paraId="064243EB" w14:textId="77777777" w:rsidR="006E1B62" w:rsidDel="007A6F88" w:rsidRDefault="006E1B62">
          <w:pPr>
            <w:pStyle w:val="TOC2"/>
            <w:rPr>
              <w:del w:id="168" w:author="Foong" w:date="2016-06-27T19:38:00Z"/>
              <w:rFonts w:asciiTheme="minorHAnsi" w:eastAsiaTheme="minorEastAsia" w:hAnsiTheme="minorHAnsi" w:cstheme="minorBidi"/>
              <w:caps w:val="0"/>
              <w:noProof/>
              <w:sz w:val="22"/>
              <w:szCs w:val="22"/>
              <w:lang w:val="en-MY" w:eastAsia="en-MY"/>
            </w:rPr>
          </w:pPr>
          <w:del w:id="169" w:author="Foong" w:date="2016-06-27T19:38:00Z">
            <w:r w:rsidRPr="007A6F88" w:rsidDel="007A6F88">
              <w:rPr>
                <w:rPrChange w:id="170" w:author="Foong" w:date="2016-06-27T19:38:00Z">
                  <w:rPr>
                    <w:rStyle w:val="Hyperlink"/>
                    <w:rFonts w:cs="Arial"/>
                    <w:caps w:val="0"/>
                    <w:noProof/>
                  </w:rPr>
                </w:rPrChange>
              </w:rPr>
              <w:delText>1.4</w:delText>
            </w:r>
            <w:r w:rsidDel="007A6F88">
              <w:rPr>
                <w:rFonts w:asciiTheme="minorHAnsi" w:eastAsiaTheme="minorEastAsia" w:hAnsiTheme="minorHAnsi" w:cstheme="minorBidi"/>
                <w:caps w:val="0"/>
                <w:noProof/>
                <w:sz w:val="22"/>
                <w:szCs w:val="22"/>
                <w:lang w:val="en-MY" w:eastAsia="en-MY"/>
              </w:rPr>
              <w:tab/>
            </w:r>
            <w:r w:rsidRPr="007A6F88" w:rsidDel="007A6F88">
              <w:rPr>
                <w:rPrChange w:id="171" w:author="Foong" w:date="2016-06-27T19:38:00Z">
                  <w:rPr>
                    <w:rStyle w:val="Hyperlink"/>
                    <w:rFonts w:cs="Arial"/>
                    <w:caps w:val="0"/>
                    <w:noProof/>
                  </w:rPr>
                </w:rPrChange>
              </w:rPr>
              <w:delText>study approach</w:delText>
            </w:r>
            <w:r w:rsidDel="007A6F88">
              <w:rPr>
                <w:noProof/>
                <w:webHidden/>
              </w:rPr>
              <w:tab/>
            </w:r>
            <w:r w:rsidR="00703424" w:rsidDel="007A6F88">
              <w:rPr>
                <w:noProof/>
                <w:webHidden/>
              </w:rPr>
              <w:delText>8</w:delText>
            </w:r>
          </w:del>
        </w:p>
        <w:p w14:paraId="37343B8E" w14:textId="77777777" w:rsidR="006E1B62" w:rsidDel="007A6F88" w:rsidRDefault="006E1B62">
          <w:pPr>
            <w:pStyle w:val="TOC1"/>
            <w:rPr>
              <w:del w:id="172" w:author="Foong" w:date="2016-06-27T19:38:00Z"/>
              <w:rFonts w:asciiTheme="minorHAnsi" w:eastAsiaTheme="minorEastAsia" w:hAnsiTheme="minorHAnsi" w:cstheme="minorBidi"/>
              <w:b w:val="0"/>
              <w:bCs w:val="0"/>
              <w:caps w:val="0"/>
              <w:noProof/>
              <w:szCs w:val="22"/>
              <w:lang w:val="en-MY" w:eastAsia="en-MY"/>
            </w:rPr>
          </w:pPr>
          <w:del w:id="173" w:author="Foong" w:date="2016-06-27T19:38:00Z">
            <w:r w:rsidRPr="007A6F88" w:rsidDel="007A6F88">
              <w:rPr>
                <w:rPrChange w:id="174" w:author="Foong" w:date="2016-06-27T19:38:00Z">
                  <w:rPr>
                    <w:rStyle w:val="Hyperlink"/>
                    <w:b/>
                    <w:bCs/>
                    <w:caps w:val="0"/>
                    <w:noProof/>
                  </w:rPr>
                </w:rPrChange>
              </w:rPr>
              <w:delText>2</w:delText>
            </w:r>
            <w:r w:rsidDel="007A6F88">
              <w:rPr>
                <w:rFonts w:asciiTheme="minorHAnsi" w:eastAsiaTheme="minorEastAsia" w:hAnsiTheme="minorHAnsi" w:cstheme="minorBidi"/>
                <w:b w:val="0"/>
                <w:bCs w:val="0"/>
                <w:caps w:val="0"/>
                <w:noProof/>
                <w:szCs w:val="22"/>
                <w:lang w:val="en-MY" w:eastAsia="en-MY"/>
              </w:rPr>
              <w:tab/>
            </w:r>
            <w:r w:rsidRPr="007A6F88" w:rsidDel="007A6F88">
              <w:rPr>
                <w:rPrChange w:id="175" w:author="Foong" w:date="2016-06-27T19:38:00Z">
                  <w:rPr>
                    <w:rStyle w:val="Hyperlink"/>
                    <w:b/>
                    <w:bCs/>
                    <w:caps w:val="0"/>
                    <w:noProof/>
                  </w:rPr>
                </w:rPrChange>
              </w:rPr>
              <w:delText>USER REQUIREMENTS</w:delText>
            </w:r>
            <w:r w:rsidDel="007A6F88">
              <w:rPr>
                <w:noProof/>
                <w:webHidden/>
              </w:rPr>
              <w:tab/>
            </w:r>
            <w:r w:rsidR="00703424" w:rsidDel="007A6F88">
              <w:rPr>
                <w:noProof/>
                <w:webHidden/>
              </w:rPr>
              <w:delText>9</w:delText>
            </w:r>
          </w:del>
        </w:p>
        <w:p w14:paraId="69DD7E5D" w14:textId="77777777" w:rsidR="006E1B62" w:rsidDel="007A6F88" w:rsidRDefault="006E1B62">
          <w:pPr>
            <w:pStyle w:val="TOC2"/>
            <w:rPr>
              <w:del w:id="176" w:author="Foong" w:date="2016-06-27T19:38:00Z"/>
              <w:rFonts w:asciiTheme="minorHAnsi" w:eastAsiaTheme="minorEastAsia" w:hAnsiTheme="minorHAnsi" w:cstheme="minorBidi"/>
              <w:caps w:val="0"/>
              <w:noProof/>
              <w:sz w:val="22"/>
              <w:szCs w:val="22"/>
              <w:lang w:val="en-MY" w:eastAsia="en-MY"/>
            </w:rPr>
          </w:pPr>
          <w:del w:id="177" w:author="Foong" w:date="2016-06-27T19:38:00Z">
            <w:r w:rsidRPr="007A6F88" w:rsidDel="007A6F88">
              <w:rPr>
                <w:rPrChange w:id="178" w:author="Foong" w:date="2016-06-27T19:38:00Z">
                  <w:rPr>
                    <w:rStyle w:val="Hyperlink"/>
                    <w:rFonts w:cs="Arial"/>
                    <w:caps w:val="0"/>
                    <w:noProof/>
                  </w:rPr>
                </w:rPrChange>
              </w:rPr>
              <w:delText>2.1</w:delText>
            </w:r>
            <w:r w:rsidDel="007A6F88">
              <w:rPr>
                <w:rFonts w:asciiTheme="minorHAnsi" w:eastAsiaTheme="minorEastAsia" w:hAnsiTheme="minorHAnsi" w:cstheme="minorBidi"/>
                <w:caps w:val="0"/>
                <w:noProof/>
                <w:sz w:val="22"/>
                <w:szCs w:val="22"/>
                <w:lang w:val="en-MY" w:eastAsia="en-MY"/>
              </w:rPr>
              <w:tab/>
            </w:r>
            <w:r w:rsidRPr="007A6F88" w:rsidDel="007A6F88">
              <w:rPr>
                <w:rPrChange w:id="179" w:author="Foong" w:date="2016-06-27T19:38:00Z">
                  <w:rPr>
                    <w:rStyle w:val="Hyperlink"/>
                    <w:rFonts w:cs="Arial"/>
                    <w:caps w:val="0"/>
                    <w:noProof/>
                  </w:rPr>
                </w:rPrChange>
              </w:rPr>
              <w:delText>Process flow OVERVIEW</w:delText>
            </w:r>
            <w:r w:rsidDel="007A6F88">
              <w:rPr>
                <w:noProof/>
                <w:webHidden/>
              </w:rPr>
              <w:tab/>
            </w:r>
            <w:r w:rsidR="00703424" w:rsidDel="007A6F88">
              <w:rPr>
                <w:noProof/>
                <w:webHidden/>
              </w:rPr>
              <w:delText>9</w:delText>
            </w:r>
          </w:del>
        </w:p>
        <w:p w14:paraId="7145B66F" w14:textId="77777777" w:rsidR="006E1B62" w:rsidDel="007A6F88" w:rsidRDefault="006E1B62">
          <w:pPr>
            <w:pStyle w:val="TOC2"/>
            <w:rPr>
              <w:del w:id="180" w:author="Foong" w:date="2016-06-27T19:38:00Z"/>
              <w:rFonts w:asciiTheme="minorHAnsi" w:eastAsiaTheme="minorEastAsia" w:hAnsiTheme="minorHAnsi" w:cstheme="minorBidi"/>
              <w:caps w:val="0"/>
              <w:noProof/>
              <w:sz w:val="22"/>
              <w:szCs w:val="22"/>
              <w:lang w:val="en-MY" w:eastAsia="en-MY"/>
            </w:rPr>
          </w:pPr>
          <w:del w:id="181" w:author="Foong" w:date="2016-06-27T19:38:00Z">
            <w:r w:rsidRPr="007A6F88" w:rsidDel="007A6F88">
              <w:rPr>
                <w:rPrChange w:id="182" w:author="Foong" w:date="2016-06-27T19:38:00Z">
                  <w:rPr>
                    <w:rStyle w:val="Hyperlink"/>
                    <w:rFonts w:cs="Arial"/>
                    <w:caps w:val="0"/>
                    <w:noProof/>
                  </w:rPr>
                </w:rPrChange>
              </w:rPr>
              <w:delText>2.2</w:delText>
            </w:r>
            <w:r w:rsidDel="007A6F88">
              <w:rPr>
                <w:rFonts w:asciiTheme="minorHAnsi" w:eastAsiaTheme="minorEastAsia" w:hAnsiTheme="minorHAnsi" w:cstheme="minorBidi"/>
                <w:caps w:val="0"/>
                <w:noProof/>
                <w:sz w:val="22"/>
                <w:szCs w:val="22"/>
                <w:lang w:val="en-MY" w:eastAsia="en-MY"/>
              </w:rPr>
              <w:tab/>
            </w:r>
            <w:r w:rsidRPr="007A6F88" w:rsidDel="007A6F88">
              <w:rPr>
                <w:rPrChange w:id="183" w:author="Foong" w:date="2016-06-27T19:38:00Z">
                  <w:rPr>
                    <w:rStyle w:val="Hyperlink"/>
                    <w:rFonts w:cs="Arial"/>
                    <w:caps w:val="0"/>
                    <w:noProof/>
                  </w:rPr>
                </w:rPrChange>
              </w:rPr>
              <w:delText>Product configuration module OVERVIEW</w:delText>
            </w:r>
            <w:r w:rsidDel="007A6F88">
              <w:rPr>
                <w:noProof/>
                <w:webHidden/>
              </w:rPr>
              <w:tab/>
            </w:r>
            <w:r w:rsidR="00703424" w:rsidDel="007A6F88">
              <w:rPr>
                <w:noProof/>
                <w:webHidden/>
              </w:rPr>
              <w:delText>9</w:delText>
            </w:r>
          </w:del>
        </w:p>
        <w:p w14:paraId="1A74BBCF" w14:textId="77777777" w:rsidR="006E1B62" w:rsidDel="007A6F88" w:rsidRDefault="006E1B62">
          <w:pPr>
            <w:pStyle w:val="TOC3"/>
            <w:rPr>
              <w:del w:id="184" w:author="Foong" w:date="2016-06-27T19:38:00Z"/>
              <w:rFonts w:asciiTheme="minorHAnsi" w:eastAsiaTheme="minorEastAsia" w:hAnsiTheme="minorHAnsi" w:cstheme="minorBidi"/>
              <w:caps w:val="0"/>
              <w:noProof/>
              <w:kern w:val="0"/>
              <w:sz w:val="22"/>
              <w:szCs w:val="22"/>
              <w:lang w:val="en-MY" w:eastAsia="en-MY"/>
            </w:rPr>
          </w:pPr>
          <w:del w:id="185" w:author="Foong" w:date="2016-06-27T19:38:00Z">
            <w:r w:rsidRPr="007A6F88" w:rsidDel="007A6F88">
              <w:rPr>
                <w:rPrChange w:id="186" w:author="Foong" w:date="2016-06-27T19:38:00Z">
                  <w:rPr>
                    <w:rStyle w:val="Hyperlink"/>
                    <w:caps w:val="0"/>
                    <w:noProof/>
                  </w:rPr>
                </w:rPrChange>
              </w:rPr>
              <w:delText>2.2.1</w:delText>
            </w:r>
            <w:r w:rsidDel="007A6F88">
              <w:rPr>
                <w:rFonts w:asciiTheme="minorHAnsi" w:eastAsiaTheme="minorEastAsia" w:hAnsiTheme="minorHAnsi" w:cstheme="minorBidi"/>
                <w:caps w:val="0"/>
                <w:noProof/>
                <w:kern w:val="0"/>
                <w:sz w:val="22"/>
                <w:szCs w:val="22"/>
                <w:lang w:val="en-MY" w:eastAsia="en-MY"/>
              </w:rPr>
              <w:tab/>
            </w:r>
            <w:r w:rsidRPr="007A6F88" w:rsidDel="007A6F88">
              <w:rPr>
                <w:rPrChange w:id="187" w:author="Foong" w:date="2016-06-27T19:38:00Z">
                  <w:rPr>
                    <w:rStyle w:val="Hyperlink"/>
                    <w:caps w:val="0"/>
                    <w:noProof/>
                  </w:rPr>
                </w:rPrChange>
              </w:rPr>
              <w:delText>Channel admin</w:delText>
            </w:r>
            <w:r w:rsidDel="007A6F88">
              <w:rPr>
                <w:noProof/>
                <w:webHidden/>
              </w:rPr>
              <w:tab/>
            </w:r>
            <w:r w:rsidR="00703424" w:rsidDel="007A6F88">
              <w:rPr>
                <w:noProof/>
                <w:webHidden/>
              </w:rPr>
              <w:delText>9</w:delText>
            </w:r>
          </w:del>
        </w:p>
        <w:p w14:paraId="0B55B4DE" w14:textId="77777777" w:rsidR="006E1B62" w:rsidDel="007A6F88" w:rsidRDefault="006E1B62">
          <w:pPr>
            <w:pStyle w:val="TOC3"/>
            <w:rPr>
              <w:del w:id="188" w:author="Foong" w:date="2016-06-27T19:38:00Z"/>
              <w:rFonts w:asciiTheme="minorHAnsi" w:eastAsiaTheme="minorEastAsia" w:hAnsiTheme="minorHAnsi" w:cstheme="minorBidi"/>
              <w:caps w:val="0"/>
              <w:noProof/>
              <w:kern w:val="0"/>
              <w:sz w:val="22"/>
              <w:szCs w:val="22"/>
              <w:lang w:val="en-MY" w:eastAsia="en-MY"/>
            </w:rPr>
          </w:pPr>
          <w:del w:id="189" w:author="Foong" w:date="2016-06-27T19:38:00Z">
            <w:r w:rsidRPr="007A6F88" w:rsidDel="007A6F88">
              <w:rPr>
                <w:rPrChange w:id="190" w:author="Foong" w:date="2016-06-27T19:38:00Z">
                  <w:rPr>
                    <w:rStyle w:val="Hyperlink"/>
                    <w:caps w:val="0"/>
                    <w:noProof/>
                  </w:rPr>
                </w:rPrChange>
              </w:rPr>
              <w:delText>2.2.1.1</w:delText>
            </w:r>
            <w:r w:rsidDel="007A6F88">
              <w:rPr>
                <w:rFonts w:asciiTheme="minorHAnsi" w:eastAsiaTheme="minorEastAsia" w:hAnsiTheme="minorHAnsi" w:cstheme="minorBidi"/>
                <w:caps w:val="0"/>
                <w:noProof/>
                <w:kern w:val="0"/>
                <w:sz w:val="22"/>
                <w:szCs w:val="22"/>
                <w:lang w:val="en-MY" w:eastAsia="en-MY"/>
              </w:rPr>
              <w:tab/>
            </w:r>
            <w:r w:rsidRPr="007A6F88" w:rsidDel="007A6F88">
              <w:rPr>
                <w:rPrChange w:id="191" w:author="Foong" w:date="2016-06-27T19:38:00Z">
                  <w:rPr>
                    <w:rStyle w:val="Hyperlink"/>
                    <w:caps w:val="0"/>
                    <w:noProof/>
                  </w:rPr>
                </w:rPrChange>
              </w:rPr>
              <w:delText>MAIN CHANNEL ADMIN</w:delText>
            </w:r>
            <w:r w:rsidDel="007A6F88">
              <w:rPr>
                <w:noProof/>
                <w:webHidden/>
              </w:rPr>
              <w:tab/>
            </w:r>
            <w:r w:rsidR="00703424" w:rsidDel="007A6F88">
              <w:rPr>
                <w:noProof/>
                <w:webHidden/>
              </w:rPr>
              <w:delText>10</w:delText>
            </w:r>
          </w:del>
        </w:p>
        <w:p w14:paraId="720852C1" w14:textId="77777777" w:rsidR="006E1B62" w:rsidDel="007A6F88" w:rsidRDefault="006E1B62">
          <w:pPr>
            <w:pStyle w:val="TOC3"/>
            <w:rPr>
              <w:del w:id="192" w:author="Foong" w:date="2016-06-27T19:38:00Z"/>
              <w:rFonts w:asciiTheme="minorHAnsi" w:eastAsiaTheme="minorEastAsia" w:hAnsiTheme="minorHAnsi" w:cstheme="minorBidi"/>
              <w:caps w:val="0"/>
              <w:noProof/>
              <w:kern w:val="0"/>
              <w:sz w:val="22"/>
              <w:szCs w:val="22"/>
              <w:lang w:val="en-MY" w:eastAsia="en-MY"/>
            </w:rPr>
          </w:pPr>
          <w:del w:id="193" w:author="Foong" w:date="2016-06-27T19:38:00Z">
            <w:r w:rsidRPr="007A6F88" w:rsidDel="007A6F88">
              <w:rPr>
                <w:rPrChange w:id="194" w:author="Foong" w:date="2016-06-27T19:38:00Z">
                  <w:rPr>
                    <w:rStyle w:val="Hyperlink"/>
                    <w:caps w:val="0"/>
                    <w:noProof/>
                  </w:rPr>
                </w:rPrChange>
              </w:rPr>
              <w:delText>2.2.1.2</w:delText>
            </w:r>
            <w:r w:rsidDel="007A6F88">
              <w:rPr>
                <w:rFonts w:asciiTheme="minorHAnsi" w:eastAsiaTheme="minorEastAsia" w:hAnsiTheme="minorHAnsi" w:cstheme="minorBidi"/>
                <w:caps w:val="0"/>
                <w:noProof/>
                <w:kern w:val="0"/>
                <w:sz w:val="22"/>
                <w:szCs w:val="22"/>
                <w:lang w:val="en-MY" w:eastAsia="en-MY"/>
              </w:rPr>
              <w:tab/>
            </w:r>
            <w:r w:rsidRPr="007A6F88" w:rsidDel="007A6F88">
              <w:rPr>
                <w:rPrChange w:id="195" w:author="Foong" w:date="2016-06-27T19:38:00Z">
                  <w:rPr>
                    <w:rStyle w:val="Hyperlink"/>
                    <w:caps w:val="0"/>
                    <w:noProof/>
                  </w:rPr>
                </w:rPrChange>
              </w:rPr>
              <w:delText>SUB CHANNEL ADMIN</w:delText>
            </w:r>
            <w:r w:rsidDel="007A6F88">
              <w:rPr>
                <w:noProof/>
                <w:webHidden/>
              </w:rPr>
              <w:tab/>
            </w:r>
            <w:r w:rsidR="00703424" w:rsidDel="007A6F88">
              <w:rPr>
                <w:noProof/>
                <w:webHidden/>
              </w:rPr>
              <w:delText>10</w:delText>
            </w:r>
          </w:del>
        </w:p>
        <w:p w14:paraId="445BB976" w14:textId="77777777" w:rsidR="006E1B62" w:rsidDel="007A6F88" w:rsidRDefault="006E1B62">
          <w:pPr>
            <w:pStyle w:val="TOC3"/>
            <w:rPr>
              <w:del w:id="196" w:author="Foong" w:date="2016-06-27T19:38:00Z"/>
              <w:rFonts w:asciiTheme="minorHAnsi" w:eastAsiaTheme="minorEastAsia" w:hAnsiTheme="minorHAnsi" w:cstheme="minorBidi"/>
              <w:caps w:val="0"/>
              <w:noProof/>
              <w:kern w:val="0"/>
              <w:sz w:val="22"/>
              <w:szCs w:val="22"/>
              <w:lang w:val="en-MY" w:eastAsia="en-MY"/>
            </w:rPr>
          </w:pPr>
          <w:del w:id="197" w:author="Foong" w:date="2016-06-27T19:38:00Z">
            <w:r w:rsidRPr="007A6F88" w:rsidDel="007A6F88">
              <w:rPr>
                <w:rPrChange w:id="198" w:author="Foong" w:date="2016-06-27T19:38:00Z">
                  <w:rPr>
                    <w:rStyle w:val="Hyperlink"/>
                    <w:caps w:val="0"/>
                    <w:noProof/>
                  </w:rPr>
                </w:rPrChange>
              </w:rPr>
              <w:delText>2.2.2</w:delText>
            </w:r>
            <w:r w:rsidDel="007A6F88">
              <w:rPr>
                <w:rFonts w:asciiTheme="minorHAnsi" w:eastAsiaTheme="minorEastAsia" w:hAnsiTheme="minorHAnsi" w:cstheme="minorBidi"/>
                <w:caps w:val="0"/>
                <w:noProof/>
                <w:kern w:val="0"/>
                <w:sz w:val="22"/>
                <w:szCs w:val="22"/>
                <w:lang w:val="en-MY" w:eastAsia="en-MY"/>
              </w:rPr>
              <w:tab/>
            </w:r>
            <w:r w:rsidRPr="007A6F88" w:rsidDel="007A6F88">
              <w:rPr>
                <w:rPrChange w:id="199" w:author="Foong" w:date="2016-06-27T19:38:00Z">
                  <w:rPr>
                    <w:rStyle w:val="Hyperlink"/>
                    <w:caps w:val="0"/>
                    <w:noProof/>
                  </w:rPr>
                </w:rPrChange>
              </w:rPr>
              <w:delText>Age Method admin</w:delText>
            </w:r>
            <w:r w:rsidDel="007A6F88">
              <w:rPr>
                <w:noProof/>
                <w:webHidden/>
              </w:rPr>
              <w:tab/>
            </w:r>
            <w:r w:rsidR="00703424" w:rsidDel="007A6F88">
              <w:rPr>
                <w:noProof/>
                <w:webHidden/>
              </w:rPr>
              <w:delText>11</w:delText>
            </w:r>
          </w:del>
        </w:p>
        <w:p w14:paraId="0DE6CDBF" w14:textId="77777777" w:rsidR="006E1B62" w:rsidDel="007A6F88" w:rsidRDefault="006E1B62">
          <w:pPr>
            <w:pStyle w:val="TOC3"/>
            <w:rPr>
              <w:del w:id="200" w:author="Foong" w:date="2016-06-27T19:38:00Z"/>
              <w:rFonts w:asciiTheme="minorHAnsi" w:eastAsiaTheme="minorEastAsia" w:hAnsiTheme="minorHAnsi" w:cstheme="minorBidi"/>
              <w:caps w:val="0"/>
              <w:noProof/>
              <w:kern w:val="0"/>
              <w:sz w:val="22"/>
              <w:szCs w:val="22"/>
              <w:lang w:val="en-MY" w:eastAsia="en-MY"/>
            </w:rPr>
          </w:pPr>
          <w:del w:id="201" w:author="Foong" w:date="2016-06-27T19:38:00Z">
            <w:r w:rsidRPr="007A6F88" w:rsidDel="007A6F88">
              <w:rPr>
                <w:rPrChange w:id="202" w:author="Foong" w:date="2016-06-27T19:38:00Z">
                  <w:rPr>
                    <w:rStyle w:val="Hyperlink"/>
                    <w:caps w:val="0"/>
                    <w:noProof/>
                  </w:rPr>
                </w:rPrChange>
              </w:rPr>
              <w:delText>2.2.3</w:delText>
            </w:r>
            <w:r w:rsidDel="007A6F88">
              <w:rPr>
                <w:rFonts w:asciiTheme="minorHAnsi" w:eastAsiaTheme="minorEastAsia" w:hAnsiTheme="minorHAnsi" w:cstheme="minorBidi"/>
                <w:caps w:val="0"/>
                <w:noProof/>
                <w:kern w:val="0"/>
                <w:sz w:val="22"/>
                <w:szCs w:val="22"/>
                <w:lang w:val="en-MY" w:eastAsia="en-MY"/>
              </w:rPr>
              <w:tab/>
            </w:r>
            <w:r w:rsidRPr="007A6F88" w:rsidDel="007A6F88">
              <w:rPr>
                <w:rPrChange w:id="203" w:author="Foong" w:date="2016-06-27T19:38:00Z">
                  <w:rPr>
                    <w:rStyle w:val="Hyperlink"/>
                    <w:caps w:val="0"/>
                    <w:noProof/>
                  </w:rPr>
                </w:rPrChange>
              </w:rPr>
              <w:delText>Payment mode master</w:delText>
            </w:r>
            <w:r w:rsidDel="007A6F88">
              <w:rPr>
                <w:noProof/>
                <w:webHidden/>
              </w:rPr>
              <w:tab/>
            </w:r>
            <w:r w:rsidR="00703424" w:rsidDel="007A6F88">
              <w:rPr>
                <w:noProof/>
                <w:webHidden/>
              </w:rPr>
              <w:delText>12</w:delText>
            </w:r>
          </w:del>
        </w:p>
        <w:p w14:paraId="6A6FBEBF" w14:textId="77777777" w:rsidR="006E1B62" w:rsidDel="007A6F88" w:rsidRDefault="006E1B62">
          <w:pPr>
            <w:pStyle w:val="TOC3"/>
            <w:rPr>
              <w:del w:id="204" w:author="Foong" w:date="2016-06-27T19:38:00Z"/>
              <w:rFonts w:asciiTheme="minorHAnsi" w:eastAsiaTheme="minorEastAsia" w:hAnsiTheme="minorHAnsi" w:cstheme="minorBidi"/>
              <w:caps w:val="0"/>
              <w:noProof/>
              <w:kern w:val="0"/>
              <w:sz w:val="22"/>
              <w:szCs w:val="22"/>
              <w:lang w:val="en-MY" w:eastAsia="en-MY"/>
            </w:rPr>
          </w:pPr>
          <w:del w:id="205" w:author="Foong" w:date="2016-06-27T19:38:00Z">
            <w:r w:rsidRPr="007A6F88" w:rsidDel="007A6F88">
              <w:rPr>
                <w:rPrChange w:id="206" w:author="Foong" w:date="2016-06-27T19:38:00Z">
                  <w:rPr>
                    <w:rStyle w:val="Hyperlink"/>
                    <w:caps w:val="0"/>
                    <w:noProof/>
                  </w:rPr>
                </w:rPrChange>
              </w:rPr>
              <w:delText>2.2.4</w:delText>
            </w:r>
            <w:r w:rsidDel="007A6F88">
              <w:rPr>
                <w:rFonts w:asciiTheme="minorHAnsi" w:eastAsiaTheme="minorEastAsia" w:hAnsiTheme="minorHAnsi" w:cstheme="minorBidi"/>
                <w:caps w:val="0"/>
                <w:noProof/>
                <w:kern w:val="0"/>
                <w:sz w:val="22"/>
                <w:szCs w:val="22"/>
                <w:lang w:val="en-MY" w:eastAsia="en-MY"/>
              </w:rPr>
              <w:tab/>
            </w:r>
            <w:r w:rsidRPr="007A6F88" w:rsidDel="007A6F88">
              <w:rPr>
                <w:rPrChange w:id="207" w:author="Foong" w:date="2016-06-27T19:38:00Z">
                  <w:rPr>
                    <w:rStyle w:val="Hyperlink"/>
                    <w:caps w:val="0"/>
                    <w:noProof/>
                  </w:rPr>
                </w:rPrChange>
              </w:rPr>
              <w:delText>Fund type master</w:delText>
            </w:r>
            <w:r w:rsidDel="007A6F88">
              <w:rPr>
                <w:noProof/>
                <w:webHidden/>
              </w:rPr>
              <w:tab/>
            </w:r>
            <w:r w:rsidR="00703424" w:rsidDel="007A6F88">
              <w:rPr>
                <w:noProof/>
                <w:webHidden/>
              </w:rPr>
              <w:delText>13</w:delText>
            </w:r>
          </w:del>
        </w:p>
        <w:p w14:paraId="5BF5A596" w14:textId="77777777" w:rsidR="006E1B62" w:rsidDel="007A6F88" w:rsidRDefault="006E1B62">
          <w:pPr>
            <w:pStyle w:val="TOC3"/>
            <w:rPr>
              <w:del w:id="208" w:author="Foong" w:date="2016-06-27T19:38:00Z"/>
              <w:rFonts w:asciiTheme="minorHAnsi" w:eastAsiaTheme="minorEastAsia" w:hAnsiTheme="minorHAnsi" w:cstheme="minorBidi"/>
              <w:caps w:val="0"/>
              <w:noProof/>
              <w:kern w:val="0"/>
              <w:sz w:val="22"/>
              <w:szCs w:val="22"/>
              <w:lang w:val="en-MY" w:eastAsia="en-MY"/>
            </w:rPr>
          </w:pPr>
          <w:del w:id="209" w:author="Foong" w:date="2016-06-27T19:38:00Z">
            <w:r w:rsidRPr="007A6F88" w:rsidDel="007A6F88">
              <w:rPr>
                <w:rPrChange w:id="210" w:author="Foong" w:date="2016-06-27T19:38:00Z">
                  <w:rPr>
                    <w:rStyle w:val="Hyperlink"/>
                    <w:caps w:val="0"/>
                    <w:noProof/>
                  </w:rPr>
                </w:rPrChange>
              </w:rPr>
              <w:delText>2.2.5</w:delText>
            </w:r>
            <w:r w:rsidDel="007A6F88">
              <w:rPr>
                <w:rFonts w:asciiTheme="minorHAnsi" w:eastAsiaTheme="minorEastAsia" w:hAnsiTheme="minorHAnsi" w:cstheme="minorBidi"/>
                <w:caps w:val="0"/>
                <w:noProof/>
                <w:kern w:val="0"/>
                <w:sz w:val="22"/>
                <w:szCs w:val="22"/>
                <w:lang w:val="en-MY" w:eastAsia="en-MY"/>
              </w:rPr>
              <w:tab/>
            </w:r>
            <w:r w:rsidRPr="007A6F88" w:rsidDel="007A6F88">
              <w:rPr>
                <w:rPrChange w:id="211" w:author="Foong" w:date="2016-06-27T19:38:00Z">
                  <w:rPr>
                    <w:rStyle w:val="Hyperlink"/>
                    <w:caps w:val="0"/>
                    <w:noProof/>
                  </w:rPr>
                </w:rPrChange>
              </w:rPr>
              <w:delText>Fund house master</w:delText>
            </w:r>
            <w:r w:rsidDel="007A6F88">
              <w:rPr>
                <w:noProof/>
                <w:webHidden/>
              </w:rPr>
              <w:tab/>
            </w:r>
            <w:r w:rsidR="00703424" w:rsidDel="007A6F88">
              <w:rPr>
                <w:noProof/>
                <w:webHidden/>
              </w:rPr>
              <w:delText>14</w:delText>
            </w:r>
          </w:del>
        </w:p>
        <w:p w14:paraId="79DE6386" w14:textId="77777777" w:rsidR="006E1B62" w:rsidDel="007A6F88" w:rsidRDefault="006E1B62">
          <w:pPr>
            <w:pStyle w:val="TOC3"/>
            <w:rPr>
              <w:del w:id="212" w:author="Foong" w:date="2016-06-27T19:38:00Z"/>
              <w:rFonts w:asciiTheme="minorHAnsi" w:eastAsiaTheme="minorEastAsia" w:hAnsiTheme="minorHAnsi" w:cstheme="minorBidi"/>
              <w:caps w:val="0"/>
              <w:noProof/>
              <w:kern w:val="0"/>
              <w:sz w:val="22"/>
              <w:szCs w:val="22"/>
              <w:lang w:val="en-MY" w:eastAsia="en-MY"/>
            </w:rPr>
          </w:pPr>
          <w:del w:id="213" w:author="Foong" w:date="2016-06-27T19:38:00Z">
            <w:r w:rsidRPr="007A6F88" w:rsidDel="007A6F88">
              <w:rPr>
                <w:rPrChange w:id="214" w:author="Foong" w:date="2016-06-27T19:38:00Z">
                  <w:rPr>
                    <w:rStyle w:val="Hyperlink"/>
                    <w:caps w:val="0"/>
                    <w:noProof/>
                  </w:rPr>
                </w:rPrChange>
              </w:rPr>
              <w:delText>2.2.6</w:delText>
            </w:r>
            <w:r w:rsidDel="007A6F88">
              <w:rPr>
                <w:rFonts w:asciiTheme="minorHAnsi" w:eastAsiaTheme="minorEastAsia" w:hAnsiTheme="minorHAnsi" w:cstheme="minorBidi"/>
                <w:caps w:val="0"/>
                <w:noProof/>
                <w:kern w:val="0"/>
                <w:sz w:val="22"/>
                <w:szCs w:val="22"/>
                <w:lang w:val="en-MY" w:eastAsia="en-MY"/>
              </w:rPr>
              <w:tab/>
            </w:r>
            <w:r w:rsidRPr="007A6F88" w:rsidDel="007A6F88">
              <w:rPr>
                <w:rPrChange w:id="215" w:author="Foong" w:date="2016-06-27T19:38:00Z">
                  <w:rPr>
                    <w:rStyle w:val="Hyperlink"/>
                    <w:caps w:val="0"/>
                    <w:noProof/>
                  </w:rPr>
                </w:rPrChange>
              </w:rPr>
              <w:delText>Fund master</w:delText>
            </w:r>
            <w:r w:rsidDel="007A6F88">
              <w:rPr>
                <w:noProof/>
                <w:webHidden/>
              </w:rPr>
              <w:tab/>
            </w:r>
            <w:r w:rsidR="00703424" w:rsidDel="007A6F88">
              <w:rPr>
                <w:noProof/>
                <w:webHidden/>
              </w:rPr>
              <w:delText>15</w:delText>
            </w:r>
          </w:del>
        </w:p>
        <w:p w14:paraId="639D0B6E" w14:textId="77777777" w:rsidR="006E1B62" w:rsidDel="007A6F88" w:rsidRDefault="006E1B62">
          <w:pPr>
            <w:pStyle w:val="TOC3"/>
            <w:rPr>
              <w:del w:id="216" w:author="Foong" w:date="2016-06-27T19:38:00Z"/>
              <w:rFonts w:asciiTheme="minorHAnsi" w:eastAsiaTheme="minorEastAsia" w:hAnsiTheme="minorHAnsi" w:cstheme="minorBidi"/>
              <w:caps w:val="0"/>
              <w:noProof/>
              <w:kern w:val="0"/>
              <w:sz w:val="22"/>
              <w:szCs w:val="22"/>
              <w:lang w:val="en-MY" w:eastAsia="en-MY"/>
            </w:rPr>
          </w:pPr>
          <w:del w:id="217" w:author="Foong" w:date="2016-06-27T19:38:00Z">
            <w:r w:rsidRPr="007A6F88" w:rsidDel="007A6F88">
              <w:rPr>
                <w:rPrChange w:id="218" w:author="Foong" w:date="2016-06-27T19:38:00Z">
                  <w:rPr>
                    <w:rStyle w:val="Hyperlink"/>
                    <w:caps w:val="0"/>
                    <w:noProof/>
                  </w:rPr>
                </w:rPrChange>
              </w:rPr>
              <w:delText>2.2.6.1</w:delText>
            </w:r>
            <w:r w:rsidDel="007A6F88">
              <w:rPr>
                <w:rFonts w:asciiTheme="minorHAnsi" w:eastAsiaTheme="minorEastAsia" w:hAnsiTheme="minorHAnsi" w:cstheme="minorBidi"/>
                <w:caps w:val="0"/>
                <w:noProof/>
                <w:kern w:val="0"/>
                <w:sz w:val="22"/>
                <w:szCs w:val="22"/>
                <w:lang w:val="en-MY" w:eastAsia="en-MY"/>
              </w:rPr>
              <w:tab/>
            </w:r>
            <w:r w:rsidRPr="007A6F88" w:rsidDel="007A6F88">
              <w:rPr>
                <w:rPrChange w:id="219" w:author="Foong" w:date="2016-06-27T19:38:00Z">
                  <w:rPr>
                    <w:rStyle w:val="Hyperlink"/>
                    <w:caps w:val="0"/>
                    <w:noProof/>
                  </w:rPr>
                </w:rPrChange>
              </w:rPr>
              <w:delText>FUND MASTER SETUP</w:delText>
            </w:r>
            <w:r w:rsidDel="007A6F88">
              <w:rPr>
                <w:noProof/>
                <w:webHidden/>
              </w:rPr>
              <w:tab/>
            </w:r>
            <w:r w:rsidR="00703424" w:rsidDel="007A6F88">
              <w:rPr>
                <w:noProof/>
                <w:webHidden/>
              </w:rPr>
              <w:delText>15</w:delText>
            </w:r>
          </w:del>
        </w:p>
        <w:p w14:paraId="1ACC6FA0" w14:textId="77777777" w:rsidR="006E1B62" w:rsidDel="007A6F88" w:rsidRDefault="006E1B62">
          <w:pPr>
            <w:pStyle w:val="TOC3"/>
            <w:rPr>
              <w:del w:id="220" w:author="Foong" w:date="2016-06-27T19:38:00Z"/>
              <w:rFonts w:asciiTheme="minorHAnsi" w:eastAsiaTheme="minorEastAsia" w:hAnsiTheme="minorHAnsi" w:cstheme="minorBidi"/>
              <w:caps w:val="0"/>
              <w:noProof/>
              <w:kern w:val="0"/>
              <w:sz w:val="22"/>
              <w:szCs w:val="22"/>
              <w:lang w:val="en-MY" w:eastAsia="en-MY"/>
            </w:rPr>
          </w:pPr>
          <w:del w:id="221" w:author="Foong" w:date="2016-06-27T19:38:00Z">
            <w:r w:rsidRPr="007A6F88" w:rsidDel="007A6F88">
              <w:rPr>
                <w:rPrChange w:id="222" w:author="Foong" w:date="2016-06-27T19:38:00Z">
                  <w:rPr>
                    <w:rStyle w:val="Hyperlink"/>
                    <w:caps w:val="0"/>
                    <w:noProof/>
                  </w:rPr>
                </w:rPrChange>
              </w:rPr>
              <w:delText>2.2.6.2</w:delText>
            </w:r>
            <w:r w:rsidDel="007A6F88">
              <w:rPr>
                <w:rFonts w:asciiTheme="minorHAnsi" w:eastAsiaTheme="minorEastAsia" w:hAnsiTheme="minorHAnsi" w:cstheme="minorBidi"/>
                <w:caps w:val="0"/>
                <w:noProof/>
                <w:kern w:val="0"/>
                <w:sz w:val="22"/>
                <w:szCs w:val="22"/>
                <w:lang w:val="en-MY" w:eastAsia="en-MY"/>
              </w:rPr>
              <w:tab/>
            </w:r>
            <w:r w:rsidRPr="007A6F88" w:rsidDel="007A6F88">
              <w:rPr>
                <w:rPrChange w:id="223" w:author="Foong" w:date="2016-06-27T19:38:00Z">
                  <w:rPr>
                    <w:rStyle w:val="Hyperlink"/>
                    <w:caps w:val="0"/>
                    <w:noProof/>
                  </w:rPr>
                </w:rPrChange>
              </w:rPr>
              <w:delText>PERFORMANCE HISTORY BENCHMARK</w:delText>
            </w:r>
            <w:r w:rsidDel="007A6F88">
              <w:rPr>
                <w:noProof/>
                <w:webHidden/>
              </w:rPr>
              <w:tab/>
            </w:r>
            <w:r w:rsidR="00703424" w:rsidDel="007A6F88">
              <w:rPr>
                <w:noProof/>
                <w:webHidden/>
              </w:rPr>
              <w:delText>17</w:delText>
            </w:r>
          </w:del>
        </w:p>
        <w:p w14:paraId="2FE31FD9" w14:textId="77777777" w:rsidR="006E1B62" w:rsidDel="007A6F88" w:rsidRDefault="006E1B62">
          <w:pPr>
            <w:pStyle w:val="TOC3"/>
            <w:rPr>
              <w:del w:id="224" w:author="Foong" w:date="2016-06-27T19:38:00Z"/>
              <w:rFonts w:asciiTheme="minorHAnsi" w:eastAsiaTheme="minorEastAsia" w:hAnsiTheme="minorHAnsi" w:cstheme="minorBidi"/>
              <w:caps w:val="0"/>
              <w:noProof/>
              <w:kern w:val="0"/>
              <w:sz w:val="22"/>
              <w:szCs w:val="22"/>
              <w:lang w:val="en-MY" w:eastAsia="en-MY"/>
            </w:rPr>
          </w:pPr>
          <w:del w:id="225" w:author="Foong" w:date="2016-06-27T19:38:00Z">
            <w:r w:rsidRPr="007A6F88" w:rsidDel="007A6F88">
              <w:rPr>
                <w:rPrChange w:id="226" w:author="Foong" w:date="2016-06-27T19:38:00Z">
                  <w:rPr>
                    <w:rStyle w:val="Hyperlink"/>
                    <w:caps w:val="0"/>
                    <w:noProof/>
                  </w:rPr>
                </w:rPrChange>
              </w:rPr>
              <w:delText>2.2.7</w:delText>
            </w:r>
            <w:r w:rsidDel="007A6F88">
              <w:rPr>
                <w:rFonts w:asciiTheme="minorHAnsi" w:eastAsiaTheme="minorEastAsia" w:hAnsiTheme="minorHAnsi" w:cstheme="minorBidi"/>
                <w:caps w:val="0"/>
                <w:noProof/>
                <w:kern w:val="0"/>
                <w:sz w:val="22"/>
                <w:szCs w:val="22"/>
                <w:lang w:val="en-MY" w:eastAsia="en-MY"/>
              </w:rPr>
              <w:tab/>
            </w:r>
            <w:r w:rsidRPr="007A6F88" w:rsidDel="007A6F88">
              <w:rPr>
                <w:rPrChange w:id="227" w:author="Foong" w:date="2016-06-27T19:38:00Z">
                  <w:rPr>
                    <w:rStyle w:val="Hyperlink"/>
                    <w:caps w:val="0"/>
                    <w:noProof/>
                  </w:rPr>
                </w:rPrChange>
              </w:rPr>
              <w:delText>occupation master</w:delText>
            </w:r>
            <w:r w:rsidDel="007A6F88">
              <w:rPr>
                <w:noProof/>
                <w:webHidden/>
              </w:rPr>
              <w:tab/>
            </w:r>
            <w:r w:rsidR="00703424" w:rsidDel="007A6F88">
              <w:rPr>
                <w:noProof/>
                <w:webHidden/>
              </w:rPr>
              <w:delText>17</w:delText>
            </w:r>
          </w:del>
        </w:p>
        <w:p w14:paraId="37498FB0" w14:textId="77777777" w:rsidR="006E1B62" w:rsidDel="007A6F88" w:rsidRDefault="006E1B62">
          <w:pPr>
            <w:pStyle w:val="TOC3"/>
            <w:rPr>
              <w:del w:id="228" w:author="Foong" w:date="2016-06-27T19:38:00Z"/>
              <w:rFonts w:asciiTheme="minorHAnsi" w:eastAsiaTheme="minorEastAsia" w:hAnsiTheme="minorHAnsi" w:cstheme="minorBidi"/>
              <w:caps w:val="0"/>
              <w:noProof/>
              <w:kern w:val="0"/>
              <w:sz w:val="22"/>
              <w:szCs w:val="22"/>
              <w:lang w:val="en-MY" w:eastAsia="en-MY"/>
            </w:rPr>
          </w:pPr>
          <w:del w:id="229" w:author="Foong" w:date="2016-06-27T19:38:00Z">
            <w:r w:rsidRPr="007A6F88" w:rsidDel="007A6F88">
              <w:rPr>
                <w:rPrChange w:id="230" w:author="Foong" w:date="2016-06-27T19:38:00Z">
                  <w:rPr>
                    <w:rStyle w:val="Hyperlink"/>
                    <w:caps w:val="0"/>
                    <w:noProof/>
                  </w:rPr>
                </w:rPrChange>
              </w:rPr>
              <w:delText>2.2.8</w:delText>
            </w:r>
            <w:r w:rsidDel="007A6F88">
              <w:rPr>
                <w:rFonts w:asciiTheme="minorHAnsi" w:eastAsiaTheme="minorEastAsia" w:hAnsiTheme="minorHAnsi" w:cstheme="minorBidi"/>
                <w:caps w:val="0"/>
                <w:noProof/>
                <w:kern w:val="0"/>
                <w:sz w:val="22"/>
                <w:szCs w:val="22"/>
                <w:lang w:val="en-MY" w:eastAsia="en-MY"/>
              </w:rPr>
              <w:tab/>
            </w:r>
            <w:r w:rsidRPr="007A6F88" w:rsidDel="007A6F88">
              <w:rPr>
                <w:rPrChange w:id="231" w:author="Foong" w:date="2016-06-27T19:38:00Z">
                  <w:rPr>
                    <w:rStyle w:val="Hyperlink"/>
                    <w:caps w:val="0"/>
                    <w:noProof/>
                  </w:rPr>
                </w:rPrChange>
              </w:rPr>
              <w:delText>currency master</w:delText>
            </w:r>
            <w:r w:rsidDel="007A6F88">
              <w:rPr>
                <w:noProof/>
                <w:webHidden/>
              </w:rPr>
              <w:tab/>
            </w:r>
            <w:r w:rsidR="00703424" w:rsidDel="007A6F88">
              <w:rPr>
                <w:noProof/>
                <w:webHidden/>
              </w:rPr>
              <w:delText>18</w:delText>
            </w:r>
          </w:del>
        </w:p>
        <w:p w14:paraId="1C1A3432" w14:textId="77777777" w:rsidR="006E1B62" w:rsidDel="007A6F88" w:rsidRDefault="006E1B62">
          <w:pPr>
            <w:pStyle w:val="TOC3"/>
            <w:rPr>
              <w:del w:id="232" w:author="Foong" w:date="2016-06-27T19:38:00Z"/>
              <w:rFonts w:asciiTheme="minorHAnsi" w:eastAsiaTheme="minorEastAsia" w:hAnsiTheme="minorHAnsi" w:cstheme="minorBidi"/>
              <w:caps w:val="0"/>
              <w:noProof/>
              <w:kern w:val="0"/>
              <w:sz w:val="22"/>
              <w:szCs w:val="22"/>
              <w:lang w:val="en-MY" w:eastAsia="en-MY"/>
            </w:rPr>
          </w:pPr>
          <w:del w:id="233" w:author="Foong" w:date="2016-06-27T19:38:00Z">
            <w:r w:rsidRPr="007A6F88" w:rsidDel="007A6F88">
              <w:rPr>
                <w:rPrChange w:id="234" w:author="Foong" w:date="2016-06-27T19:38:00Z">
                  <w:rPr>
                    <w:rStyle w:val="Hyperlink"/>
                    <w:caps w:val="0"/>
                    <w:noProof/>
                  </w:rPr>
                </w:rPrChange>
              </w:rPr>
              <w:delText>2.2.9</w:delText>
            </w:r>
            <w:r w:rsidDel="007A6F88">
              <w:rPr>
                <w:rFonts w:asciiTheme="minorHAnsi" w:eastAsiaTheme="minorEastAsia" w:hAnsiTheme="minorHAnsi" w:cstheme="minorBidi"/>
                <w:caps w:val="0"/>
                <w:noProof/>
                <w:kern w:val="0"/>
                <w:sz w:val="22"/>
                <w:szCs w:val="22"/>
                <w:lang w:val="en-MY" w:eastAsia="en-MY"/>
              </w:rPr>
              <w:tab/>
            </w:r>
            <w:r w:rsidRPr="007A6F88" w:rsidDel="007A6F88">
              <w:rPr>
                <w:rPrChange w:id="235" w:author="Foong" w:date="2016-06-27T19:38:00Z">
                  <w:rPr>
                    <w:rStyle w:val="Hyperlink"/>
                    <w:caps w:val="0"/>
                    <w:noProof/>
                  </w:rPr>
                </w:rPrChange>
              </w:rPr>
              <w:delText>Person type master</w:delText>
            </w:r>
            <w:r w:rsidDel="007A6F88">
              <w:rPr>
                <w:noProof/>
                <w:webHidden/>
              </w:rPr>
              <w:tab/>
            </w:r>
            <w:r w:rsidR="00703424" w:rsidDel="007A6F88">
              <w:rPr>
                <w:noProof/>
                <w:webHidden/>
              </w:rPr>
              <w:delText>19</w:delText>
            </w:r>
          </w:del>
        </w:p>
        <w:p w14:paraId="3451332A" w14:textId="77777777" w:rsidR="006E1B62" w:rsidDel="007A6F88" w:rsidRDefault="006E1B62">
          <w:pPr>
            <w:pStyle w:val="TOC3"/>
            <w:rPr>
              <w:del w:id="236" w:author="Foong" w:date="2016-06-27T19:38:00Z"/>
              <w:rFonts w:asciiTheme="minorHAnsi" w:eastAsiaTheme="minorEastAsia" w:hAnsiTheme="minorHAnsi" w:cstheme="minorBidi"/>
              <w:caps w:val="0"/>
              <w:noProof/>
              <w:kern w:val="0"/>
              <w:sz w:val="22"/>
              <w:szCs w:val="22"/>
              <w:lang w:val="en-MY" w:eastAsia="en-MY"/>
            </w:rPr>
          </w:pPr>
          <w:del w:id="237" w:author="Foong" w:date="2016-06-27T19:38:00Z">
            <w:r w:rsidRPr="007A6F88" w:rsidDel="007A6F88">
              <w:rPr>
                <w:rPrChange w:id="238" w:author="Foong" w:date="2016-06-27T19:38:00Z">
                  <w:rPr>
                    <w:rStyle w:val="Hyperlink"/>
                    <w:caps w:val="0"/>
                    <w:noProof/>
                  </w:rPr>
                </w:rPrChange>
              </w:rPr>
              <w:delText>2.2.10</w:delText>
            </w:r>
            <w:r w:rsidDel="007A6F88">
              <w:rPr>
                <w:rFonts w:asciiTheme="minorHAnsi" w:eastAsiaTheme="minorEastAsia" w:hAnsiTheme="minorHAnsi" w:cstheme="minorBidi"/>
                <w:caps w:val="0"/>
                <w:noProof/>
                <w:kern w:val="0"/>
                <w:sz w:val="22"/>
                <w:szCs w:val="22"/>
                <w:lang w:val="en-MY" w:eastAsia="en-MY"/>
              </w:rPr>
              <w:tab/>
            </w:r>
            <w:r w:rsidRPr="007A6F88" w:rsidDel="007A6F88">
              <w:rPr>
                <w:rPrChange w:id="239" w:author="Foong" w:date="2016-06-27T19:38:00Z">
                  <w:rPr>
                    <w:rStyle w:val="Hyperlink"/>
                    <w:caps w:val="0"/>
                    <w:noProof/>
                  </w:rPr>
                </w:rPrChange>
              </w:rPr>
              <w:delText>Basic plan setup</w:delText>
            </w:r>
            <w:r w:rsidDel="007A6F88">
              <w:rPr>
                <w:noProof/>
                <w:webHidden/>
              </w:rPr>
              <w:tab/>
            </w:r>
            <w:r w:rsidR="00703424" w:rsidDel="007A6F88">
              <w:rPr>
                <w:noProof/>
                <w:webHidden/>
              </w:rPr>
              <w:delText>20</w:delText>
            </w:r>
          </w:del>
        </w:p>
        <w:p w14:paraId="2A24934C" w14:textId="77777777" w:rsidR="006E1B62" w:rsidDel="007A6F88" w:rsidRDefault="006E1B62">
          <w:pPr>
            <w:pStyle w:val="TOC3"/>
            <w:tabs>
              <w:tab w:val="left" w:pos="880"/>
            </w:tabs>
            <w:rPr>
              <w:del w:id="240" w:author="Foong" w:date="2016-06-27T19:38:00Z"/>
              <w:rFonts w:asciiTheme="minorHAnsi" w:eastAsiaTheme="minorEastAsia" w:hAnsiTheme="minorHAnsi" w:cstheme="minorBidi"/>
              <w:caps w:val="0"/>
              <w:noProof/>
              <w:kern w:val="0"/>
              <w:sz w:val="22"/>
              <w:szCs w:val="22"/>
              <w:lang w:val="en-MY" w:eastAsia="en-MY"/>
            </w:rPr>
          </w:pPr>
          <w:del w:id="241" w:author="Foong" w:date="2016-06-27T19:38:00Z">
            <w:r w:rsidRPr="007A6F88" w:rsidDel="007A6F88">
              <w:rPr>
                <w:rPrChange w:id="242" w:author="Foong" w:date="2016-06-27T19:38:00Z">
                  <w:rPr>
                    <w:rStyle w:val="Hyperlink"/>
                    <w:caps w:val="0"/>
                    <w:noProof/>
                  </w:rPr>
                </w:rPrChange>
              </w:rPr>
              <w:delText>2.2.10.1</w:delText>
            </w:r>
            <w:r w:rsidDel="007A6F88">
              <w:rPr>
                <w:rFonts w:asciiTheme="minorHAnsi" w:eastAsiaTheme="minorEastAsia" w:hAnsiTheme="minorHAnsi" w:cstheme="minorBidi"/>
                <w:caps w:val="0"/>
                <w:noProof/>
                <w:kern w:val="0"/>
                <w:sz w:val="22"/>
                <w:szCs w:val="22"/>
                <w:lang w:val="en-MY" w:eastAsia="en-MY"/>
              </w:rPr>
              <w:tab/>
            </w:r>
            <w:r w:rsidRPr="007A6F88" w:rsidDel="007A6F88">
              <w:rPr>
                <w:rPrChange w:id="243" w:author="Foong" w:date="2016-06-27T19:38:00Z">
                  <w:rPr>
                    <w:rStyle w:val="Hyperlink"/>
                    <w:caps w:val="0"/>
                    <w:noProof/>
                  </w:rPr>
                </w:rPrChange>
              </w:rPr>
              <w:delText>BASIC PLAN LISTING</w:delText>
            </w:r>
            <w:r w:rsidDel="007A6F88">
              <w:rPr>
                <w:noProof/>
                <w:webHidden/>
              </w:rPr>
              <w:tab/>
            </w:r>
            <w:r w:rsidR="00703424" w:rsidDel="007A6F88">
              <w:rPr>
                <w:noProof/>
                <w:webHidden/>
              </w:rPr>
              <w:delText>20</w:delText>
            </w:r>
          </w:del>
        </w:p>
        <w:p w14:paraId="5833978F" w14:textId="77777777" w:rsidR="006E1B62" w:rsidDel="007A6F88" w:rsidRDefault="006E1B62">
          <w:pPr>
            <w:pStyle w:val="TOC3"/>
            <w:tabs>
              <w:tab w:val="left" w:pos="880"/>
            </w:tabs>
            <w:rPr>
              <w:del w:id="244" w:author="Foong" w:date="2016-06-27T19:38:00Z"/>
              <w:rFonts w:asciiTheme="minorHAnsi" w:eastAsiaTheme="minorEastAsia" w:hAnsiTheme="minorHAnsi" w:cstheme="minorBidi"/>
              <w:caps w:val="0"/>
              <w:noProof/>
              <w:kern w:val="0"/>
              <w:sz w:val="22"/>
              <w:szCs w:val="22"/>
              <w:lang w:val="en-MY" w:eastAsia="en-MY"/>
            </w:rPr>
          </w:pPr>
          <w:del w:id="245" w:author="Foong" w:date="2016-06-27T19:38:00Z">
            <w:r w:rsidRPr="007A6F88" w:rsidDel="007A6F88">
              <w:rPr>
                <w:rPrChange w:id="246" w:author="Foong" w:date="2016-06-27T19:38:00Z">
                  <w:rPr>
                    <w:rStyle w:val="Hyperlink"/>
                    <w:caps w:val="0"/>
                    <w:noProof/>
                  </w:rPr>
                </w:rPrChange>
              </w:rPr>
              <w:delText>2.2.10.2</w:delText>
            </w:r>
            <w:r w:rsidDel="007A6F88">
              <w:rPr>
                <w:rFonts w:asciiTheme="minorHAnsi" w:eastAsiaTheme="minorEastAsia" w:hAnsiTheme="minorHAnsi" w:cstheme="minorBidi"/>
                <w:caps w:val="0"/>
                <w:noProof/>
                <w:kern w:val="0"/>
                <w:sz w:val="22"/>
                <w:szCs w:val="22"/>
                <w:lang w:val="en-MY" w:eastAsia="en-MY"/>
              </w:rPr>
              <w:tab/>
            </w:r>
            <w:r w:rsidRPr="007A6F88" w:rsidDel="007A6F88">
              <w:rPr>
                <w:rPrChange w:id="247" w:author="Foong" w:date="2016-06-27T19:38:00Z">
                  <w:rPr>
                    <w:rStyle w:val="Hyperlink"/>
                    <w:caps w:val="0"/>
                    <w:noProof/>
                  </w:rPr>
                </w:rPrChange>
              </w:rPr>
              <w:delText>BASIC PLAN SETUP</w:delText>
            </w:r>
            <w:r w:rsidDel="007A6F88">
              <w:rPr>
                <w:noProof/>
                <w:webHidden/>
              </w:rPr>
              <w:tab/>
            </w:r>
            <w:r w:rsidR="00703424" w:rsidDel="007A6F88">
              <w:rPr>
                <w:noProof/>
                <w:webHidden/>
              </w:rPr>
              <w:delText>21</w:delText>
            </w:r>
          </w:del>
        </w:p>
        <w:p w14:paraId="4E4A37B1" w14:textId="77777777" w:rsidR="006E1B62" w:rsidDel="007A6F88" w:rsidRDefault="006E1B62">
          <w:pPr>
            <w:pStyle w:val="TOC3"/>
            <w:tabs>
              <w:tab w:val="left" w:pos="880"/>
            </w:tabs>
            <w:rPr>
              <w:del w:id="248" w:author="Foong" w:date="2016-06-27T19:38:00Z"/>
              <w:rFonts w:asciiTheme="minorHAnsi" w:eastAsiaTheme="minorEastAsia" w:hAnsiTheme="minorHAnsi" w:cstheme="minorBidi"/>
              <w:caps w:val="0"/>
              <w:noProof/>
              <w:kern w:val="0"/>
              <w:sz w:val="22"/>
              <w:szCs w:val="22"/>
              <w:lang w:val="en-MY" w:eastAsia="en-MY"/>
            </w:rPr>
          </w:pPr>
          <w:del w:id="249" w:author="Foong" w:date="2016-06-27T19:38:00Z">
            <w:r w:rsidRPr="007A6F88" w:rsidDel="007A6F88">
              <w:rPr>
                <w:rPrChange w:id="250" w:author="Foong" w:date="2016-06-27T19:38:00Z">
                  <w:rPr>
                    <w:rStyle w:val="Hyperlink"/>
                    <w:caps w:val="0"/>
                    <w:noProof/>
                  </w:rPr>
                </w:rPrChange>
              </w:rPr>
              <w:delText>2.2.10.3</w:delText>
            </w:r>
            <w:r w:rsidDel="007A6F88">
              <w:rPr>
                <w:rFonts w:asciiTheme="minorHAnsi" w:eastAsiaTheme="minorEastAsia" w:hAnsiTheme="minorHAnsi" w:cstheme="minorBidi"/>
                <w:caps w:val="0"/>
                <w:noProof/>
                <w:kern w:val="0"/>
                <w:sz w:val="22"/>
                <w:szCs w:val="22"/>
                <w:lang w:val="en-MY" w:eastAsia="en-MY"/>
              </w:rPr>
              <w:tab/>
            </w:r>
            <w:r w:rsidRPr="007A6F88" w:rsidDel="007A6F88">
              <w:rPr>
                <w:rPrChange w:id="251" w:author="Foong" w:date="2016-06-27T19:38:00Z">
                  <w:rPr>
                    <w:rStyle w:val="Hyperlink"/>
                    <w:caps w:val="0"/>
                    <w:noProof/>
                  </w:rPr>
                </w:rPrChange>
              </w:rPr>
              <w:delText>BASIC PLAN WORDING SETUP</w:delText>
            </w:r>
            <w:r w:rsidDel="007A6F88">
              <w:rPr>
                <w:noProof/>
                <w:webHidden/>
              </w:rPr>
              <w:tab/>
            </w:r>
            <w:r w:rsidR="00703424" w:rsidDel="007A6F88">
              <w:rPr>
                <w:noProof/>
                <w:webHidden/>
              </w:rPr>
              <w:delText>26</w:delText>
            </w:r>
          </w:del>
        </w:p>
        <w:p w14:paraId="10476CFA" w14:textId="77777777" w:rsidR="006E1B62" w:rsidDel="007A6F88" w:rsidRDefault="006E1B62">
          <w:pPr>
            <w:pStyle w:val="TOC3"/>
            <w:tabs>
              <w:tab w:val="left" w:pos="880"/>
            </w:tabs>
            <w:rPr>
              <w:del w:id="252" w:author="Foong" w:date="2016-06-27T19:38:00Z"/>
              <w:rFonts w:asciiTheme="minorHAnsi" w:eastAsiaTheme="minorEastAsia" w:hAnsiTheme="minorHAnsi" w:cstheme="minorBidi"/>
              <w:caps w:val="0"/>
              <w:noProof/>
              <w:kern w:val="0"/>
              <w:sz w:val="22"/>
              <w:szCs w:val="22"/>
              <w:lang w:val="en-MY" w:eastAsia="en-MY"/>
            </w:rPr>
          </w:pPr>
          <w:del w:id="253" w:author="Foong" w:date="2016-06-27T19:38:00Z">
            <w:r w:rsidRPr="007A6F88" w:rsidDel="007A6F88">
              <w:rPr>
                <w:rPrChange w:id="254" w:author="Foong" w:date="2016-06-27T19:38:00Z">
                  <w:rPr>
                    <w:rStyle w:val="Hyperlink"/>
                    <w:caps w:val="0"/>
                    <w:noProof/>
                  </w:rPr>
                </w:rPrChange>
              </w:rPr>
              <w:delText>2.2.10.4</w:delText>
            </w:r>
            <w:r w:rsidDel="007A6F88">
              <w:rPr>
                <w:rFonts w:asciiTheme="minorHAnsi" w:eastAsiaTheme="minorEastAsia" w:hAnsiTheme="minorHAnsi" w:cstheme="minorBidi"/>
                <w:caps w:val="0"/>
                <w:noProof/>
                <w:kern w:val="0"/>
                <w:sz w:val="22"/>
                <w:szCs w:val="22"/>
                <w:lang w:val="en-MY" w:eastAsia="en-MY"/>
              </w:rPr>
              <w:tab/>
            </w:r>
            <w:r w:rsidRPr="007A6F88" w:rsidDel="007A6F88">
              <w:rPr>
                <w:rPrChange w:id="255" w:author="Foong" w:date="2016-06-27T19:38:00Z">
                  <w:rPr>
                    <w:rStyle w:val="Hyperlink"/>
                    <w:caps w:val="0"/>
                    <w:noProof/>
                  </w:rPr>
                </w:rPrChange>
              </w:rPr>
              <w:delText>RATES AND FORMULA SETUP</w:delText>
            </w:r>
            <w:r w:rsidDel="007A6F88">
              <w:rPr>
                <w:noProof/>
                <w:webHidden/>
              </w:rPr>
              <w:tab/>
            </w:r>
            <w:r w:rsidR="00703424" w:rsidDel="007A6F88">
              <w:rPr>
                <w:noProof/>
                <w:webHidden/>
              </w:rPr>
              <w:delText>26</w:delText>
            </w:r>
          </w:del>
        </w:p>
        <w:p w14:paraId="1F2C66F9" w14:textId="77777777" w:rsidR="006E1B62" w:rsidDel="007A6F88" w:rsidRDefault="006E1B62">
          <w:pPr>
            <w:pStyle w:val="TOC3"/>
            <w:tabs>
              <w:tab w:val="left" w:pos="880"/>
            </w:tabs>
            <w:rPr>
              <w:del w:id="256" w:author="Foong" w:date="2016-06-27T19:38:00Z"/>
              <w:rFonts w:asciiTheme="minorHAnsi" w:eastAsiaTheme="minorEastAsia" w:hAnsiTheme="minorHAnsi" w:cstheme="minorBidi"/>
              <w:caps w:val="0"/>
              <w:noProof/>
              <w:kern w:val="0"/>
              <w:sz w:val="22"/>
              <w:szCs w:val="22"/>
              <w:lang w:val="en-MY" w:eastAsia="en-MY"/>
            </w:rPr>
          </w:pPr>
          <w:del w:id="257" w:author="Foong" w:date="2016-06-27T19:38:00Z">
            <w:r w:rsidRPr="007A6F88" w:rsidDel="007A6F88">
              <w:rPr>
                <w:rPrChange w:id="258" w:author="Foong" w:date="2016-06-27T19:38:00Z">
                  <w:rPr>
                    <w:rStyle w:val="Hyperlink"/>
                    <w:caps w:val="0"/>
                    <w:noProof/>
                  </w:rPr>
                </w:rPrChange>
              </w:rPr>
              <w:delText>2.2.10.5</w:delText>
            </w:r>
            <w:r w:rsidDel="007A6F88">
              <w:rPr>
                <w:rFonts w:asciiTheme="minorHAnsi" w:eastAsiaTheme="minorEastAsia" w:hAnsiTheme="minorHAnsi" w:cstheme="minorBidi"/>
                <w:caps w:val="0"/>
                <w:noProof/>
                <w:kern w:val="0"/>
                <w:sz w:val="22"/>
                <w:szCs w:val="22"/>
                <w:lang w:val="en-MY" w:eastAsia="en-MY"/>
              </w:rPr>
              <w:tab/>
            </w:r>
            <w:r w:rsidRPr="007A6F88" w:rsidDel="007A6F88">
              <w:rPr>
                <w:rPrChange w:id="259" w:author="Foong" w:date="2016-06-27T19:38:00Z">
                  <w:rPr>
                    <w:rStyle w:val="Hyperlink"/>
                    <w:caps w:val="0"/>
                    <w:noProof/>
                  </w:rPr>
                </w:rPrChange>
              </w:rPr>
              <w:delText>RATES MAPPING</w:delText>
            </w:r>
            <w:r w:rsidDel="007A6F88">
              <w:rPr>
                <w:noProof/>
                <w:webHidden/>
              </w:rPr>
              <w:tab/>
            </w:r>
            <w:r w:rsidR="00703424" w:rsidDel="007A6F88">
              <w:rPr>
                <w:noProof/>
                <w:webHidden/>
              </w:rPr>
              <w:delText>27</w:delText>
            </w:r>
          </w:del>
        </w:p>
        <w:p w14:paraId="0577221F" w14:textId="77777777" w:rsidR="006E1B62" w:rsidDel="007A6F88" w:rsidRDefault="006E1B62">
          <w:pPr>
            <w:pStyle w:val="TOC3"/>
            <w:tabs>
              <w:tab w:val="left" w:pos="880"/>
            </w:tabs>
            <w:rPr>
              <w:del w:id="260" w:author="Foong" w:date="2016-06-27T19:38:00Z"/>
              <w:rFonts w:asciiTheme="minorHAnsi" w:eastAsiaTheme="minorEastAsia" w:hAnsiTheme="minorHAnsi" w:cstheme="minorBidi"/>
              <w:caps w:val="0"/>
              <w:noProof/>
              <w:kern w:val="0"/>
              <w:sz w:val="22"/>
              <w:szCs w:val="22"/>
              <w:lang w:val="en-MY" w:eastAsia="en-MY"/>
            </w:rPr>
          </w:pPr>
          <w:del w:id="261" w:author="Foong" w:date="2016-06-27T19:38:00Z">
            <w:r w:rsidRPr="007A6F88" w:rsidDel="007A6F88">
              <w:rPr>
                <w:rPrChange w:id="262" w:author="Foong" w:date="2016-06-27T19:38:00Z">
                  <w:rPr>
                    <w:rStyle w:val="Hyperlink"/>
                    <w:caps w:val="0"/>
                    <w:noProof/>
                  </w:rPr>
                </w:rPrChange>
              </w:rPr>
              <w:delText>2.2.10.6</w:delText>
            </w:r>
            <w:r w:rsidDel="007A6F88">
              <w:rPr>
                <w:rFonts w:asciiTheme="minorHAnsi" w:eastAsiaTheme="minorEastAsia" w:hAnsiTheme="minorHAnsi" w:cstheme="minorBidi"/>
                <w:caps w:val="0"/>
                <w:noProof/>
                <w:kern w:val="0"/>
                <w:sz w:val="22"/>
                <w:szCs w:val="22"/>
                <w:lang w:val="en-MY" w:eastAsia="en-MY"/>
              </w:rPr>
              <w:tab/>
            </w:r>
            <w:r w:rsidRPr="007A6F88" w:rsidDel="007A6F88">
              <w:rPr>
                <w:rPrChange w:id="263" w:author="Foong" w:date="2016-06-27T19:38:00Z">
                  <w:rPr>
                    <w:rStyle w:val="Hyperlink"/>
                    <w:caps w:val="0"/>
                    <w:noProof/>
                  </w:rPr>
                </w:rPrChange>
              </w:rPr>
              <w:delText>FORMULA</w:delText>
            </w:r>
            <w:r w:rsidDel="007A6F88">
              <w:rPr>
                <w:noProof/>
                <w:webHidden/>
              </w:rPr>
              <w:tab/>
            </w:r>
            <w:r w:rsidR="00703424" w:rsidDel="007A6F88">
              <w:rPr>
                <w:noProof/>
                <w:webHidden/>
              </w:rPr>
              <w:delText>28</w:delText>
            </w:r>
          </w:del>
        </w:p>
        <w:p w14:paraId="4664B390" w14:textId="77777777" w:rsidR="006E1B62" w:rsidDel="007A6F88" w:rsidRDefault="006E1B62">
          <w:pPr>
            <w:pStyle w:val="TOC3"/>
            <w:rPr>
              <w:del w:id="264" w:author="Foong" w:date="2016-06-27T19:38:00Z"/>
              <w:rFonts w:asciiTheme="minorHAnsi" w:eastAsiaTheme="minorEastAsia" w:hAnsiTheme="minorHAnsi" w:cstheme="minorBidi"/>
              <w:caps w:val="0"/>
              <w:noProof/>
              <w:kern w:val="0"/>
              <w:sz w:val="22"/>
              <w:szCs w:val="22"/>
              <w:lang w:val="en-MY" w:eastAsia="en-MY"/>
            </w:rPr>
          </w:pPr>
          <w:del w:id="265" w:author="Foong" w:date="2016-06-27T19:38:00Z">
            <w:r w:rsidRPr="007A6F88" w:rsidDel="007A6F88">
              <w:rPr>
                <w:rPrChange w:id="266" w:author="Foong" w:date="2016-06-27T19:38:00Z">
                  <w:rPr>
                    <w:rStyle w:val="Hyperlink"/>
                    <w:caps w:val="0"/>
                    <w:noProof/>
                  </w:rPr>
                </w:rPrChange>
              </w:rPr>
              <w:delText>2.2.11</w:delText>
            </w:r>
            <w:r w:rsidDel="007A6F88">
              <w:rPr>
                <w:rFonts w:asciiTheme="minorHAnsi" w:eastAsiaTheme="minorEastAsia" w:hAnsiTheme="minorHAnsi" w:cstheme="minorBidi"/>
                <w:caps w:val="0"/>
                <w:noProof/>
                <w:kern w:val="0"/>
                <w:sz w:val="22"/>
                <w:szCs w:val="22"/>
                <w:lang w:val="en-MY" w:eastAsia="en-MY"/>
              </w:rPr>
              <w:tab/>
            </w:r>
            <w:r w:rsidRPr="007A6F88" w:rsidDel="007A6F88">
              <w:rPr>
                <w:rPrChange w:id="267" w:author="Foong" w:date="2016-06-27T19:38:00Z">
                  <w:rPr>
                    <w:rStyle w:val="Hyperlink"/>
                    <w:caps w:val="0"/>
                    <w:noProof/>
                  </w:rPr>
                </w:rPrChange>
              </w:rPr>
              <w:delText>Rider setup</w:delText>
            </w:r>
            <w:r w:rsidDel="007A6F88">
              <w:rPr>
                <w:noProof/>
                <w:webHidden/>
              </w:rPr>
              <w:tab/>
            </w:r>
            <w:r w:rsidR="00703424" w:rsidDel="007A6F88">
              <w:rPr>
                <w:noProof/>
                <w:webHidden/>
              </w:rPr>
              <w:delText>29</w:delText>
            </w:r>
          </w:del>
        </w:p>
        <w:p w14:paraId="20496CE9" w14:textId="77777777" w:rsidR="006E1B62" w:rsidDel="007A6F88" w:rsidRDefault="006E1B62" w:rsidP="006E1B62">
          <w:pPr>
            <w:pStyle w:val="TOC3"/>
            <w:tabs>
              <w:tab w:val="left" w:pos="880"/>
            </w:tabs>
            <w:rPr>
              <w:del w:id="268" w:author="Foong" w:date="2016-06-27T19:38:00Z"/>
              <w:rFonts w:asciiTheme="minorHAnsi" w:eastAsiaTheme="minorEastAsia" w:hAnsiTheme="minorHAnsi" w:cstheme="minorBidi"/>
              <w:caps w:val="0"/>
              <w:noProof/>
              <w:kern w:val="0"/>
              <w:sz w:val="22"/>
              <w:szCs w:val="22"/>
              <w:lang w:val="en-MY" w:eastAsia="en-MY"/>
            </w:rPr>
          </w:pPr>
          <w:del w:id="269" w:author="Foong" w:date="2016-06-27T19:38:00Z">
            <w:r w:rsidRPr="007A6F88" w:rsidDel="007A6F88">
              <w:rPr>
                <w:rPrChange w:id="270" w:author="Foong" w:date="2016-06-27T19:38:00Z">
                  <w:rPr>
                    <w:rStyle w:val="Hyperlink"/>
                    <w:caps w:val="0"/>
                    <w:noProof/>
                  </w:rPr>
                </w:rPrChange>
              </w:rPr>
              <w:delText>2.2.11.1</w:delText>
            </w:r>
            <w:r w:rsidDel="007A6F88">
              <w:rPr>
                <w:rFonts w:asciiTheme="minorHAnsi" w:eastAsiaTheme="minorEastAsia" w:hAnsiTheme="minorHAnsi" w:cstheme="minorBidi"/>
                <w:caps w:val="0"/>
                <w:noProof/>
                <w:kern w:val="0"/>
                <w:sz w:val="22"/>
                <w:szCs w:val="22"/>
                <w:lang w:val="en-MY" w:eastAsia="en-MY"/>
              </w:rPr>
              <w:tab/>
            </w:r>
            <w:r w:rsidRPr="007A6F88" w:rsidDel="007A6F88">
              <w:rPr>
                <w:rPrChange w:id="271" w:author="Foong" w:date="2016-06-27T19:38:00Z">
                  <w:rPr>
                    <w:rStyle w:val="Hyperlink"/>
                    <w:caps w:val="0"/>
                    <w:noProof/>
                  </w:rPr>
                </w:rPrChange>
              </w:rPr>
              <w:delText>RIDER LISTING</w:delText>
            </w:r>
            <w:r w:rsidDel="007A6F88">
              <w:rPr>
                <w:noProof/>
                <w:webHidden/>
              </w:rPr>
              <w:tab/>
            </w:r>
            <w:r w:rsidR="00703424" w:rsidDel="007A6F88">
              <w:rPr>
                <w:noProof/>
                <w:webHidden/>
              </w:rPr>
              <w:delText>29</w:delText>
            </w:r>
          </w:del>
        </w:p>
        <w:p w14:paraId="3BE3F911" w14:textId="77777777" w:rsidR="006E1B62" w:rsidDel="007A6F88" w:rsidRDefault="006E1B62">
          <w:pPr>
            <w:pStyle w:val="TOC3"/>
            <w:tabs>
              <w:tab w:val="left" w:pos="880"/>
            </w:tabs>
            <w:rPr>
              <w:del w:id="272" w:author="Foong" w:date="2016-06-27T19:38:00Z"/>
              <w:rFonts w:asciiTheme="minorHAnsi" w:eastAsiaTheme="minorEastAsia" w:hAnsiTheme="minorHAnsi" w:cstheme="minorBidi"/>
              <w:caps w:val="0"/>
              <w:noProof/>
              <w:kern w:val="0"/>
              <w:sz w:val="22"/>
              <w:szCs w:val="22"/>
              <w:lang w:val="en-MY" w:eastAsia="en-MY"/>
            </w:rPr>
          </w:pPr>
          <w:del w:id="273" w:author="Foong" w:date="2016-06-27T19:38:00Z">
            <w:r w:rsidRPr="007A6F88" w:rsidDel="007A6F88">
              <w:rPr>
                <w:rPrChange w:id="274" w:author="Foong" w:date="2016-06-27T19:38:00Z">
                  <w:rPr>
                    <w:rStyle w:val="Hyperlink"/>
                    <w:caps w:val="0"/>
                    <w:noProof/>
                  </w:rPr>
                </w:rPrChange>
              </w:rPr>
              <w:delText>2.2.11.2</w:delText>
            </w:r>
            <w:r w:rsidDel="007A6F88">
              <w:rPr>
                <w:rFonts w:asciiTheme="minorHAnsi" w:eastAsiaTheme="minorEastAsia" w:hAnsiTheme="minorHAnsi" w:cstheme="minorBidi"/>
                <w:caps w:val="0"/>
                <w:noProof/>
                <w:kern w:val="0"/>
                <w:sz w:val="22"/>
                <w:szCs w:val="22"/>
                <w:lang w:val="en-MY" w:eastAsia="en-MY"/>
              </w:rPr>
              <w:tab/>
            </w:r>
            <w:r w:rsidRPr="007A6F88" w:rsidDel="007A6F88">
              <w:rPr>
                <w:rPrChange w:id="275" w:author="Foong" w:date="2016-06-27T19:38:00Z">
                  <w:rPr>
                    <w:rStyle w:val="Hyperlink"/>
                    <w:caps w:val="0"/>
                    <w:noProof/>
                  </w:rPr>
                </w:rPrChange>
              </w:rPr>
              <w:delText>RIDER SETUP</w:delText>
            </w:r>
            <w:r w:rsidDel="007A6F88">
              <w:rPr>
                <w:noProof/>
                <w:webHidden/>
              </w:rPr>
              <w:tab/>
            </w:r>
            <w:r w:rsidR="00703424" w:rsidDel="007A6F88">
              <w:rPr>
                <w:noProof/>
                <w:webHidden/>
              </w:rPr>
              <w:delText>30</w:delText>
            </w:r>
          </w:del>
        </w:p>
        <w:p w14:paraId="33D6D386" w14:textId="77777777" w:rsidR="006E1B62" w:rsidDel="007A6F88" w:rsidRDefault="006E1B62">
          <w:pPr>
            <w:pStyle w:val="TOC3"/>
            <w:tabs>
              <w:tab w:val="left" w:pos="880"/>
            </w:tabs>
            <w:rPr>
              <w:del w:id="276" w:author="Foong" w:date="2016-06-27T19:38:00Z"/>
              <w:rFonts w:asciiTheme="minorHAnsi" w:eastAsiaTheme="minorEastAsia" w:hAnsiTheme="minorHAnsi" w:cstheme="minorBidi"/>
              <w:caps w:val="0"/>
              <w:noProof/>
              <w:kern w:val="0"/>
              <w:sz w:val="22"/>
              <w:szCs w:val="22"/>
              <w:lang w:val="en-MY" w:eastAsia="en-MY"/>
            </w:rPr>
          </w:pPr>
          <w:del w:id="277" w:author="Foong" w:date="2016-06-27T19:38:00Z">
            <w:r w:rsidRPr="007A6F88" w:rsidDel="007A6F88">
              <w:rPr>
                <w:rPrChange w:id="278" w:author="Foong" w:date="2016-06-27T19:38:00Z">
                  <w:rPr>
                    <w:rStyle w:val="Hyperlink"/>
                    <w:caps w:val="0"/>
                    <w:noProof/>
                  </w:rPr>
                </w:rPrChange>
              </w:rPr>
              <w:delText>2.2.11.3</w:delText>
            </w:r>
            <w:r w:rsidDel="007A6F88">
              <w:rPr>
                <w:rFonts w:asciiTheme="minorHAnsi" w:eastAsiaTheme="minorEastAsia" w:hAnsiTheme="minorHAnsi" w:cstheme="minorBidi"/>
                <w:caps w:val="0"/>
                <w:noProof/>
                <w:kern w:val="0"/>
                <w:sz w:val="22"/>
                <w:szCs w:val="22"/>
                <w:lang w:val="en-MY" w:eastAsia="en-MY"/>
              </w:rPr>
              <w:tab/>
            </w:r>
            <w:r w:rsidRPr="007A6F88" w:rsidDel="007A6F88">
              <w:rPr>
                <w:rPrChange w:id="279" w:author="Foong" w:date="2016-06-27T19:38:00Z">
                  <w:rPr>
                    <w:rStyle w:val="Hyperlink"/>
                    <w:caps w:val="0"/>
                    <w:noProof/>
                  </w:rPr>
                </w:rPrChange>
              </w:rPr>
              <w:delText>RIDER WORDING SETUP</w:delText>
            </w:r>
            <w:r w:rsidDel="007A6F88">
              <w:rPr>
                <w:noProof/>
                <w:webHidden/>
              </w:rPr>
              <w:tab/>
            </w:r>
            <w:r w:rsidR="00703424" w:rsidDel="007A6F88">
              <w:rPr>
                <w:noProof/>
                <w:webHidden/>
              </w:rPr>
              <w:delText>32</w:delText>
            </w:r>
          </w:del>
        </w:p>
        <w:p w14:paraId="537D870F" w14:textId="77777777" w:rsidR="006E1B62" w:rsidDel="007A6F88" w:rsidRDefault="006E1B62">
          <w:pPr>
            <w:pStyle w:val="TOC3"/>
            <w:tabs>
              <w:tab w:val="left" w:pos="880"/>
            </w:tabs>
            <w:rPr>
              <w:del w:id="280" w:author="Foong" w:date="2016-06-27T19:38:00Z"/>
              <w:rFonts w:asciiTheme="minorHAnsi" w:eastAsiaTheme="minorEastAsia" w:hAnsiTheme="minorHAnsi" w:cstheme="minorBidi"/>
              <w:caps w:val="0"/>
              <w:noProof/>
              <w:kern w:val="0"/>
              <w:sz w:val="22"/>
              <w:szCs w:val="22"/>
              <w:lang w:val="en-MY" w:eastAsia="en-MY"/>
            </w:rPr>
          </w:pPr>
          <w:del w:id="281" w:author="Foong" w:date="2016-06-27T19:38:00Z">
            <w:r w:rsidRPr="007A6F88" w:rsidDel="007A6F88">
              <w:rPr>
                <w:rPrChange w:id="282" w:author="Foong" w:date="2016-06-27T19:38:00Z">
                  <w:rPr>
                    <w:rStyle w:val="Hyperlink"/>
                    <w:caps w:val="0"/>
                    <w:noProof/>
                  </w:rPr>
                </w:rPrChange>
              </w:rPr>
              <w:delText>2.2.11.4</w:delText>
            </w:r>
            <w:r w:rsidDel="007A6F88">
              <w:rPr>
                <w:rFonts w:asciiTheme="minorHAnsi" w:eastAsiaTheme="minorEastAsia" w:hAnsiTheme="minorHAnsi" w:cstheme="minorBidi"/>
                <w:caps w:val="0"/>
                <w:noProof/>
                <w:kern w:val="0"/>
                <w:sz w:val="22"/>
                <w:szCs w:val="22"/>
                <w:lang w:val="en-MY" w:eastAsia="en-MY"/>
              </w:rPr>
              <w:tab/>
            </w:r>
            <w:r w:rsidRPr="007A6F88" w:rsidDel="007A6F88">
              <w:rPr>
                <w:rPrChange w:id="283" w:author="Foong" w:date="2016-06-27T19:38:00Z">
                  <w:rPr>
                    <w:rStyle w:val="Hyperlink"/>
                    <w:caps w:val="0"/>
                    <w:noProof/>
                  </w:rPr>
                </w:rPrChange>
              </w:rPr>
              <w:delText>RATES AND FORMULA SETUP</w:delText>
            </w:r>
            <w:r w:rsidDel="007A6F88">
              <w:rPr>
                <w:noProof/>
                <w:webHidden/>
              </w:rPr>
              <w:tab/>
            </w:r>
            <w:r w:rsidR="00703424" w:rsidDel="007A6F88">
              <w:rPr>
                <w:noProof/>
                <w:webHidden/>
              </w:rPr>
              <w:delText>33</w:delText>
            </w:r>
          </w:del>
        </w:p>
        <w:p w14:paraId="11B319F4" w14:textId="77777777" w:rsidR="006E1B62" w:rsidDel="007A6F88" w:rsidRDefault="006E1B62">
          <w:pPr>
            <w:pStyle w:val="TOC3"/>
            <w:tabs>
              <w:tab w:val="left" w:pos="880"/>
            </w:tabs>
            <w:rPr>
              <w:del w:id="284" w:author="Foong" w:date="2016-06-27T19:38:00Z"/>
              <w:rFonts w:asciiTheme="minorHAnsi" w:eastAsiaTheme="minorEastAsia" w:hAnsiTheme="minorHAnsi" w:cstheme="minorBidi"/>
              <w:caps w:val="0"/>
              <w:noProof/>
              <w:kern w:val="0"/>
              <w:sz w:val="22"/>
              <w:szCs w:val="22"/>
              <w:lang w:val="en-MY" w:eastAsia="en-MY"/>
            </w:rPr>
          </w:pPr>
          <w:del w:id="285" w:author="Foong" w:date="2016-06-27T19:38:00Z">
            <w:r w:rsidRPr="007A6F88" w:rsidDel="007A6F88">
              <w:rPr>
                <w:rPrChange w:id="286" w:author="Foong" w:date="2016-06-27T19:38:00Z">
                  <w:rPr>
                    <w:rStyle w:val="Hyperlink"/>
                    <w:caps w:val="0"/>
                    <w:noProof/>
                  </w:rPr>
                </w:rPrChange>
              </w:rPr>
              <w:delText>2.2.11.5</w:delText>
            </w:r>
            <w:r w:rsidDel="007A6F88">
              <w:rPr>
                <w:rFonts w:asciiTheme="minorHAnsi" w:eastAsiaTheme="minorEastAsia" w:hAnsiTheme="minorHAnsi" w:cstheme="minorBidi"/>
                <w:caps w:val="0"/>
                <w:noProof/>
                <w:kern w:val="0"/>
                <w:sz w:val="22"/>
                <w:szCs w:val="22"/>
                <w:lang w:val="en-MY" w:eastAsia="en-MY"/>
              </w:rPr>
              <w:tab/>
            </w:r>
            <w:r w:rsidRPr="007A6F88" w:rsidDel="007A6F88">
              <w:rPr>
                <w:rPrChange w:id="287" w:author="Foong" w:date="2016-06-27T19:38:00Z">
                  <w:rPr>
                    <w:rStyle w:val="Hyperlink"/>
                    <w:caps w:val="0"/>
                    <w:noProof/>
                  </w:rPr>
                </w:rPrChange>
              </w:rPr>
              <w:delText>RATES MAPPING</w:delText>
            </w:r>
            <w:r w:rsidDel="007A6F88">
              <w:rPr>
                <w:noProof/>
                <w:webHidden/>
              </w:rPr>
              <w:tab/>
            </w:r>
            <w:r w:rsidR="00703424" w:rsidDel="007A6F88">
              <w:rPr>
                <w:noProof/>
                <w:webHidden/>
              </w:rPr>
              <w:delText>33</w:delText>
            </w:r>
          </w:del>
        </w:p>
        <w:p w14:paraId="1EF74E67" w14:textId="77777777" w:rsidR="006E1B62" w:rsidDel="007A6F88" w:rsidRDefault="006E1B62">
          <w:pPr>
            <w:pStyle w:val="TOC3"/>
            <w:tabs>
              <w:tab w:val="left" w:pos="880"/>
            </w:tabs>
            <w:rPr>
              <w:del w:id="288" w:author="Foong" w:date="2016-06-27T19:38:00Z"/>
              <w:rFonts w:asciiTheme="minorHAnsi" w:eastAsiaTheme="minorEastAsia" w:hAnsiTheme="minorHAnsi" w:cstheme="minorBidi"/>
              <w:caps w:val="0"/>
              <w:noProof/>
              <w:kern w:val="0"/>
              <w:sz w:val="22"/>
              <w:szCs w:val="22"/>
              <w:lang w:val="en-MY" w:eastAsia="en-MY"/>
            </w:rPr>
          </w:pPr>
          <w:del w:id="289" w:author="Foong" w:date="2016-06-27T19:38:00Z">
            <w:r w:rsidRPr="007A6F88" w:rsidDel="007A6F88">
              <w:rPr>
                <w:rPrChange w:id="290" w:author="Foong" w:date="2016-06-27T19:38:00Z">
                  <w:rPr>
                    <w:rStyle w:val="Hyperlink"/>
                    <w:caps w:val="0"/>
                    <w:noProof/>
                  </w:rPr>
                </w:rPrChange>
              </w:rPr>
              <w:delText>2.2.11.6</w:delText>
            </w:r>
            <w:r w:rsidDel="007A6F88">
              <w:rPr>
                <w:rFonts w:asciiTheme="minorHAnsi" w:eastAsiaTheme="minorEastAsia" w:hAnsiTheme="minorHAnsi" w:cstheme="minorBidi"/>
                <w:caps w:val="0"/>
                <w:noProof/>
                <w:kern w:val="0"/>
                <w:sz w:val="22"/>
                <w:szCs w:val="22"/>
                <w:lang w:val="en-MY" w:eastAsia="en-MY"/>
              </w:rPr>
              <w:tab/>
            </w:r>
            <w:r w:rsidRPr="007A6F88" w:rsidDel="007A6F88">
              <w:rPr>
                <w:rPrChange w:id="291" w:author="Foong" w:date="2016-06-27T19:38:00Z">
                  <w:rPr>
                    <w:rStyle w:val="Hyperlink"/>
                    <w:caps w:val="0"/>
                    <w:noProof/>
                  </w:rPr>
                </w:rPrChange>
              </w:rPr>
              <w:delText>FORMULA</w:delText>
            </w:r>
            <w:r w:rsidDel="007A6F88">
              <w:rPr>
                <w:noProof/>
                <w:webHidden/>
              </w:rPr>
              <w:tab/>
            </w:r>
            <w:r w:rsidR="00703424" w:rsidDel="007A6F88">
              <w:rPr>
                <w:noProof/>
                <w:webHidden/>
              </w:rPr>
              <w:delText>34</w:delText>
            </w:r>
          </w:del>
        </w:p>
        <w:p w14:paraId="10879811" w14:textId="77777777" w:rsidR="006E1B62" w:rsidDel="007A6F88" w:rsidRDefault="006E1B62">
          <w:pPr>
            <w:pStyle w:val="TOC3"/>
            <w:rPr>
              <w:del w:id="292" w:author="Foong" w:date="2016-06-27T19:38:00Z"/>
              <w:rFonts w:asciiTheme="minorHAnsi" w:eastAsiaTheme="minorEastAsia" w:hAnsiTheme="minorHAnsi" w:cstheme="minorBidi"/>
              <w:caps w:val="0"/>
              <w:noProof/>
              <w:kern w:val="0"/>
              <w:sz w:val="22"/>
              <w:szCs w:val="22"/>
              <w:lang w:val="en-MY" w:eastAsia="en-MY"/>
            </w:rPr>
          </w:pPr>
          <w:del w:id="293" w:author="Foong" w:date="2016-06-27T19:38:00Z">
            <w:r w:rsidRPr="007A6F88" w:rsidDel="007A6F88">
              <w:rPr>
                <w:rPrChange w:id="294" w:author="Foong" w:date="2016-06-27T19:38:00Z">
                  <w:rPr>
                    <w:rStyle w:val="Hyperlink"/>
                    <w:caps w:val="0"/>
                    <w:noProof/>
                  </w:rPr>
                </w:rPrChange>
              </w:rPr>
              <w:delText>2.2.12</w:delText>
            </w:r>
            <w:r w:rsidDel="007A6F88">
              <w:rPr>
                <w:rFonts w:asciiTheme="minorHAnsi" w:eastAsiaTheme="minorEastAsia" w:hAnsiTheme="minorHAnsi" w:cstheme="minorBidi"/>
                <w:caps w:val="0"/>
                <w:noProof/>
                <w:kern w:val="0"/>
                <w:sz w:val="22"/>
                <w:szCs w:val="22"/>
                <w:lang w:val="en-MY" w:eastAsia="en-MY"/>
              </w:rPr>
              <w:tab/>
            </w:r>
            <w:r w:rsidRPr="007A6F88" w:rsidDel="007A6F88">
              <w:rPr>
                <w:rPrChange w:id="295" w:author="Foong" w:date="2016-06-27T19:38:00Z">
                  <w:rPr>
                    <w:rStyle w:val="Hyperlink"/>
                    <w:caps w:val="0"/>
                    <w:noProof/>
                  </w:rPr>
                </w:rPrChange>
              </w:rPr>
              <w:delText>Additional wording</w:delText>
            </w:r>
            <w:r w:rsidDel="007A6F88">
              <w:rPr>
                <w:noProof/>
                <w:webHidden/>
              </w:rPr>
              <w:tab/>
            </w:r>
            <w:r w:rsidR="00703424" w:rsidDel="007A6F88">
              <w:rPr>
                <w:noProof/>
                <w:webHidden/>
              </w:rPr>
              <w:delText>35</w:delText>
            </w:r>
          </w:del>
        </w:p>
        <w:p w14:paraId="3CE18510" w14:textId="77777777" w:rsidR="006E1B62" w:rsidDel="007A6F88" w:rsidRDefault="006E1B62" w:rsidP="00703424">
          <w:pPr>
            <w:pStyle w:val="TOC3"/>
            <w:tabs>
              <w:tab w:val="left" w:pos="880"/>
            </w:tabs>
            <w:rPr>
              <w:del w:id="296" w:author="Foong" w:date="2016-06-27T19:38:00Z"/>
              <w:rFonts w:asciiTheme="minorHAnsi" w:eastAsiaTheme="minorEastAsia" w:hAnsiTheme="minorHAnsi" w:cstheme="minorBidi"/>
              <w:caps w:val="0"/>
              <w:noProof/>
              <w:kern w:val="0"/>
              <w:sz w:val="22"/>
              <w:szCs w:val="22"/>
              <w:lang w:val="en-MY" w:eastAsia="en-MY"/>
            </w:rPr>
          </w:pPr>
          <w:del w:id="297" w:author="Foong" w:date="2016-06-27T19:38:00Z">
            <w:r w:rsidRPr="007A6F88" w:rsidDel="007A6F88">
              <w:rPr>
                <w:rPrChange w:id="298" w:author="Foong" w:date="2016-06-27T19:38:00Z">
                  <w:rPr>
                    <w:rStyle w:val="Hyperlink"/>
                    <w:caps w:val="0"/>
                    <w:noProof/>
                  </w:rPr>
                </w:rPrChange>
              </w:rPr>
              <w:delText>2.2.12.1</w:delText>
            </w:r>
            <w:r w:rsidDel="007A6F88">
              <w:rPr>
                <w:rFonts w:asciiTheme="minorHAnsi" w:eastAsiaTheme="minorEastAsia" w:hAnsiTheme="minorHAnsi" w:cstheme="minorBidi"/>
                <w:caps w:val="0"/>
                <w:noProof/>
                <w:kern w:val="0"/>
                <w:sz w:val="22"/>
                <w:szCs w:val="22"/>
                <w:lang w:val="en-MY" w:eastAsia="en-MY"/>
              </w:rPr>
              <w:tab/>
            </w:r>
            <w:r w:rsidRPr="007A6F88" w:rsidDel="007A6F88">
              <w:rPr>
                <w:rPrChange w:id="299" w:author="Foong" w:date="2016-06-27T19:38:00Z">
                  <w:rPr>
                    <w:rStyle w:val="Hyperlink"/>
                    <w:caps w:val="0"/>
                    <w:noProof/>
                  </w:rPr>
                </w:rPrChange>
              </w:rPr>
              <w:delText>Additional wording (Insert wording)</w:delText>
            </w:r>
            <w:r w:rsidDel="007A6F88">
              <w:rPr>
                <w:noProof/>
                <w:webHidden/>
              </w:rPr>
              <w:tab/>
            </w:r>
            <w:r w:rsidR="00703424" w:rsidDel="007A6F88">
              <w:rPr>
                <w:noProof/>
                <w:webHidden/>
              </w:rPr>
              <w:delText>37</w:delText>
            </w:r>
          </w:del>
        </w:p>
        <w:p w14:paraId="32BA9C31" w14:textId="77777777" w:rsidR="006E1B62" w:rsidDel="007A6F88" w:rsidRDefault="006E1B62">
          <w:pPr>
            <w:pStyle w:val="TOC3"/>
            <w:rPr>
              <w:del w:id="300" w:author="Foong" w:date="2016-06-27T19:38:00Z"/>
              <w:rFonts w:asciiTheme="minorHAnsi" w:eastAsiaTheme="minorEastAsia" w:hAnsiTheme="minorHAnsi" w:cstheme="minorBidi"/>
              <w:caps w:val="0"/>
              <w:noProof/>
              <w:kern w:val="0"/>
              <w:sz w:val="22"/>
              <w:szCs w:val="22"/>
              <w:lang w:val="en-MY" w:eastAsia="en-MY"/>
            </w:rPr>
          </w:pPr>
          <w:del w:id="301" w:author="Foong" w:date="2016-06-27T19:38:00Z">
            <w:r w:rsidRPr="007A6F88" w:rsidDel="007A6F88">
              <w:rPr>
                <w:rPrChange w:id="302" w:author="Foong" w:date="2016-06-27T19:38:00Z">
                  <w:rPr>
                    <w:rStyle w:val="Hyperlink"/>
                    <w:caps w:val="0"/>
                    <w:noProof/>
                  </w:rPr>
                </w:rPrChange>
              </w:rPr>
              <w:delText>2.2.13</w:delText>
            </w:r>
            <w:r w:rsidDel="007A6F88">
              <w:rPr>
                <w:rFonts w:asciiTheme="minorHAnsi" w:eastAsiaTheme="minorEastAsia" w:hAnsiTheme="minorHAnsi" w:cstheme="minorBidi"/>
                <w:caps w:val="0"/>
                <w:noProof/>
                <w:kern w:val="0"/>
                <w:sz w:val="22"/>
                <w:szCs w:val="22"/>
                <w:lang w:val="en-MY" w:eastAsia="en-MY"/>
              </w:rPr>
              <w:tab/>
            </w:r>
            <w:r w:rsidRPr="007A6F88" w:rsidDel="007A6F88">
              <w:rPr>
                <w:rPrChange w:id="303" w:author="Foong" w:date="2016-06-27T19:38:00Z">
                  <w:rPr>
                    <w:rStyle w:val="Hyperlink"/>
                    <w:caps w:val="0"/>
                    <w:noProof/>
                  </w:rPr>
                </w:rPrChange>
              </w:rPr>
              <w:delText>Product setup</w:delText>
            </w:r>
            <w:r w:rsidDel="007A6F88">
              <w:rPr>
                <w:noProof/>
                <w:webHidden/>
              </w:rPr>
              <w:tab/>
            </w:r>
            <w:r w:rsidR="00703424" w:rsidDel="007A6F88">
              <w:rPr>
                <w:noProof/>
                <w:webHidden/>
              </w:rPr>
              <w:delText>37</w:delText>
            </w:r>
          </w:del>
        </w:p>
        <w:p w14:paraId="3C06D46D" w14:textId="77777777" w:rsidR="006E1B62" w:rsidDel="007A6F88" w:rsidRDefault="006E1B62">
          <w:pPr>
            <w:pStyle w:val="TOC3"/>
            <w:rPr>
              <w:del w:id="304" w:author="Foong" w:date="2016-06-27T19:38:00Z"/>
              <w:rFonts w:asciiTheme="minorHAnsi" w:eastAsiaTheme="minorEastAsia" w:hAnsiTheme="minorHAnsi" w:cstheme="minorBidi"/>
              <w:caps w:val="0"/>
              <w:noProof/>
              <w:kern w:val="0"/>
              <w:sz w:val="22"/>
              <w:szCs w:val="22"/>
              <w:lang w:val="en-MY" w:eastAsia="en-MY"/>
            </w:rPr>
          </w:pPr>
          <w:del w:id="305" w:author="Foong" w:date="2016-06-27T19:38:00Z">
            <w:r w:rsidRPr="007A6F88" w:rsidDel="007A6F88">
              <w:rPr>
                <w:rPrChange w:id="306" w:author="Foong" w:date="2016-06-27T19:38:00Z">
                  <w:rPr>
                    <w:rStyle w:val="Hyperlink"/>
                    <w:caps w:val="0"/>
                    <w:noProof/>
                  </w:rPr>
                </w:rPrChange>
              </w:rPr>
              <w:delText>2.2.14</w:delText>
            </w:r>
            <w:r w:rsidDel="007A6F88">
              <w:rPr>
                <w:rFonts w:asciiTheme="minorHAnsi" w:eastAsiaTheme="minorEastAsia" w:hAnsiTheme="minorHAnsi" w:cstheme="minorBidi"/>
                <w:caps w:val="0"/>
                <w:noProof/>
                <w:kern w:val="0"/>
                <w:sz w:val="22"/>
                <w:szCs w:val="22"/>
                <w:lang w:val="en-MY" w:eastAsia="en-MY"/>
              </w:rPr>
              <w:tab/>
            </w:r>
            <w:r w:rsidRPr="007A6F88" w:rsidDel="007A6F88">
              <w:rPr>
                <w:rPrChange w:id="307" w:author="Foong" w:date="2016-06-27T19:38:00Z">
                  <w:rPr>
                    <w:rStyle w:val="Hyperlink"/>
                    <w:caps w:val="0"/>
                    <w:noProof/>
                  </w:rPr>
                </w:rPrChange>
              </w:rPr>
              <w:delText>Illustration setup</w:delText>
            </w:r>
            <w:r w:rsidDel="007A6F88">
              <w:rPr>
                <w:noProof/>
                <w:webHidden/>
              </w:rPr>
              <w:tab/>
            </w:r>
            <w:r w:rsidR="00703424" w:rsidDel="007A6F88">
              <w:rPr>
                <w:noProof/>
                <w:webHidden/>
              </w:rPr>
              <w:delText>39</w:delText>
            </w:r>
          </w:del>
        </w:p>
        <w:p w14:paraId="6D101E28" w14:textId="77777777" w:rsidR="006E1B62" w:rsidDel="007A6F88" w:rsidRDefault="006E1B62" w:rsidP="006E1B62">
          <w:pPr>
            <w:pStyle w:val="TOC3"/>
            <w:tabs>
              <w:tab w:val="left" w:pos="880"/>
            </w:tabs>
            <w:rPr>
              <w:del w:id="308" w:author="Foong" w:date="2016-06-27T19:38:00Z"/>
              <w:rFonts w:asciiTheme="minorHAnsi" w:eastAsiaTheme="minorEastAsia" w:hAnsiTheme="minorHAnsi" w:cstheme="minorBidi"/>
              <w:caps w:val="0"/>
              <w:noProof/>
              <w:kern w:val="0"/>
              <w:sz w:val="22"/>
              <w:szCs w:val="22"/>
              <w:lang w:val="en-MY" w:eastAsia="en-MY"/>
            </w:rPr>
          </w:pPr>
          <w:del w:id="309" w:author="Foong" w:date="2016-06-27T19:38:00Z">
            <w:r w:rsidRPr="007A6F88" w:rsidDel="007A6F88">
              <w:rPr>
                <w:rPrChange w:id="310" w:author="Foong" w:date="2016-06-27T19:38:00Z">
                  <w:rPr>
                    <w:rStyle w:val="Hyperlink"/>
                    <w:caps w:val="0"/>
                    <w:noProof/>
                  </w:rPr>
                </w:rPrChange>
              </w:rPr>
              <w:delText>2.2.14.1</w:delText>
            </w:r>
            <w:r w:rsidDel="007A6F88">
              <w:rPr>
                <w:rFonts w:asciiTheme="minorHAnsi" w:eastAsiaTheme="minorEastAsia" w:hAnsiTheme="minorHAnsi" w:cstheme="minorBidi"/>
                <w:caps w:val="0"/>
                <w:noProof/>
                <w:kern w:val="0"/>
                <w:sz w:val="22"/>
                <w:szCs w:val="22"/>
                <w:lang w:val="en-MY" w:eastAsia="en-MY"/>
              </w:rPr>
              <w:tab/>
            </w:r>
            <w:r w:rsidRPr="007A6F88" w:rsidDel="007A6F88">
              <w:rPr>
                <w:rPrChange w:id="311" w:author="Foong" w:date="2016-06-27T19:38:00Z">
                  <w:rPr>
                    <w:rStyle w:val="Hyperlink"/>
                    <w:caps w:val="0"/>
                    <w:noProof/>
                  </w:rPr>
                </w:rPrChange>
              </w:rPr>
              <w:delText>ILLUSTRATION TABLE SETUP</w:delText>
            </w:r>
            <w:r w:rsidDel="007A6F88">
              <w:rPr>
                <w:noProof/>
                <w:webHidden/>
              </w:rPr>
              <w:tab/>
            </w:r>
            <w:r w:rsidR="00703424" w:rsidDel="007A6F88">
              <w:rPr>
                <w:noProof/>
                <w:webHidden/>
              </w:rPr>
              <w:delText>39</w:delText>
            </w:r>
          </w:del>
        </w:p>
        <w:p w14:paraId="1E61C617" w14:textId="77777777" w:rsidR="006E1B62" w:rsidDel="007A6F88" w:rsidRDefault="006E1B62">
          <w:pPr>
            <w:pStyle w:val="TOC3"/>
            <w:tabs>
              <w:tab w:val="left" w:pos="880"/>
            </w:tabs>
            <w:rPr>
              <w:del w:id="312" w:author="Foong" w:date="2016-06-27T19:38:00Z"/>
              <w:rFonts w:asciiTheme="minorHAnsi" w:eastAsiaTheme="minorEastAsia" w:hAnsiTheme="minorHAnsi" w:cstheme="minorBidi"/>
              <w:caps w:val="0"/>
              <w:noProof/>
              <w:kern w:val="0"/>
              <w:sz w:val="22"/>
              <w:szCs w:val="22"/>
              <w:lang w:val="en-MY" w:eastAsia="en-MY"/>
            </w:rPr>
          </w:pPr>
          <w:del w:id="313" w:author="Foong" w:date="2016-06-27T19:38:00Z">
            <w:r w:rsidRPr="007A6F88" w:rsidDel="007A6F88">
              <w:rPr>
                <w:rPrChange w:id="314" w:author="Foong" w:date="2016-06-27T19:38:00Z">
                  <w:rPr>
                    <w:rStyle w:val="Hyperlink"/>
                    <w:caps w:val="0"/>
                    <w:noProof/>
                  </w:rPr>
                </w:rPrChange>
              </w:rPr>
              <w:delText>2.2.14.2</w:delText>
            </w:r>
            <w:r w:rsidDel="007A6F88">
              <w:rPr>
                <w:rFonts w:asciiTheme="minorHAnsi" w:eastAsiaTheme="minorEastAsia" w:hAnsiTheme="minorHAnsi" w:cstheme="minorBidi"/>
                <w:caps w:val="0"/>
                <w:noProof/>
                <w:kern w:val="0"/>
                <w:sz w:val="22"/>
                <w:szCs w:val="22"/>
                <w:lang w:val="en-MY" w:eastAsia="en-MY"/>
              </w:rPr>
              <w:tab/>
            </w:r>
            <w:r w:rsidRPr="007A6F88" w:rsidDel="007A6F88">
              <w:rPr>
                <w:rPrChange w:id="315" w:author="Foong" w:date="2016-06-27T19:38:00Z">
                  <w:rPr>
                    <w:rStyle w:val="Hyperlink"/>
                    <w:caps w:val="0"/>
                    <w:noProof/>
                  </w:rPr>
                </w:rPrChange>
              </w:rPr>
              <w:delText>ILLUSTRATION TABLE DETAIL</w:delText>
            </w:r>
            <w:r w:rsidDel="007A6F88">
              <w:rPr>
                <w:noProof/>
                <w:webHidden/>
              </w:rPr>
              <w:tab/>
            </w:r>
            <w:r w:rsidR="00703424" w:rsidDel="007A6F88">
              <w:rPr>
                <w:noProof/>
                <w:webHidden/>
              </w:rPr>
              <w:delText>39</w:delText>
            </w:r>
          </w:del>
        </w:p>
        <w:p w14:paraId="27F92704" w14:textId="77777777" w:rsidR="006E1B62" w:rsidDel="007A6F88" w:rsidRDefault="006E1B62">
          <w:pPr>
            <w:pStyle w:val="TOC3"/>
            <w:tabs>
              <w:tab w:val="left" w:pos="880"/>
            </w:tabs>
            <w:rPr>
              <w:del w:id="316" w:author="Foong" w:date="2016-06-27T19:38:00Z"/>
              <w:rFonts w:asciiTheme="minorHAnsi" w:eastAsiaTheme="minorEastAsia" w:hAnsiTheme="minorHAnsi" w:cstheme="minorBidi"/>
              <w:caps w:val="0"/>
              <w:noProof/>
              <w:kern w:val="0"/>
              <w:sz w:val="22"/>
              <w:szCs w:val="22"/>
              <w:lang w:val="en-MY" w:eastAsia="en-MY"/>
            </w:rPr>
          </w:pPr>
          <w:del w:id="317" w:author="Foong" w:date="2016-06-27T19:38:00Z">
            <w:r w:rsidRPr="007A6F88" w:rsidDel="007A6F88">
              <w:rPr>
                <w:rPrChange w:id="318" w:author="Foong" w:date="2016-06-27T19:38:00Z">
                  <w:rPr>
                    <w:rStyle w:val="Hyperlink"/>
                    <w:caps w:val="0"/>
                    <w:noProof/>
                  </w:rPr>
                </w:rPrChange>
              </w:rPr>
              <w:delText>2.2.14.3</w:delText>
            </w:r>
            <w:r w:rsidDel="007A6F88">
              <w:rPr>
                <w:rFonts w:asciiTheme="minorHAnsi" w:eastAsiaTheme="minorEastAsia" w:hAnsiTheme="minorHAnsi" w:cstheme="minorBidi"/>
                <w:caps w:val="0"/>
                <w:noProof/>
                <w:kern w:val="0"/>
                <w:sz w:val="22"/>
                <w:szCs w:val="22"/>
                <w:lang w:val="en-MY" w:eastAsia="en-MY"/>
              </w:rPr>
              <w:tab/>
            </w:r>
            <w:r w:rsidRPr="007A6F88" w:rsidDel="007A6F88">
              <w:rPr>
                <w:rPrChange w:id="319" w:author="Foong" w:date="2016-06-27T19:38:00Z">
                  <w:rPr>
                    <w:rStyle w:val="Hyperlink"/>
                    <w:caps w:val="0"/>
                    <w:noProof/>
                  </w:rPr>
                </w:rPrChange>
              </w:rPr>
              <w:delText>Formula</w:delText>
            </w:r>
            <w:r w:rsidDel="007A6F88">
              <w:rPr>
                <w:noProof/>
                <w:webHidden/>
              </w:rPr>
              <w:tab/>
            </w:r>
            <w:r w:rsidR="00703424" w:rsidDel="007A6F88">
              <w:rPr>
                <w:noProof/>
                <w:webHidden/>
              </w:rPr>
              <w:delText>40</w:delText>
            </w:r>
          </w:del>
        </w:p>
        <w:p w14:paraId="1C5A82F2" w14:textId="77777777" w:rsidR="006E1B62" w:rsidDel="007A6F88" w:rsidRDefault="006E1B62">
          <w:pPr>
            <w:pStyle w:val="TOC3"/>
            <w:tabs>
              <w:tab w:val="left" w:pos="880"/>
            </w:tabs>
            <w:rPr>
              <w:del w:id="320" w:author="Foong" w:date="2016-06-27T19:38:00Z"/>
              <w:rFonts w:asciiTheme="minorHAnsi" w:eastAsiaTheme="minorEastAsia" w:hAnsiTheme="minorHAnsi" w:cstheme="minorBidi"/>
              <w:caps w:val="0"/>
              <w:noProof/>
              <w:kern w:val="0"/>
              <w:sz w:val="22"/>
              <w:szCs w:val="22"/>
              <w:lang w:val="en-MY" w:eastAsia="en-MY"/>
            </w:rPr>
          </w:pPr>
          <w:del w:id="321" w:author="Foong" w:date="2016-06-27T19:38:00Z">
            <w:r w:rsidRPr="007A6F88" w:rsidDel="007A6F88">
              <w:rPr>
                <w:rPrChange w:id="322" w:author="Foong" w:date="2016-06-27T19:38:00Z">
                  <w:rPr>
                    <w:rStyle w:val="Hyperlink"/>
                    <w:caps w:val="0"/>
                    <w:noProof/>
                  </w:rPr>
                </w:rPrChange>
              </w:rPr>
              <w:delText>2.2.14.4</w:delText>
            </w:r>
            <w:r w:rsidDel="007A6F88">
              <w:rPr>
                <w:rFonts w:asciiTheme="minorHAnsi" w:eastAsiaTheme="minorEastAsia" w:hAnsiTheme="minorHAnsi" w:cstheme="minorBidi"/>
                <w:caps w:val="0"/>
                <w:noProof/>
                <w:kern w:val="0"/>
                <w:sz w:val="22"/>
                <w:szCs w:val="22"/>
                <w:lang w:val="en-MY" w:eastAsia="en-MY"/>
              </w:rPr>
              <w:tab/>
            </w:r>
            <w:r w:rsidRPr="007A6F88" w:rsidDel="007A6F88">
              <w:rPr>
                <w:rPrChange w:id="323" w:author="Foong" w:date="2016-06-27T19:38:00Z">
                  <w:rPr>
                    <w:rStyle w:val="Hyperlink"/>
                    <w:caps w:val="0"/>
                    <w:noProof/>
                  </w:rPr>
                </w:rPrChange>
              </w:rPr>
              <w:delText>IMPORT RATES</w:delText>
            </w:r>
            <w:r w:rsidDel="007A6F88">
              <w:rPr>
                <w:noProof/>
                <w:webHidden/>
              </w:rPr>
              <w:tab/>
            </w:r>
            <w:r w:rsidR="00703424" w:rsidDel="007A6F88">
              <w:rPr>
                <w:noProof/>
                <w:webHidden/>
              </w:rPr>
              <w:delText>41</w:delText>
            </w:r>
          </w:del>
        </w:p>
        <w:p w14:paraId="575E441F" w14:textId="77777777" w:rsidR="006E1B62" w:rsidDel="007A6F88" w:rsidRDefault="006E1B62" w:rsidP="006E1B62">
          <w:pPr>
            <w:pStyle w:val="TOC3"/>
            <w:tabs>
              <w:tab w:val="left" w:pos="880"/>
            </w:tabs>
            <w:rPr>
              <w:del w:id="324" w:author="Foong" w:date="2016-06-27T19:38:00Z"/>
              <w:rFonts w:asciiTheme="minorHAnsi" w:eastAsiaTheme="minorEastAsia" w:hAnsiTheme="minorHAnsi" w:cstheme="minorBidi"/>
              <w:caps w:val="0"/>
              <w:noProof/>
              <w:kern w:val="0"/>
              <w:sz w:val="22"/>
              <w:szCs w:val="22"/>
              <w:lang w:val="en-MY" w:eastAsia="en-MY"/>
            </w:rPr>
          </w:pPr>
          <w:del w:id="325" w:author="Foong" w:date="2016-06-27T19:38:00Z">
            <w:r w:rsidRPr="007A6F88" w:rsidDel="007A6F88">
              <w:rPr>
                <w:rPrChange w:id="326" w:author="Foong" w:date="2016-06-27T19:38:00Z">
                  <w:rPr>
                    <w:rStyle w:val="Hyperlink"/>
                    <w:caps w:val="0"/>
                    <w:noProof/>
                  </w:rPr>
                </w:rPrChange>
              </w:rPr>
              <w:delText>2.2.14.5</w:delText>
            </w:r>
            <w:r w:rsidDel="007A6F88">
              <w:rPr>
                <w:rFonts w:asciiTheme="minorHAnsi" w:eastAsiaTheme="minorEastAsia" w:hAnsiTheme="minorHAnsi" w:cstheme="minorBidi"/>
                <w:caps w:val="0"/>
                <w:noProof/>
                <w:kern w:val="0"/>
                <w:sz w:val="22"/>
                <w:szCs w:val="22"/>
                <w:lang w:val="en-MY" w:eastAsia="en-MY"/>
              </w:rPr>
              <w:tab/>
            </w:r>
            <w:r w:rsidRPr="007A6F88" w:rsidDel="007A6F88">
              <w:rPr>
                <w:rPrChange w:id="327" w:author="Foong" w:date="2016-06-27T19:38:00Z">
                  <w:rPr>
                    <w:rStyle w:val="Hyperlink"/>
                    <w:caps w:val="0"/>
                    <w:noProof/>
                  </w:rPr>
                </w:rPrChange>
              </w:rPr>
              <w:delText>FIELD MAPPING</w:delText>
            </w:r>
            <w:r w:rsidDel="007A6F88">
              <w:rPr>
                <w:noProof/>
                <w:webHidden/>
              </w:rPr>
              <w:tab/>
            </w:r>
            <w:r w:rsidR="00703424" w:rsidDel="007A6F88">
              <w:rPr>
                <w:noProof/>
                <w:webHidden/>
              </w:rPr>
              <w:delText>42</w:delText>
            </w:r>
          </w:del>
        </w:p>
        <w:p w14:paraId="56683AAB" w14:textId="77777777" w:rsidR="006E1B62" w:rsidDel="007A6F88" w:rsidRDefault="006E1B62">
          <w:pPr>
            <w:pStyle w:val="TOC3"/>
            <w:rPr>
              <w:del w:id="328" w:author="Foong" w:date="2016-06-27T19:38:00Z"/>
              <w:rFonts w:asciiTheme="minorHAnsi" w:eastAsiaTheme="minorEastAsia" w:hAnsiTheme="minorHAnsi" w:cstheme="minorBidi"/>
              <w:caps w:val="0"/>
              <w:noProof/>
              <w:kern w:val="0"/>
              <w:sz w:val="22"/>
              <w:szCs w:val="22"/>
              <w:lang w:val="en-MY" w:eastAsia="en-MY"/>
            </w:rPr>
          </w:pPr>
          <w:del w:id="329" w:author="Foong" w:date="2016-06-27T19:38:00Z">
            <w:r w:rsidRPr="007A6F88" w:rsidDel="007A6F88">
              <w:rPr>
                <w:rPrChange w:id="330" w:author="Foong" w:date="2016-06-27T19:38:00Z">
                  <w:rPr>
                    <w:rStyle w:val="Hyperlink"/>
                    <w:caps w:val="0"/>
                    <w:noProof/>
                  </w:rPr>
                </w:rPrChange>
              </w:rPr>
              <w:delText>2.2.15</w:delText>
            </w:r>
            <w:r w:rsidDel="007A6F88">
              <w:rPr>
                <w:rFonts w:asciiTheme="minorHAnsi" w:eastAsiaTheme="minorEastAsia" w:hAnsiTheme="minorHAnsi" w:cstheme="minorBidi"/>
                <w:caps w:val="0"/>
                <w:noProof/>
                <w:kern w:val="0"/>
                <w:sz w:val="22"/>
                <w:szCs w:val="22"/>
                <w:lang w:val="en-MY" w:eastAsia="en-MY"/>
              </w:rPr>
              <w:tab/>
            </w:r>
            <w:r w:rsidRPr="007A6F88" w:rsidDel="007A6F88">
              <w:rPr>
                <w:rPrChange w:id="331" w:author="Foong" w:date="2016-06-27T19:38:00Z">
                  <w:rPr>
                    <w:rStyle w:val="Hyperlink"/>
                    <w:caps w:val="0"/>
                    <w:noProof/>
                  </w:rPr>
                </w:rPrChange>
              </w:rPr>
              <w:delText>Product compilation</w:delText>
            </w:r>
            <w:r w:rsidDel="007A6F88">
              <w:rPr>
                <w:noProof/>
                <w:webHidden/>
              </w:rPr>
              <w:tab/>
            </w:r>
            <w:r w:rsidR="00703424" w:rsidDel="007A6F88">
              <w:rPr>
                <w:noProof/>
                <w:webHidden/>
              </w:rPr>
              <w:delText>44</w:delText>
            </w:r>
          </w:del>
        </w:p>
        <w:p w14:paraId="779F910D" w14:textId="77777777" w:rsidR="00C8004F" w:rsidRDefault="00E767F3">
          <w:r>
            <w:fldChar w:fldCharType="end"/>
          </w:r>
        </w:p>
      </w:sdtContent>
    </w:sdt>
    <w:p w14:paraId="3F8CA53F" w14:textId="77777777" w:rsidR="00785EB0" w:rsidRDefault="00785EB0" w:rsidP="00C8004F">
      <w:pPr>
        <w:pStyle w:val="Heading1"/>
        <w:rPr>
          <w:rFonts w:cs="Arial"/>
          <w:b w:val="0"/>
        </w:rPr>
      </w:pPr>
    </w:p>
    <w:p w14:paraId="11AC2FBE" w14:textId="77777777" w:rsidR="0094166B" w:rsidRDefault="00E767F3">
      <w:pPr>
        <w:pStyle w:val="TableofFigures"/>
        <w:jc w:val="both"/>
        <w:rPr>
          <w:rFonts w:cs="Arial"/>
          <w:caps w:val="0"/>
          <w:sz w:val="24"/>
          <w:szCs w:val="24"/>
          <w:lang w:eastAsia="ja-JP"/>
        </w:rPr>
      </w:pPr>
      <w:r>
        <w:rPr>
          <w:rFonts w:cs="Arial"/>
          <w:b/>
          <w:sz w:val="24"/>
          <w:szCs w:val="24"/>
        </w:rPr>
        <w:fldChar w:fldCharType="begin"/>
      </w:r>
      <w:r w:rsidR="00A23609">
        <w:rPr>
          <w:rFonts w:cs="Arial"/>
          <w:b/>
          <w:sz w:val="24"/>
          <w:szCs w:val="24"/>
        </w:rPr>
        <w:instrText xml:space="preserve"> TOC \h \z \c "Table"</w:instrText>
      </w:r>
      <w:r>
        <w:rPr>
          <w:rFonts w:cs="Arial"/>
          <w:b/>
          <w:sz w:val="24"/>
          <w:szCs w:val="24"/>
        </w:rPr>
        <w:fldChar w:fldCharType="separate"/>
      </w:r>
      <w:r w:rsidR="00A23609">
        <w:rPr>
          <w:rFonts w:cs="Arial"/>
          <w:sz w:val="24"/>
          <w:szCs w:val="24"/>
        </w:rPr>
        <w:t>Table 1: Abbreviations</w:t>
      </w:r>
      <w:r w:rsidR="00A23609">
        <w:rPr>
          <w:rFonts w:cs="Arial"/>
          <w:sz w:val="24"/>
          <w:szCs w:val="24"/>
        </w:rPr>
        <w:tab/>
      </w:r>
      <w:r w:rsidR="00C8004F">
        <w:rPr>
          <w:rFonts w:cs="Arial"/>
          <w:sz w:val="24"/>
          <w:szCs w:val="24"/>
        </w:rPr>
        <w:t>2</w:t>
      </w:r>
    </w:p>
    <w:p w14:paraId="15B034F0" w14:textId="77777777" w:rsidR="0094166B" w:rsidRDefault="00A23609">
      <w:pPr>
        <w:pStyle w:val="TableofFigures"/>
        <w:jc w:val="both"/>
        <w:rPr>
          <w:rFonts w:cs="Arial"/>
          <w:caps w:val="0"/>
          <w:sz w:val="24"/>
          <w:szCs w:val="24"/>
          <w:lang w:eastAsia="ja-JP"/>
        </w:rPr>
      </w:pPr>
      <w:r>
        <w:rPr>
          <w:rFonts w:cs="Arial"/>
          <w:b/>
          <w:i/>
          <w:sz w:val="24"/>
          <w:szCs w:val="24"/>
        </w:rPr>
        <w:t>Table 2: List of users</w:t>
      </w:r>
      <w:r>
        <w:rPr>
          <w:rFonts w:cs="Arial"/>
          <w:sz w:val="24"/>
          <w:szCs w:val="24"/>
        </w:rPr>
        <w:tab/>
      </w:r>
      <w:r w:rsidR="00C8004F">
        <w:rPr>
          <w:rFonts w:cs="Arial"/>
          <w:sz w:val="24"/>
          <w:szCs w:val="24"/>
        </w:rPr>
        <w:t>2</w:t>
      </w:r>
    </w:p>
    <w:p w14:paraId="23EB9569" w14:textId="77777777" w:rsidR="0094166B" w:rsidRDefault="00E767F3">
      <w:pPr>
        <w:jc w:val="both"/>
        <w:rPr>
          <w:rFonts w:ascii="Arial" w:hAnsi="Arial" w:cs="Arial"/>
          <w:b/>
        </w:rPr>
      </w:pPr>
      <w:r>
        <w:rPr>
          <w:rFonts w:ascii="Arial" w:hAnsi="Arial" w:cs="Arial"/>
          <w:b/>
        </w:rPr>
        <w:fldChar w:fldCharType="end"/>
      </w:r>
      <w:r w:rsidR="00A23609">
        <w:rPr>
          <w:rFonts w:ascii="Arial" w:hAnsi="Arial" w:cs="Arial"/>
          <w:b/>
        </w:rPr>
        <w:br w:type="page"/>
      </w:r>
    </w:p>
    <w:p w14:paraId="1FCF95CB" w14:textId="77777777" w:rsidR="0094166B" w:rsidRDefault="00A23609">
      <w:pPr>
        <w:pStyle w:val="IFC-HeadingMain"/>
        <w:tabs>
          <w:tab w:val="clear" w:pos="0"/>
          <w:tab w:val="clear" w:pos="90"/>
        </w:tabs>
        <w:spacing w:before="240"/>
        <w:jc w:val="both"/>
        <w:rPr>
          <w:sz w:val="24"/>
          <w:szCs w:val="24"/>
        </w:rPr>
      </w:pPr>
      <w:bookmarkStart w:id="332" w:name="_Toc450675032"/>
      <w:bookmarkStart w:id="333" w:name="_Ref452879144"/>
      <w:bookmarkStart w:id="334" w:name="_Ref452879980"/>
      <w:bookmarkStart w:id="335" w:name="_Toc454819638"/>
      <w:r>
        <w:rPr>
          <w:sz w:val="24"/>
          <w:szCs w:val="24"/>
        </w:rPr>
        <w:lastRenderedPageBreak/>
        <w:t>I</w:t>
      </w:r>
      <w:bookmarkEnd w:id="13"/>
      <w:r>
        <w:rPr>
          <w:sz w:val="24"/>
          <w:szCs w:val="24"/>
        </w:rPr>
        <w:t>NTRODUCTION</w:t>
      </w:r>
      <w:bookmarkEnd w:id="332"/>
      <w:bookmarkEnd w:id="333"/>
      <w:bookmarkEnd w:id="334"/>
      <w:bookmarkEnd w:id="335"/>
    </w:p>
    <w:p w14:paraId="79B24C82" w14:textId="77777777" w:rsidR="0094166B" w:rsidRDefault="00A23609">
      <w:pPr>
        <w:pStyle w:val="IFCHeading1X"/>
        <w:tabs>
          <w:tab w:val="clear" w:pos="1350"/>
        </w:tabs>
        <w:spacing w:before="240"/>
        <w:jc w:val="both"/>
        <w:rPr>
          <w:rFonts w:ascii="Arial" w:hAnsi="Arial" w:cs="Arial"/>
        </w:rPr>
      </w:pPr>
      <w:bookmarkStart w:id="336" w:name="_Toc450675033"/>
      <w:bookmarkStart w:id="337" w:name="_Toc454819639"/>
      <w:r>
        <w:rPr>
          <w:rFonts w:ascii="Arial" w:hAnsi="Arial" w:cs="Arial"/>
        </w:rPr>
        <w:t>OBJECTIVE</w:t>
      </w:r>
      <w:bookmarkEnd w:id="336"/>
      <w:bookmarkEnd w:id="337"/>
    </w:p>
    <w:p w14:paraId="482E072B" w14:textId="77777777" w:rsidR="0094166B" w:rsidRPr="00EB7D73" w:rsidRDefault="00A23609" w:rsidP="00EB7D73">
      <w:pPr>
        <w:pStyle w:val="IFCHeading1XNormalText"/>
        <w:ind w:left="1080"/>
        <w:jc w:val="both"/>
        <w:rPr>
          <w:szCs w:val="24"/>
        </w:rPr>
      </w:pPr>
      <w:r w:rsidRPr="00EB7D73">
        <w:rPr>
          <w:szCs w:val="24"/>
        </w:rPr>
        <w:t xml:space="preserve">The objective of the Product Configurator is to develop an admin module for BCA Life to maintain the Sales illustration product settings. The product setting is including of Channel Setting, Payment Mode setting, Fund Type, Fund House, Fund Master, Basic Plan Master, Rider Master, Product setup and etc. </w:t>
      </w:r>
    </w:p>
    <w:p w14:paraId="28D5E4D9" w14:textId="77777777" w:rsidR="0094166B" w:rsidRPr="00EB7D73" w:rsidRDefault="0094166B" w:rsidP="00EB7D73">
      <w:pPr>
        <w:pStyle w:val="IFCHeading1XNormalText"/>
        <w:ind w:left="1080"/>
        <w:jc w:val="both"/>
        <w:rPr>
          <w:szCs w:val="24"/>
        </w:rPr>
      </w:pPr>
    </w:p>
    <w:p w14:paraId="30B925B6" w14:textId="77777777" w:rsidR="0094166B" w:rsidRPr="00EB7D73" w:rsidRDefault="00A23609" w:rsidP="00EB7D73">
      <w:pPr>
        <w:pStyle w:val="IFCHeading1XNormalText"/>
        <w:ind w:left="720" w:firstLine="360"/>
        <w:jc w:val="both"/>
        <w:rPr>
          <w:szCs w:val="24"/>
        </w:rPr>
      </w:pPr>
      <w:r w:rsidRPr="00EB7D73">
        <w:rPr>
          <w:szCs w:val="24"/>
        </w:rPr>
        <w:t xml:space="preserve">The product setting will be compiled together with BLESS and it will be </w:t>
      </w:r>
    </w:p>
    <w:p w14:paraId="49E87888" w14:textId="77777777" w:rsidR="0094166B" w:rsidRPr="00EB7D73" w:rsidRDefault="00A23609" w:rsidP="00EB7D73">
      <w:pPr>
        <w:pStyle w:val="IFCHeading1XNormalText"/>
        <w:ind w:left="720" w:firstLine="360"/>
        <w:jc w:val="both"/>
        <w:rPr>
          <w:szCs w:val="24"/>
        </w:rPr>
      </w:pPr>
      <w:r w:rsidRPr="00EB7D73">
        <w:rPr>
          <w:szCs w:val="24"/>
        </w:rPr>
        <w:t>ready for Agent to propose the product to the prospect.</w:t>
      </w:r>
    </w:p>
    <w:p w14:paraId="7664C2D5" w14:textId="77777777" w:rsidR="00A81C0E" w:rsidRDefault="00A81C0E">
      <w:pPr>
        <w:pStyle w:val="IFCHeading1X"/>
        <w:numPr>
          <w:ilvl w:val="0"/>
          <w:numId w:val="0"/>
        </w:numPr>
        <w:spacing w:before="240"/>
        <w:ind w:left="2010"/>
        <w:jc w:val="both"/>
        <w:rPr>
          <w:ins w:id="338" w:author="Foong" w:date="2016-06-27T19:18:00Z"/>
          <w:rFonts w:ascii="Arial" w:hAnsi="Arial" w:cs="Arial"/>
        </w:rPr>
        <w:pPrChange w:id="339" w:author="Foong" w:date="2016-06-27T19:18:00Z">
          <w:pPr>
            <w:pStyle w:val="IFCHeading1X"/>
            <w:spacing w:before="240"/>
            <w:jc w:val="both"/>
          </w:pPr>
        </w:pPrChange>
      </w:pPr>
      <w:bookmarkStart w:id="340" w:name="_Toc387185990"/>
      <w:bookmarkStart w:id="341" w:name="_Toc450675034"/>
    </w:p>
    <w:p w14:paraId="129365E2" w14:textId="77777777" w:rsidR="0094166B" w:rsidRDefault="00A23609">
      <w:pPr>
        <w:pStyle w:val="IFCHeading1X"/>
        <w:spacing w:before="240"/>
        <w:jc w:val="both"/>
        <w:rPr>
          <w:rFonts w:ascii="Arial" w:hAnsi="Arial" w:cs="Arial"/>
        </w:rPr>
      </w:pPr>
      <w:bookmarkStart w:id="342" w:name="_Toc454819640"/>
      <w:r>
        <w:rPr>
          <w:rFonts w:ascii="Arial" w:hAnsi="Arial" w:cs="Arial"/>
        </w:rPr>
        <w:t>project Scope</w:t>
      </w:r>
      <w:bookmarkEnd w:id="340"/>
      <w:bookmarkEnd w:id="341"/>
      <w:bookmarkEnd w:id="342"/>
    </w:p>
    <w:p w14:paraId="3BB8565C" w14:textId="77777777" w:rsidR="0094166B" w:rsidRPr="00F063AB" w:rsidRDefault="00A23609" w:rsidP="00F063AB">
      <w:pPr>
        <w:pStyle w:val="IFCHeading1XNormalText"/>
        <w:ind w:left="1168"/>
        <w:jc w:val="both"/>
        <w:rPr>
          <w:szCs w:val="24"/>
        </w:rPr>
      </w:pPr>
      <w:r w:rsidRPr="00EB7D73">
        <w:rPr>
          <w:szCs w:val="24"/>
        </w:rPr>
        <w:t xml:space="preserve">This document covers the features and functionality of the Product </w:t>
      </w:r>
      <w:r w:rsidR="00F063AB">
        <w:rPr>
          <w:szCs w:val="24"/>
        </w:rPr>
        <w:t xml:space="preserve">Configurator </w:t>
      </w:r>
      <w:r w:rsidRPr="00EB7D73">
        <w:rPr>
          <w:szCs w:val="24"/>
        </w:rPr>
        <w:t>Module that discussed d</w:t>
      </w:r>
      <w:r w:rsidR="00F063AB">
        <w:rPr>
          <w:szCs w:val="24"/>
        </w:rPr>
        <w:t xml:space="preserve">uring the requirement gathering </w:t>
      </w:r>
      <w:r w:rsidRPr="00EB7D73">
        <w:rPr>
          <w:szCs w:val="24"/>
        </w:rPr>
        <w:t>session that specifically customize for BCA Life.</w:t>
      </w:r>
      <w:r>
        <w:rPr>
          <w:sz w:val="24"/>
          <w:szCs w:val="24"/>
        </w:rPr>
        <w:br w:type="page"/>
      </w:r>
    </w:p>
    <w:p w14:paraId="29D5D74C" w14:textId="77777777" w:rsidR="0094166B" w:rsidRDefault="00A23609">
      <w:pPr>
        <w:pStyle w:val="IFCHeading1X"/>
        <w:spacing w:before="240"/>
        <w:jc w:val="both"/>
        <w:rPr>
          <w:rFonts w:ascii="Arial" w:hAnsi="Arial" w:cs="Arial"/>
        </w:rPr>
      </w:pPr>
      <w:bookmarkStart w:id="343" w:name="_Toc450675035"/>
      <w:bookmarkStart w:id="344" w:name="_Ref452879151"/>
      <w:bookmarkStart w:id="345" w:name="_Toc454819641"/>
      <w:r>
        <w:rPr>
          <w:rFonts w:ascii="Arial" w:hAnsi="Arial" w:cs="Arial"/>
        </w:rPr>
        <w:lastRenderedPageBreak/>
        <w:t>abbreviations</w:t>
      </w:r>
      <w:bookmarkEnd w:id="343"/>
      <w:bookmarkEnd w:id="344"/>
      <w:bookmarkEnd w:id="345"/>
    </w:p>
    <w:p w14:paraId="0BB14A37" w14:textId="77777777" w:rsidR="0094166B" w:rsidRPr="00F063AB" w:rsidRDefault="00A23609">
      <w:pPr>
        <w:pStyle w:val="IFCHeading1XNormalText"/>
        <w:spacing w:before="240"/>
        <w:ind w:left="720"/>
        <w:jc w:val="both"/>
      </w:pPr>
      <w:r w:rsidRPr="00F063AB">
        <w:t>Below is a list of abbreviations used in this document.</w:t>
      </w:r>
    </w:p>
    <w:p w14:paraId="2B78DE06" w14:textId="77777777" w:rsidR="0094166B" w:rsidRPr="00F063AB" w:rsidRDefault="0094166B">
      <w:pPr>
        <w:pStyle w:val="ListParagraph1"/>
        <w:jc w:val="both"/>
        <w:rPr>
          <w:rFonts w:ascii="Arial" w:hAnsi="Arial" w:cs="Arial"/>
          <w:b/>
          <w:sz w:val="22"/>
          <w:szCs w:val="22"/>
        </w:rPr>
      </w:pPr>
    </w:p>
    <w:tbl>
      <w:tblPr>
        <w:tblStyle w:val="TableGrid"/>
        <w:tblW w:w="8496" w:type="dxa"/>
        <w:tblInd w:w="720" w:type="dxa"/>
        <w:tblLayout w:type="fixed"/>
        <w:tblLook w:val="04A0" w:firstRow="1" w:lastRow="0" w:firstColumn="1" w:lastColumn="0" w:noHBand="0" w:noVBand="1"/>
      </w:tblPr>
      <w:tblGrid>
        <w:gridCol w:w="1058"/>
        <w:gridCol w:w="3293"/>
        <w:gridCol w:w="4145"/>
      </w:tblGrid>
      <w:tr w:rsidR="0094166B" w:rsidRPr="00F063AB" w14:paraId="02C3A353" w14:textId="77777777">
        <w:tc>
          <w:tcPr>
            <w:tcW w:w="1058" w:type="dxa"/>
            <w:shd w:val="clear" w:color="auto" w:fill="D9D9D9"/>
          </w:tcPr>
          <w:p w14:paraId="56EA4EF1" w14:textId="77777777" w:rsidR="0094166B" w:rsidRPr="00F063AB" w:rsidRDefault="00A23609">
            <w:pPr>
              <w:pStyle w:val="ListParagraph1"/>
              <w:ind w:left="0"/>
              <w:jc w:val="both"/>
              <w:rPr>
                <w:rFonts w:ascii="Arial" w:hAnsi="Arial" w:cs="Arial"/>
                <w:b/>
                <w:sz w:val="22"/>
                <w:szCs w:val="22"/>
              </w:rPr>
            </w:pPr>
            <w:r w:rsidRPr="00F063AB">
              <w:rPr>
                <w:rFonts w:ascii="Arial" w:hAnsi="Arial" w:cs="Arial"/>
                <w:b/>
                <w:sz w:val="22"/>
                <w:szCs w:val="22"/>
              </w:rPr>
              <w:t>No</w:t>
            </w:r>
          </w:p>
        </w:tc>
        <w:tc>
          <w:tcPr>
            <w:tcW w:w="3293" w:type="dxa"/>
            <w:shd w:val="clear" w:color="auto" w:fill="D9D9D9"/>
          </w:tcPr>
          <w:p w14:paraId="75E34751" w14:textId="77777777" w:rsidR="0094166B" w:rsidRPr="00F063AB" w:rsidRDefault="00A23609">
            <w:pPr>
              <w:pStyle w:val="ListParagraph1"/>
              <w:ind w:left="0"/>
              <w:jc w:val="both"/>
              <w:rPr>
                <w:rFonts w:ascii="Arial" w:hAnsi="Arial" w:cs="Arial"/>
                <w:b/>
                <w:sz w:val="22"/>
                <w:szCs w:val="22"/>
              </w:rPr>
            </w:pPr>
            <w:r w:rsidRPr="00F063AB">
              <w:rPr>
                <w:rFonts w:ascii="Arial" w:hAnsi="Arial" w:cs="Arial"/>
                <w:b/>
                <w:sz w:val="22"/>
                <w:szCs w:val="22"/>
              </w:rPr>
              <w:t>Abbreviation</w:t>
            </w:r>
          </w:p>
        </w:tc>
        <w:tc>
          <w:tcPr>
            <w:tcW w:w="4145" w:type="dxa"/>
            <w:shd w:val="clear" w:color="auto" w:fill="D9D9D9"/>
          </w:tcPr>
          <w:p w14:paraId="2B33F17A" w14:textId="77777777" w:rsidR="0094166B" w:rsidRPr="00F063AB" w:rsidRDefault="00A23609">
            <w:pPr>
              <w:pStyle w:val="ListParagraph1"/>
              <w:ind w:left="0"/>
              <w:jc w:val="both"/>
              <w:rPr>
                <w:rFonts w:ascii="Arial" w:hAnsi="Arial" w:cs="Arial"/>
                <w:b/>
                <w:sz w:val="22"/>
                <w:szCs w:val="22"/>
              </w:rPr>
            </w:pPr>
            <w:r w:rsidRPr="00F063AB">
              <w:rPr>
                <w:rFonts w:ascii="Arial" w:hAnsi="Arial" w:cs="Arial"/>
                <w:b/>
                <w:sz w:val="22"/>
                <w:szCs w:val="22"/>
              </w:rPr>
              <w:t>Description</w:t>
            </w:r>
          </w:p>
        </w:tc>
      </w:tr>
      <w:tr w:rsidR="0094166B" w:rsidRPr="00F063AB" w14:paraId="5B5D5A2A" w14:textId="77777777">
        <w:tc>
          <w:tcPr>
            <w:tcW w:w="1058" w:type="dxa"/>
          </w:tcPr>
          <w:p w14:paraId="265D5E00" w14:textId="77777777" w:rsidR="0094166B" w:rsidRPr="00F063AB" w:rsidRDefault="00A23609">
            <w:pPr>
              <w:pStyle w:val="ListParagraph1"/>
              <w:ind w:left="0"/>
              <w:jc w:val="both"/>
              <w:rPr>
                <w:rFonts w:ascii="Arial" w:hAnsi="Arial" w:cs="Arial"/>
                <w:sz w:val="22"/>
                <w:szCs w:val="22"/>
              </w:rPr>
            </w:pPr>
            <w:r w:rsidRPr="00F063AB">
              <w:rPr>
                <w:rFonts w:ascii="Arial" w:hAnsi="Arial" w:cs="Arial"/>
                <w:sz w:val="22"/>
                <w:szCs w:val="22"/>
              </w:rPr>
              <w:t>1</w:t>
            </w:r>
          </w:p>
        </w:tc>
        <w:tc>
          <w:tcPr>
            <w:tcW w:w="3293" w:type="dxa"/>
          </w:tcPr>
          <w:p w14:paraId="66EBFE57" w14:textId="77777777" w:rsidR="0094166B" w:rsidRPr="00F063AB" w:rsidRDefault="00A23609">
            <w:pPr>
              <w:pStyle w:val="ListParagraph1"/>
              <w:ind w:left="0"/>
              <w:jc w:val="both"/>
              <w:rPr>
                <w:rFonts w:ascii="Arial" w:hAnsi="Arial" w:cs="Arial"/>
                <w:sz w:val="22"/>
                <w:szCs w:val="22"/>
              </w:rPr>
            </w:pPr>
            <w:r w:rsidRPr="00F063AB">
              <w:rPr>
                <w:rFonts w:ascii="Arial" w:hAnsi="Arial" w:cs="Arial"/>
                <w:sz w:val="22"/>
                <w:szCs w:val="22"/>
              </w:rPr>
              <w:t>SI</w:t>
            </w:r>
          </w:p>
        </w:tc>
        <w:tc>
          <w:tcPr>
            <w:tcW w:w="4145" w:type="dxa"/>
          </w:tcPr>
          <w:p w14:paraId="0689465F" w14:textId="77777777" w:rsidR="0094166B" w:rsidRPr="00F063AB" w:rsidRDefault="00A23609">
            <w:pPr>
              <w:pStyle w:val="ListParagraph1"/>
              <w:ind w:left="0"/>
              <w:jc w:val="both"/>
              <w:rPr>
                <w:rFonts w:ascii="Arial" w:hAnsi="Arial" w:cs="Arial"/>
                <w:sz w:val="22"/>
                <w:szCs w:val="22"/>
              </w:rPr>
            </w:pPr>
            <w:r w:rsidRPr="00F063AB">
              <w:rPr>
                <w:rFonts w:ascii="Arial" w:hAnsi="Arial" w:cs="Arial"/>
                <w:sz w:val="22"/>
                <w:szCs w:val="22"/>
              </w:rPr>
              <w:t>Sales Illustration</w:t>
            </w:r>
          </w:p>
        </w:tc>
      </w:tr>
    </w:tbl>
    <w:p w14:paraId="2758EB2E" w14:textId="77777777" w:rsidR="0094166B" w:rsidRPr="00F063AB" w:rsidRDefault="00A23609">
      <w:pPr>
        <w:pStyle w:val="ALCaption"/>
        <w:ind w:firstLine="720"/>
        <w:jc w:val="both"/>
        <w:rPr>
          <w:sz w:val="22"/>
          <w:szCs w:val="22"/>
        </w:rPr>
      </w:pPr>
      <w:bookmarkStart w:id="346" w:name="_Toc366248050"/>
      <w:bookmarkStart w:id="347" w:name="_Toc314926263"/>
      <w:r w:rsidRPr="00F063AB">
        <w:rPr>
          <w:sz w:val="22"/>
          <w:szCs w:val="22"/>
        </w:rPr>
        <w:t xml:space="preserve">Table </w:t>
      </w:r>
      <w:r w:rsidR="00E767F3" w:rsidRPr="00F063AB">
        <w:rPr>
          <w:sz w:val="22"/>
          <w:szCs w:val="22"/>
        </w:rPr>
        <w:fldChar w:fldCharType="begin"/>
      </w:r>
      <w:r w:rsidRPr="00F063AB">
        <w:rPr>
          <w:sz w:val="22"/>
          <w:szCs w:val="22"/>
        </w:rPr>
        <w:instrText xml:space="preserve"> SEQ Table \* ARABIC </w:instrText>
      </w:r>
      <w:r w:rsidR="00E767F3" w:rsidRPr="00F063AB">
        <w:rPr>
          <w:sz w:val="22"/>
          <w:szCs w:val="22"/>
        </w:rPr>
        <w:fldChar w:fldCharType="separate"/>
      </w:r>
      <w:r w:rsidRPr="00F063AB">
        <w:rPr>
          <w:sz w:val="22"/>
          <w:szCs w:val="22"/>
        </w:rPr>
        <w:t>1</w:t>
      </w:r>
      <w:r w:rsidR="00E767F3" w:rsidRPr="00F063AB">
        <w:rPr>
          <w:sz w:val="22"/>
          <w:szCs w:val="22"/>
        </w:rPr>
        <w:fldChar w:fldCharType="end"/>
      </w:r>
      <w:r w:rsidRPr="00F063AB">
        <w:rPr>
          <w:sz w:val="22"/>
          <w:szCs w:val="22"/>
        </w:rPr>
        <w:t>: Abbreviations</w:t>
      </w:r>
      <w:bookmarkEnd w:id="346"/>
      <w:bookmarkEnd w:id="347"/>
    </w:p>
    <w:p w14:paraId="19430919" w14:textId="77777777" w:rsidR="0094166B" w:rsidRDefault="0094166B">
      <w:pPr>
        <w:pStyle w:val="ALCaption"/>
        <w:jc w:val="both"/>
        <w:rPr>
          <w:i w:val="0"/>
          <w:sz w:val="24"/>
          <w:szCs w:val="24"/>
        </w:rPr>
      </w:pPr>
    </w:p>
    <w:p w14:paraId="3BC0BF33" w14:textId="77777777" w:rsidR="0094166B" w:rsidRDefault="00A23609">
      <w:pPr>
        <w:pStyle w:val="IFCHeading1X"/>
        <w:spacing w:before="240"/>
        <w:jc w:val="both"/>
        <w:rPr>
          <w:rFonts w:ascii="Arial" w:hAnsi="Arial" w:cs="Arial"/>
        </w:rPr>
      </w:pPr>
      <w:bookmarkStart w:id="348" w:name="_Toc450675036"/>
      <w:bookmarkStart w:id="349" w:name="_Toc454819642"/>
      <w:r>
        <w:rPr>
          <w:rFonts w:ascii="Arial" w:hAnsi="Arial" w:cs="Arial"/>
        </w:rPr>
        <w:t>study approach</w:t>
      </w:r>
      <w:bookmarkEnd w:id="348"/>
      <w:bookmarkEnd w:id="349"/>
    </w:p>
    <w:p w14:paraId="6C73ED6D" w14:textId="77777777" w:rsidR="0094166B" w:rsidRPr="00F063AB" w:rsidRDefault="00A23609" w:rsidP="00F063AB">
      <w:pPr>
        <w:spacing w:line="360" w:lineRule="auto"/>
        <w:ind w:left="720"/>
        <w:jc w:val="both"/>
        <w:rPr>
          <w:rFonts w:ascii="Arial" w:hAnsi="Arial" w:cs="Arial"/>
          <w:sz w:val="22"/>
          <w:szCs w:val="22"/>
        </w:rPr>
      </w:pPr>
      <w:r w:rsidRPr="00F063AB">
        <w:rPr>
          <w:rFonts w:ascii="Arial" w:hAnsi="Arial" w:cs="Arial"/>
          <w:sz w:val="22"/>
          <w:szCs w:val="22"/>
        </w:rPr>
        <w:t>A series of user requirement study sessions has been conducted with the users of BCA Life.  The users who have been involved in the user requirement study sessions are as follows:</w:t>
      </w:r>
    </w:p>
    <w:p w14:paraId="36687000" w14:textId="77777777" w:rsidR="0094166B" w:rsidRDefault="0094166B">
      <w:pPr>
        <w:spacing w:line="360" w:lineRule="auto"/>
        <w:jc w:val="both"/>
        <w:rPr>
          <w:rFonts w:ascii="Arial" w:hAnsi="Arial" w:cs="Arial"/>
        </w:rPr>
      </w:pPr>
    </w:p>
    <w:tbl>
      <w:tblPr>
        <w:tblStyle w:val="TableGrid"/>
        <w:tblW w:w="8496" w:type="dxa"/>
        <w:tblInd w:w="720" w:type="dxa"/>
        <w:tblLayout w:type="fixed"/>
        <w:tblLook w:val="04A0" w:firstRow="1" w:lastRow="0" w:firstColumn="1" w:lastColumn="0" w:noHBand="0" w:noVBand="1"/>
      </w:tblPr>
      <w:tblGrid>
        <w:gridCol w:w="1064"/>
        <w:gridCol w:w="3706"/>
        <w:gridCol w:w="3726"/>
      </w:tblGrid>
      <w:tr w:rsidR="0094166B" w14:paraId="75A5052A" w14:textId="77777777">
        <w:tc>
          <w:tcPr>
            <w:tcW w:w="1064" w:type="dxa"/>
            <w:shd w:val="clear" w:color="auto" w:fill="D9D9D9"/>
          </w:tcPr>
          <w:p w14:paraId="5F9D7E26" w14:textId="77777777" w:rsidR="0094166B" w:rsidRDefault="00A23609">
            <w:pPr>
              <w:spacing w:line="360" w:lineRule="auto"/>
              <w:jc w:val="both"/>
              <w:rPr>
                <w:rFonts w:ascii="Arial" w:hAnsi="Arial" w:cs="Arial"/>
                <w:b/>
              </w:rPr>
            </w:pPr>
            <w:r>
              <w:rPr>
                <w:rFonts w:ascii="Arial" w:hAnsi="Arial" w:cs="Arial"/>
                <w:b/>
              </w:rPr>
              <w:t>No</w:t>
            </w:r>
          </w:p>
        </w:tc>
        <w:tc>
          <w:tcPr>
            <w:tcW w:w="3706" w:type="dxa"/>
            <w:shd w:val="clear" w:color="auto" w:fill="D9D9D9"/>
          </w:tcPr>
          <w:p w14:paraId="37FD62F4" w14:textId="77777777" w:rsidR="0094166B" w:rsidRDefault="00A23609">
            <w:pPr>
              <w:spacing w:line="360" w:lineRule="auto"/>
              <w:jc w:val="both"/>
              <w:rPr>
                <w:rFonts w:ascii="Arial" w:hAnsi="Arial" w:cs="Arial"/>
                <w:b/>
              </w:rPr>
            </w:pPr>
            <w:r>
              <w:rPr>
                <w:rFonts w:ascii="Arial" w:hAnsi="Arial" w:cs="Arial"/>
                <w:b/>
              </w:rPr>
              <w:t>Name</w:t>
            </w:r>
          </w:p>
        </w:tc>
        <w:tc>
          <w:tcPr>
            <w:tcW w:w="3726" w:type="dxa"/>
            <w:shd w:val="clear" w:color="auto" w:fill="D9D9D9"/>
          </w:tcPr>
          <w:p w14:paraId="0EC9FABE" w14:textId="77777777" w:rsidR="0094166B" w:rsidRDefault="00A23609">
            <w:pPr>
              <w:spacing w:line="360" w:lineRule="auto"/>
              <w:jc w:val="both"/>
              <w:rPr>
                <w:rFonts w:ascii="Arial" w:hAnsi="Arial" w:cs="Arial"/>
                <w:b/>
              </w:rPr>
            </w:pPr>
            <w:r>
              <w:rPr>
                <w:rFonts w:ascii="Arial" w:hAnsi="Arial" w:cs="Arial"/>
                <w:b/>
              </w:rPr>
              <w:t>Department</w:t>
            </w:r>
          </w:p>
        </w:tc>
      </w:tr>
      <w:tr w:rsidR="0094166B" w14:paraId="5A9EDEEE" w14:textId="77777777">
        <w:tc>
          <w:tcPr>
            <w:tcW w:w="1064" w:type="dxa"/>
          </w:tcPr>
          <w:p w14:paraId="56C41AA9" w14:textId="77777777" w:rsidR="0094166B" w:rsidRDefault="00A23609">
            <w:pPr>
              <w:spacing w:line="360" w:lineRule="auto"/>
              <w:jc w:val="both"/>
              <w:rPr>
                <w:rFonts w:ascii="Arial" w:hAnsi="Arial" w:cs="Arial"/>
              </w:rPr>
            </w:pPr>
            <w:r>
              <w:rPr>
                <w:rFonts w:ascii="Arial" w:hAnsi="Arial" w:cs="Arial"/>
              </w:rPr>
              <w:t>1.</w:t>
            </w:r>
          </w:p>
        </w:tc>
        <w:tc>
          <w:tcPr>
            <w:tcW w:w="3706" w:type="dxa"/>
          </w:tcPr>
          <w:p w14:paraId="3C3FAFB8" w14:textId="77777777" w:rsidR="0094166B" w:rsidRDefault="00A23609">
            <w:pPr>
              <w:spacing w:line="360" w:lineRule="auto"/>
              <w:jc w:val="both"/>
              <w:rPr>
                <w:rFonts w:ascii="Arial" w:hAnsi="Arial" w:cs="Arial"/>
              </w:rPr>
            </w:pPr>
            <w:r>
              <w:rPr>
                <w:rFonts w:ascii="Arial" w:hAnsi="Arial" w:cs="Arial"/>
              </w:rPr>
              <w:t>Pak Yusuf Sutarko</w:t>
            </w:r>
          </w:p>
        </w:tc>
        <w:tc>
          <w:tcPr>
            <w:tcW w:w="3726" w:type="dxa"/>
          </w:tcPr>
          <w:p w14:paraId="7244F604" w14:textId="77777777" w:rsidR="0094166B" w:rsidRDefault="00A23609">
            <w:pPr>
              <w:spacing w:line="360" w:lineRule="auto"/>
              <w:jc w:val="both"/>
              <w:rPr>
                <w:rFonts w:ascii="Arial" w:hAnsi="Arial" w:cs="Arial"/>
              </w:rPr>
            </w:pPr>
            <w:r>
              <w:rPr>
                <w:rFonts w:ascii="Arial" w:hAnsi="Arial" w:cs="Arial"/>
              </w:rPr>
              <w:t>PA</w:t>
            </w:r>
          </w:p>
        </w:tc>
      </w:tr>
      <w:tr w:rsidR="0094166B" w14:paraId="12B7C74B" w14:textId="77777777">
        <w:tc>
          <w:tcPr>
            <w:tcW w:w="1064" w:type="dxa"/>
          </w:tcPr>
          <w:p w14:paraId="1BDB2475" w14:textId="77777777" w:rsidR="0094166B" w:rsidRDefault="00A23609">
            <w:pPr>
              <w:spacing w:line="360" w:lineRule="auto"/>
              <w:jc w:val="both"/>
              <w:rPr>
                <w:rFonts w:ascii="Arial" w:hAnsi="Arial" w:cs="Arial"/>
              </w:rPr>
            </w:pPr>
            <w:r>
              <w:rPr>
                <w:rFonts w:ascii="Arial" w:hAnsi="Arial" w:cs="Arial"/>
              </w:rPr>
              <w:t>2.</w:t>
            </w:r>
          </w:p>
        </w:tc>
        <w:tc>
          <w:tcPr>
            <w:tcW w:w="3706" w:type="dxa"/>
          </w:tcPr>
          <w:p w14:paraId="411267BB" w14:textId="77777777" w:rsidR="0094166B" w:rsidRDefault="00A23609">
            <w:pPr>
              <w:spacing w:line="360" w:lineRule="auto"/>
              <w:jc w:val="both"/>
              <w:rPr>
                <w:rStyle w:val="HighlightedVariable"/>
                <w:rFonts w:ascii="Arial" w:hAnsi="Arial" w:cs="Arial"/>
                <w:color w:val="auto"/>
              </w:rPr>
            </w:pPr>
            <w:r>
              <w:rPr>
                <w:rStyle w:val="HighlightedVariable"/>
                <w:rFonts w:ascii="Arial" w:hAnsi="Arial" w:cs="Arial"/>
                <w:color w:val="auto"/>
              </w:rPr>
              <w:t>Pak Julius Luthena</w:t>
            </w:r>
          </w:p>
        </w:tc>
        <w:tc>
          <w:tcPr>
            <w:tcW w:w="3726" w:type="dxa"/>
          </w:tcPr>
          <w:p w14:paraId="7A2258DB" w14:textId="77777777" w:rsidR="0094166B" w:rsidRDefault="00A23609">
            <w:pPr>
              <w:spacing w:line="360" w:lineRule="auto"/>
              <w:jc w:val="both"/>
              <w:rPr>
                <w:rFonts w:ascii="Arial" w:hAnsi="Arial" w:cs="Arial"/>
              </w:rPr>
            </w:pPr>
            <w:r>
              <w:rPr>
                <w:rFonts w:ascii="Arial" w:hAnsi="Arial" w:cs="Arial"/>
              </w:rPr>
              <w:t>IT/PM</w:t>
            </w:r>
          </w:p>
        </w:tc>
      </w:tr>
      <w:tr w:rsidR="0094166B" w14:paraId="684A5920" w14:textId="77777777">
        <w:tc>
          <w:tcPr>
            <w:tcW w:w="1064" w:type="dxa"/>
          </w:tcPr>
          <w:p w14:paraId="2F6533EE" w14:textId="77777777" w:rsidR="0094166B" w:rsidRDefault="00A23609">
            <w:pPr>
              <w:spacing w:line="360" w:lineRule="auto"/>
              <w:jc w:val="both"/>
              <w:rPr>
                <w:rFonts w:ascii="Arial" w:hAnsi="Arial" w:cs="Arial"/>
              </w:rPr>
            </w:pPr>
            <w:r>
              <w:rPr>
                <w:rFonts w:ascii="Arial" w:hAnsi="Arial" w:cs="Arial"/>
              </w:rPr>
              <w:t>3.</w:t>
            </w:r>
          </w:p>
        </w:tc>
        <w:tc>
          <w:tcPr>
            <w:tcW w:w="3706" w:type="dxa"/>
          </w:tcPr>
          <w:p w14:paraId="58860754" w14:textId="77777777" w:rsidR="0094166B" w:rsidRDefault="00A23609">
            <w:pPr>
              <w:spacing w:line="360" w:lineRule="auto"/>
              <w:jc w:val="both"/>
              <w:rPr>
                <w:rStyle w:val="HighlightedVariable"/>
                <w:rFonts w:ascii="Arial" w:hAnsi="Arial" w:cs="Arial"/>
                <w:color w:val="auto"/>
              </w:rPr>
            </w:pPr>
            <w:r>
              <w:rPr>
                <w:rStyle w:val="HighlightedVariable"/>
                <w:rFonts w:ascii="Arial" w:hAnsi="Arial" w:cs="Arial"/>
                <w:color w:val="auto"/>
              </w:rPr>
              <w:t>Ibu Irene Poernomo</w:t>
            </w:r>
          </w:p>
        </w:tc>
        <w:tc>
          <w:tcPr>
            <w:tcW w:w="3726" w:type="dxa"/>
          </w:tcPr>
          <w:p w14:paraId="28D40180" w14:textId="77777777" w:rsidR="0094166B" w:rsidRDefault="00A23609">
            <w:pPr>
              <w:spacing w:line="360" w:lineRule="auto"/>
              <w:jc w:val="both"/>
              <w:rPr>
                <w:rFonts w:ascii="Arial" w:hAnsi="Arial" w:cs="Arial"/>
              </w:rPr>
            </w:pPr>
            <w:r>
              <w:rPr>
                <w:rFonts w:ascii="Arial" w:hAnsi="Arial" w:cs="Arial"/>
              </w:rPr>
              <w:t>BA</w:t>
            </w:r>
          </w:p>
        </w:tc>
      </w:tr>
      <w:tr w:rsidR="0094166B" w14:paraId="79CDEA93" w14:textId="77777777">
        <w:tc>
          <w:tcPr>
            <w:tcW w:w="1064" w:type="dxa"/>
          </w:tcPr>
          <w:p w14:paraId="074A015C" w14:textId="77777777" w:rsidR="0094166B" w:rsidRDefault="00A23609">
            <w:pPr>
              <w:spacing w:line="360" w:lineRule="auto"/>
              <w:jc w:val="both"/>
              <w:rPr>
                <w:rFonts w:ascii="Arial" w:hAnsi="Arial" w:cs="Arial"/>
              </w:rPr>
            </w:pPr>
            <w:r>
              <w:rPr>
                <w:rFonts w:ascii="Arial" w:hAnsi="Arial" w:cs="Arial"/>
              </w:rPr>
              <w:t>4.</w:t>
            </w:r>
          </w:p>
        </w:tc>
        <w:tc>
          <w:tcPr>
            <w:tcW w:w="3706" w:type="dxa"/>
          </w:tcPr>
          <w:p w14:paraId="3D22ED01" w14:textId="77777777" w:rsidR="0094166B" w:rsidRDefault="00A23609">
            <w:pPr>
              <w:spacing w:line="360" w:lineRule="auto"/>
              <w:jc w:val="both"/>
              <w:rPr>
                <w:rStyle w:val="HighlightedVariable"/>
                <w:rFonts w:ascii="Arial" w:hAnsi="Arial" w:cs="Arial"/>
                <w:color w:val="auto"/>
              </w:rPr>
            </w:pPr>
            <w:r>
              <w:rPr>
                <w:rStyle w:val="HighlightedVariable"/>
                <w:rFonts w:ascii="Arial" w:hAnsi="Arial" w:cs="Arial"/>
                <w:color w:val="auto"/>
              </w:rPr>
              <w:t>Ibu Vera Lisnan</w:t>
            </w:r>
          </w:p>
        </w:tc>
        <w:tc>
          <w:tcPr>
            <w:tcW w:w="3726" w:type="dxa"/>
          </w:tcPr>
          <w:p w14:paraId="7FEB1D3F" w14:textId="77777777" w:rsidR="0094166B" w:rsidRDefault="00A23609">
            <w:pPr>
              <w:spacing w:line="360" w:lineRule="auto"/>
              <w:jc w:val="both"/>
              <w:rPr>
                <w:rFonts w:ascii="Arial" w:hAnsi="Arial" w:cs="Arial"/>
              </w:rPr>
            </w:pPr>
            <w:r>
              <w:rPr>
                <w:rFonts w:ascii="Arial" w:hAnsi="Arial" w:cs="Arial"/>
              </w:rPr>
              <w:t>In-Branch</w:t>
            </w:r>
          </w:p>
        </w:tc>
      </w:tr>
      <w:tr w:rsidR="0094166B" w14:paraId="79B7E0DA" w14:textId="77777777">
        <w:tc>
          <w:tcPr>
            <w:tcW w:w="1064" w:type="dxa"/>
          </w:tcPr>
          <w:p w14:paraId="6BAD10CC" w14:textId="77777777" w:rsidR="0094166B" w:rsidRDefault="00A23609">
            <w:pPr>
              <w:spacing w:line="360" w:lineRule="auto"/>
              <w:jc w:val="both"/>
              <w:rPr>
                <w:rFonts w:ascii="Arial" w:hAnsi="Arial" w:cs="Arial"/>
              </w:rPr>
            </w:pPr>
            <w:r>
              <w:rPr>
                <w:rFonts w:ascii="Arial" w:hAnsi="Arial" w:cs="Arial"/>
              </w:rPr>
              <w:t>5.</w:t>
            </w:r>
          </w:p>
        </w:tc>
        <w:tc>
          <w:tcPr>
            <w:tcW w:w="3706" w:type="dxa"/>
          </w:tcPr>
          <w:p w14:paraId="696A44A3" w14:textId="77777777" w:rsidR="0094166B" w:rsidRDefault="00A23609">
            <w:pPr>
              <w:spacing w:line="360" w:lineRule="auto"/>
              <w:jc w:val="both"/>
              <w:rPr>
                <w:rStyle w:val="HighlightedVariable"/>
                <w:rFonts w:ascii="Arial" w:hAnsi="Arial" w:cs="Arial"/>
                <w:color w:val="auto"/>
              </w:rPr>
            </w:pPr>
            <w:r>
              <w:rPr>
                <w:rStyle w:val="HighlightedVariable"/>
                <w:rFonts w:ascii="Arial" w:hAnsi="Arial" w:cs="Arial"/>
                <w:color w:val="auto"/>
              </w:rPr>
              <w:t>Pak Eko</w:t>
            </w:r>
          </w:p>
        </w:tc>
        <w:tc>
          <w:tcPr>
            <w:tcW w:w="3726" w:type="dxa"/>
          </w:tcPr>
          <w:p w14:paraId="2CD81C06" w14:textId="77777777" w:rsidR="0094166B" w:rsidRDefault="00A23609">
            <w:pPr>
              <w:spacing w:line="360" w:lineRule="auto"/>
              <w:jc w:val="both"/>
              <w:rPr>
                <w:rFonts w:ascii="Arial" w:hAnsi="Arial" w:cs="Arial"/>
              </w:rPr>
            </w:pPr>
            <w:r>
              <w:rPr>
                <w:rFonts w:ascii="Arial" w:hAnsi="Arial" w:cs="Arial"/>
              </w:rPr>
              <w:t>In-Branch</w:t>
            </w:r>
          </w:p>
        </w:tc>
      </w:tr>
      <w:tr w:rsidR="0094166B" w14:paraId="0D3B11B2" w14:textId="77777777">
        <w:tc>
          <w:tcPr>
            <w:tcW w:w="1064" w:type="dxa"/>
          </w:tcPr>
          <w:p w14:paraId="1E3A00C3" w14:textId="77777777" w:rsidR="0094166B" w:rsidRDefault="00A23609">
            <w:pPr>
              <w:spacing w:line="360" w:lineRule="auto"/>
              <w:jc w:val="both"/>
              <w:rPr>
                <w:rFonts w:ascii="Arial" w:hAnsi="Arial" w:cs="Arial"/>
              </w:rPr>
            </w:pPr>
            <w:r>
              <w:rPr>
                <w:rFonts w:ascii="Arial" w:hAnsi="Arial" w:cs="Arial"/>
              </w:rPr>
              <w:t>6.</w:t>
            </w:r>
          </w:p>
        </w:tc>
        <w:tc>
          <w:tcPr>
            <w:tcW w:w="3706" w:type="dxa"/>
          </w:tcPr>
          <w:p w14:paraId="323BEC2B" w14:textId="77777777" w:rsidR="0094166B" w:rsidRDefault="00A23609">
            <w:pPr>
              <w:spacing w:line="360" w:lineRule="auto"/>
              <w:jc w:val="both"/>
              <w:rPr>
                <w:rStyle w:val="HighlightedVariable"/>
                <w:rFonts w:ascii="Arial" w:hAnsi="Arial" w:cs="Arial"/>
                <w:color w:val="auto"/>
              </w:rPr>
            </w:pPr>
            <w:r>
              <w:rPr>
                <w:rStyle w:val="HighlightedVariable"/>
                <w:rFonts w:ascii="Arial" w:hAnsi="Arial" w:cs="Arial"/>
                <w:color w:val="auto"/>
              </w:rPr>
              <w:t>Pak Tony Liauw</w:t>
            </w:r>
          </w:p>
        </w:tc>
        <w:tc>
          <w:tcPr>
            <w:tcW w:w="3726" w:type="dxa"/>
          </w:tcPr>
          <w:p w14:paraId="3FDFF15B" w14:textId="77777777" w:rsidR="0094166B" w:rsidRDefault="00A23609">
            <w:pPr>
              <w:spacing w:line="360" w:lineRule="auto"/>
              <w:jc w:val="both"/>
              <w:rPr>
                <w:rFonts w:ascii="Arial" w:hAnsi="Arial" w:cs="Arial"/>
              </w:rPr>
            </w:pPr>
            <w:r>
              <w:rPr>
                <w:rFonts w:ascii="Arial" w:hAnsi="Arial" w:cs="Arial"/>
              </w:rPr>
              <w:t>In-Branch</w:t>
            </w:r>
          </w:p>
        </w:tc>
      </w:tr>
    </w:tbl>
    <w:p w14:paraId="2E2280C7" w14:textId="77777777" w:rsidR="0094166B" w:rsidRDefault="00A23609">
      <w:pPr>
        <w:spacing w:line="360" w:lineRule="auto"/>
        <w:ind w:firstLine="720"/>
        <w:jc w:val="both"/>
        <w:rPr>
          <w:rFonts w:ascii="Arial" w:hAnsi="Arial" w:cs="Arial"/>
          <w:b/>
          <w:i/>
          <w:sz w:val="20"/>
          <w:szCs w:val="20"/>
        </w:rPr>
      </w:pPr>
      <w:bookmarkStart w:id="350" w:name="_Toc366248051"/>
      <w:bookmarkStart w:id="351" w:name="_Toc314926264"/>
      <w:r>
        <w:rPr>
          <w:rFonts w:ascii="Arial" w:hAnsi="Arial" w:cs="Arial"/>
          <w:b/>
          <w:i/>
          <w:sz w:val="20"/>
          <w:szCs w:val="20"/>
        </w:rPr>
        <w:t xml:space="preserve">Table </w:t>
      </w:r>
      <w:r w:rsidR="00E767F3">
        <w:rPr>
          <w:rFonts w:ascii="Arial" w:hAnsi="Arial" w:cs="Arial"/>
          <w:b/>
          <w:i/>
          <w:sz w:val="20"/>
          <w:szCs w:val="20"/>
        </w:rPr>
        <w:fldChar w:fldCharType="begin"/>
      </w:r>
      <w:r>
        <w:rPr>
          <w:rFonts w:ascii="Arial" w:hAnsi="Arial" w:cs="Arial"/>
          <w:b/>
          <w:i/>
          <w:sz w:val="20"/>
          <w:szCs w:val="20"/>
        </w:rPr>
        <w:instrText xml:space="preserve"> SEQ Table \* ARABIC </w:instrText>
      </w:r>
      <w:r w:rsidR="00E767F3">
        <w:rPr>
          <w:rFonts w:ascii="Arial" w:hAnsi="Arial" w:cs="Arial"/>
          <w:b/>
          <w:i/>
          <w:sz w:val="20"/>
          <w:szCs w:val="20"/>
        </w:rPr>
        <w:fldChar w:fldCharType="separate"/>
      </w:r>
      <w:r>
        <w:rPr>
          <w:rFonts w:ascii="Arial" w:hAnsi="Arial" w:cs="Arial"/>
          <w:b/>
          <w:i/>
          <w:sz w:val="20"/>
          <w:szCs w:val="20"/>
        </w:rPr>
        <w:t>2</w:t>
      </w:r>
      <w:r w:rsidR="00E767F3">
        <w:rPr>
          <w:rFonts w:ascii="Arial" w:hAnsi="Arial" w:cs="Arial"/>
          <w:b/>
          <w:i/>
          <w:sz w:val="20"/>
          <w:szCs w:val="20"/>
        </w:rPr>
        <w:fldChar w:fldCharType="end"/>
      </w:r>
      <w:r>
        <w:rPr>
          <w:rFonts w:ascii="Arial" w:hAnsi="Arial" w:cs="Arial"/>
          <w:b/>
          <w:i/>
          <w:sz w:val="20"/>
          <w:szCs w:val="20"/>
        </w:rPr>
        <w:t>: List of users</w:t>
      </w:r>
      <w:bookmarkEnd w:id="350"/>
      <w:bookmarkEnd w:id="351"/>
    </w:p>
    <w:p w14:paraId="7CB32516" w14:textId="77777777" w:rsidR="0094166B" w:rsidRDefault="00A23609">
      <w:pPr>
        <w:spacing w:line="360" w:lineRule="auto"/>
        <w:jc w:val="both"/>
        <w:rPr>
          <w:rFonts w:ascii="Arial" w:hAnsi="Arial" w:cs="Arial"/>
          <w:b/>
          <w:i/>
        </w:rPr>
      </w:pPr>
      <w:r>
        <w:rPr>
          <w:rFonts w:ascii="Arial" w:hAnsi="Arial" w:cs="Arial"/>
          <w:b/>
          <w:i/>
        </w:rPr>
        <w:br w:type="page"/>
      </w:r>
    </w:p>
    <w:p w14:paraId="7FA2B22D" w14:textId="77777777" w:rsidR="0094166B" w:rsidRDefault="00A23609">
      <w:pPr>
        <w:pStyle w:val="IFC-HeadingMain"/>
        <w:spacing w:before="240"/>
        <w:jc w:val="both"/>
        <w:rPr>
          <w:sz w:val="24"/>
          <w:szCs w:val="24"/>
        </w:rPr>
      </w:pPr>
      <w:bookmarkStart w:id="352" w:name="_Toc450675037"/>
      <w:bookmarkStart w:id="353" w:name="_Toc454819643"/>
      <w:r>
        <w:rPr>
          <w:sz w:val="24"/>
          <w:szCs w:val="24"/>
        </w:rPr>
        <w:lastRenderedPageBreak/>
        <w:t>USER REQUIREMENTS</w:t>
      </w:r>
      <w:bookmarkEnd w:id="352"/>
      <w:bookmarkEnd w:id="353"/>
    </w:p>
    <w:p w14:paraId="1F9A6BD9" w14:textId="77777777" w:rsidR="0094166B" w:rsidRDefault="00A23609">
      <w:pPr>
        <w:pStyle w:val="IFCHeading1X"/>
        <w:spacing w:before="240"/>
        <w:jc w:val="both"/>
        <w:rPr>
          <w:rFonts w:ascii="Arial" w:hAnsi="Arial" w:cs="Arial"/>
        </w:rPr>
      </w:pPr>
      <w:bookmarkStart w:id="354" w:name="_Toc450675038"/>
      <w:bookmarkStart w:id="355" w:name="_Toc454819644"/>
      <w:r>
        <w:rPr>
          <w:rFonts w:ascii="Arial" w:hAnsi="Arial" w:cs="Arial"/>
        </w:rPr>
        <w:t>Process flow OVERVIEW</w:t>
      </w:r>
      <w:bookmarkEnd w:id="354"/>
      <w:bookmarkEnd w:id="355"/>
    </w:p>
    <w:p w14:paraId="02283548" w14:textId="77777777" w:rsidR="0094166B" w:rsidRPr="00F063AB" w:rsidRDefault="00A23609" w:rsidP="00310F9D">
      <w:pPr>
        <w:pStyle w:val="IFCNormalTextII"/>
        <w:ind w:left="990" w:firstLine="180"/>
        <w:jc w:val="both"/>
        <w:rPr>
          <w:szCs w:val="24"/>
        </w:rPr>
      </w:pPr>
      <w:r w:rsidRPr="00F063AB">
        <w:rPr>
          <w:szCs w:val="24"/>
        </w:rPr>
        <w:t>Below is the Main Menu of the Product Configurator.</w:t>
      </w:r>
    </w:p>
    <w:p w14:paraId="5B90CFA4" w14:textId="77777777" w:rsidR="0094166B" w:rsidRDefault="0094166B">
      <w:pPr>
        <w:pStyle w:val="IFCNormalTextII"/>
        <w:ind w:left="990"/>
        <w:jc w:val="both"/>
        <w:rPr>
          <w:sz w:val="24"/>
          <w:szCs w:val="24"/>
        </w:rPr>
      </w:pPr>
    </w:p>
    <w:p w14:paraId="5D7AA12B" w14:textId="77777777" w:rsidR="0094166B" w:rsidRDefault="00A23609">
      <w:pPr>
        <w:pStyle w:val="IFCNormalTextII"/>
        <w:ind w:left="990"/>
        <w:jc w:val="both"/>
        <w:rPr>
          <w:b/>
          <w:sz w:val="24"/>
          <w:szCs w:val="24"/>
          <w:u w:val="single"/>
        </w:rPr>
      </w:pPr>
      <w:r>
        <w:rPr>
          <w:b/>
          <w:sz w:val="24"/>
          <w:szCs w:val="24"/>
          <w:u w:val="single"/>
        </w:rPr>
        <w:t>Main Menu</w:t>
      </w:r>
    </w:p>
    <w:p w14:paraId="4485D041" w14:textId="77777777" w:rsidR="0094166B" w:rsidRDefault="00072FF9">
      <w:pPr>
        <w:pStyle w:val="IFCNormalTextII"/>
        <w:ind w:left="990"/>
        <w:jc w:val="both"/>
        <w:rPr>
          <w:sz w:val="24"/>
          <w:szCs w:val="24"/>
        </w:rPr>
      </w:pPr>
      <w:r>
        <w:rPr>
          <w:noProof/>
          <w:lang w:eastAsia="en-US"/>
        </w:rPr>
        <w:drawing>
          <wp:inline distT="0" distB="0" distL="0" distR="0" wp14:anchorId="42DF1B9B" wp14:editId="0432F00A">
            <wp:extent cx="5503545" cy="24194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3545" cy="2419443"/>
                    </a:xfrm>
                    <a:prstGeom prst="rect">
                      <a:avLst/>
                    </a:prstGeom>
                    <a:noFill/>
                    <a:ln>
                      <a:noFill/>
                    </a:ln>
                  </pic:spPr>
                </pic:pic>
              </a:graphicData>
            </a:graphic>
          </wp:inline>
        </w:drawing>
      </w:r>
    </w:p>
    <w:p w14:paraId="5C931B16" w14:textId="77777777" w:rsidR="0094166B" w:rsidRDefault="00A23609" w:rsidP="00310F9D">
      <w:pPr>
        <w:pStyle w:val="IFCNormalTextII"/>
        <w:ind w:left="720" w:firstLine="0"/>
        <w:jc w:val="both"/>
        <w:rPr>
          <w:szCs w:val="24"/>
        </w:rPr>
      </w:pPr>
      <w:r w:rsidRPr="00F063AB">
        <w:rPr>
          <w:szCs w:val="24"/>
        </w:rPr>
        <w:t xml:space="preserve">In order to complete the design cycle for a product, User must follow the </w:t>
      </w:r>
      <w:r w:rsidR="00072FF9" w:rsidRPr="00F063AB">
        <w:rPr>
          <w:szCs w:val="24"/>
        </w:rPr>
        <w:t>step illustrate</w:t>
      </w:r>
      <w:r w:rsidRPr="00F063AB">
        <w:rPr>
          <w:szCs w:val="24"/>
        </w:rPr>
        <w:t xml:space="preserve"> below.</w:t>
      </w:r>
    </w:p>
    <w:p w14:paraId="12831428" w14:textId="77777777" w:rsidR="00656B07" w:rsidRPr="00F063AB" w:rsidRDefault="00656B07" w:rsidP="00310F9D">
      <w:pPr>
        <w:pStyle w:val="IFCNormalTextII"/>
        <w:ind w:left="720" w:firstLine="0"/>
        <w:jc w:val="both"/>
        <w:rPr>
          <w:szCs w:val="24"/>
        </w:rPr>
      </w:pPr>
    </w:p>
    <w:p w14:paraId="49A8EAFE" w14:textId="77777777" w:rsidR="0094166B" w:rsidRPr="00F063AB" w:rsidRDefault="00072FF9">
      <w:pPr>
        <w:pStyle w:val="IFCNormalTextII"/>
        <w:ind w:left="0" w:firstLine="720"/>
        <w:jc w:val="both"/>
        <w:rPr>
          <w:szCs w:val="24"/>
        </w:rPr>
      </w:pPr>
      <w:r>
        <w:rPr>
          <w:noProof/>
          <w:szCs w:val="24"/>
          <w:lang w:eastAsia="en-US"/>
        </w:rPr>
        <w:drawing>
          <wp:inline distT="0" distB="0" distL="0" distR="0" wp14:anchorId="312F643C" wp14:editId="022518E8">
            <wp:extent cx="5495925" cy="6191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95925" cy="619125"/>
                    </a:xfrm>
                    <a:prstGeom prst="rect">
                      <a:avLst/>
                    </a:prstGeom>
                    <a:noFill/>
                    <a:ln>
                      <a:noFill/>
                    </a:ln>
                  </pic:spPr>
                </pic:pic>
              </a:graphicData>
            </a:graphic>
          </wp:inline>
        </w:drawing>
      </w:r>
    </w:p>
    <w:p w14:paraId="704BEF68" w14:textId="77777777" w:rsidR="0094166B" w:rsidRDefault="0094166B">
      <w:pPr>
        <w:pStyle w:val="IFCNormalTextII"/>
        <w:ind w:left="0" w:firstLine="720"/>
        <w:jc w:val="both"/>
        <w:rPr>
          <w:sz w:val="24"/>
          <w:szCs w:val="24"/>
        </w:rPr>
      </w:pPr>
    </w:p>
    <w:p w14:paraId="2C2C6085" w14:textId="77777777" w:rsidR="0094166B" w:rsidRDefault="00A23609">
      <w:pPr>
        <w:pStyle w:val="IFCHeading1X"/>
        <w:spacing w:before="240"/>
        <w:jc w:val="both"/>
        <w:rPr>
          <w:rFonts w:ascii="Arial" w:hAnsi="Arial" w:cs="Arial"/>
        </w:rPr>
      </w:pPr>
      <w:bookmarkStart w:id="356" w:name="_Toc450675040"/>
      <w:bookmarkStart w:id="357" w:name="_Toc454819645"/>
      <w:r>
        <w:rPr>
          <w:rFonts w:ascii="Arial" w:hAnsi="Arial" w:cs="Arial"/>
        </w:rPr>
        <w:t>Product configuration module OVERVIEW</w:t>
      </w:r>
      <w:bookmarkEnd w:id="356"/>
      <w:bookmarkEnd w:id="357"/>
    </w:p>
    <w:p w14:paraId="3D7F8BFC" w14:textId="77777777" w:rsidR="0094166B" w:rsidRPr="00310F9D" w:rsidRDefault="00A23609" w:rsidP="00310F9D">
      <w:pPr>
        <w:pStyle w:val="IFCNormalTextII"/>
        <w:ind w:left="2010" w:firstLine="0"/>
        <w:jc w:val="both"/>
        <w:rPr>
          <w:szCs w:val="24"/>
        </w:rPr>
      </w:pPr>
      <w:r w:rsidRPr="00310F9D">
        <w:rPr>
          <w:szCs w:val="24"/>
        </w:rPr>
        <w:t xml:space="preserve">This section show the list of requirements captured for Product Configuration Module. </w:t>
      </w:r>
    </w:p>
    <w:p w14:paraId="612A08D4" w14:textId="77777777" w:rsidR="0094166B" w:rsidRPr="00310F9D" w:rsidRDefault="0094166B">
      <w:pPr>
        <w:pStyle w:val="IFCNormalTextII"/>
        <w:ind w:left="709" w:hanging="79"/>
        <w:jc w:val="both"/>
        <w:rPr>
          <w:szCs w:val="24"/>
        </w:rPr>
      </w:pPr>
    </w:p>
    <w:p w14:paraId="24A19565" w14:textId="77777777" w:rsidR="0094166B" w:rsidRDefault="00A23609">
      <w:pPr>
        <w:pStyle w:val="IFCHeading11X"/>
        <w:jc w:val="both"/>
        <w:rPr>
          <w:rFonts w:ascii="Arial" w:hAnsi="Arial"/>
        </w:rPr>
      </w:pPr>
      <w:bookmarkStart w:id="358" w:name="_Ref452879147"/>
      <w:bookmarkStart w:id="359" w:name="_Toc454819646"/>
      <w:r>
        <w:rPr>
          <w:rFonts w:ascii="Arial" w:hAnsi="Arial"/>
        </w:rPr>
        <w:t>Channel admin</w:t>
      </w:r>
      <w:bookmarkEnd w:id="358"/>
      <w:bookmarkEnd w:id="359"/>
    </w:p>
    <w:p w14:paraId="65ECF824" w14:textId="77777777" w:rsidR="0094166B" w:rsidRPr="00310F9D" w:rsidRDefault="00A23609" w:rsidP="00310F9D">
      <w:pPr>
        <w:pStyle w:val="IFCNormalTextII"/>
        <w:ind w:left="2280"/>
        <w:jc w:val="both"/>
        <w:rPr>
          <w:szCs w:val="24"/>
        </w:rPr>
      </w:pPr>
      <w:r w:rsidRPr="00310F9D">
        <w:rPr>
          <w:szCs w:val="24"/>
        </w:rPr>
        <w:t>Channel Admin is to maintain the distribution channel information.</w:t>
      </w:r>
    </w:p>
    <w:p w14:paraId="4EF85C9C" w14:textId="77777777" w:rsidR="0094166B" w:rsidRDefault="00A23609" w:rsidP="00310F9D">
      <w:pPr>
        <w:pStyle w:val="IFCNormalTextII"/>
        <w:ind w:left="1996" w:firstLine="0"/>
        <w:jc w:val="both"/>
        <w:rPr>
          <w:sz w:val="24"/>
          <w:szCs w:val="24"/>
        </w:rPr>
      </w:pPr>
      <w:r w:rsidRPr="00310F9D">
        <w:rPr>
          <w:szCs w:val="24"/>
        </w:rPr>
        <w:t xml:space="preserve">The channel information maintain in </w:t>
      </w:r>
      <w:r w:rsidR="00310F9D" w:rsidRPr="00310F9D">
        <w:rPr>
          <w:szCs w:val="24"/>
        </w:rPr>
        <w:t xml:space="preserve">this screen will display in the </w:t>
      </w:r>
      <w:r w:rsidRPr="00310F9D">
        <w:rPr>
          <w:szCs w:val="24"/>
        </w:rPr>
        <w:t>Basic Plan setup screen as an option for user to define whether the distribution channel is applicable for the basic plan.</w:t>
      </w:r>
      <w:r w:rsidR="00C92CFA" w:rsidRPr="00310F9D">
        <w:rPr>
          <w:szCs w:val="24"/>
        </w:rPr>
        <w:t xml:space="preserve"> Channel distribution is divided into Channel distribution and Sub Channel distribution.</w:t>
      </w:r>
    </w:p>
    <w:p w14:paraId="2905BD37" w14:textId="77777777" w:rsidR="00C92CFA" w:rsidRDefault="00C92CFA">
      <w:pPr>
        <w:pStyle w:val="IFCNormalTextII"/>
        <w:ind w:left="2149"/>
        <w:jc w:val="both"/>
        <w:rPr>
          <w:sz w:val="24"/>
          <w:szCs w:val="24"/>
        </w:rPr>
      </w:pPr>
    </w:p>
    <w:p w14:paraId="5C38BA13" w14:textId="77777777" w:rsidR="00355450" w:rsidRDefault="00355450" w:rsidP="00355450">
      <w:pPr>
        <w:pStyle w:val="IFCHeading111X"/>
        <w:jc w:val="both"/>
        <w:rPr>
          <w:sz w:val="24"/>
        </w:rPr>
      </w:pPr>
      <w:bookmarkStart w:id="360" w:name="_Toc454819647"/>
      <w:r>
        <w:rPr>
          <w:sz w:val="24"/>
        </w:rPr>
        <w:t>MAIN CHANNEL ADMIN</w:t>
      </w:r>
      <w:bookmarkEnd w:id="360"/>
    </w:p>
    <w:p w14:paraId="0747559B" w14:textId="77777777" w:rsidR="00C92CFA" w:rsidRPr="00310F9D" w:rsidRDefault="00C92CFA" w:rsidP="00355450">
      <w:pPr>
        <w:pStyle w:val="IFCNormalTextII"/>
        <w:ind w:left="1879" w:firstLine="477"/>
        <w:jc w:val="both"/>
        <w:rPr>
          <w:szCs w:val="24"/>
        </w:rPr>
      </w:pPr>
      <w:r w:rsidRPr="00310F9D">
        <w:rPr>
          <w:szCs w:val="24"/>
        </w:rPr>
        <w:t>This section is to maintain main channel distribution.</w:t>
      </w:r>
    </w:p>
    <w:p w14:paraId="56ABC199" w14:textId="77777777" w:rsidR="0094166B" w:rsidRDefault="00355450" w:rsidP="00C92CFA">
      <w:pPr>
        <w:pStyle w:val="IFCNormalTextII"/>
        <w:ind w:left="2149"/>
        <w:jc w:val="both"/>
        <w:rPr>
          <w:sz w:val="24"/>
          <w:szCs w:val="24"/>
          <w:lang w:eastAsia="en-US"/>
        </w:rPr>
      </w:pPr>
      <w:r w:rsidRPr="00355450">
        <w:rPr>
          <w:noProof/>
          <w:sz w:val="24"/>
          <w:szCs w:val="24"/>
          <w:lang w:eastAsia="en-US"/>
        </w:rPr>
        <w:drawing>
          <wp:inline distT="0" distB="0" distL="0" distR="0" wp14:anchorId="64393E37" wp14:editId="0314BE32">
            <wp:extent cx="4665593" cy="2463852"/>
            <wp:effectExtent l="19050" t="0" r="1657"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4664977" cy="2463527"/>
                    </a:xfrm>
                    <a:prstGeom prst="rect">
                      <a:avLst/>
                    </a:prstGeom>
                    <a:noFill/>
                    <a:ln w="9525">
                      <a:noFill/>
                      <a:miter lim="800000"/>
                      <a:headEnd/>
                      <a:tailEnd/>
                    </a:ln>
                  </pic:spPr>
                </pic:pic>
              </a:graphicData>
            </a:graphic>
          </wp:inline>
        </w:drawing>
      </w:r>
    </w:p>
    <w:p w14:paraId="162EDD75" w14:textId="77777777" w:rsidR="0094166B" w:rsidRPr="00870B8D" w:rsidRDefault="0094166B">
      <w:pPr>
        <w:pStyle w:val="IFCNormalTextII"/>
        <w:ind w:left="2149"/>
        <w:jc w:val="both"/>
        <w:rPr>
          <w:szCs w:val="24"/>
        </w:rPr>
      </w:pPr>
    </w:p>
    <w:p w14:paraId="1EF280F0" w14:textId="77777777" w:rsidR="0094166B" w:rsidRPr="00870B8D" w:rsidRDefault="00A23609">
      <w:pPr>
        <w:pStyle w:val="IFCNormalTextII"/>
        <w:ind w:left="1879" w:firstLine="131"/>
        <w:jc w:val="both"/>
        <w:rPr>
          <w:szCs w:val="24"/>
          <w:u w:val="single"/>
        </w:rPr>
      </w:pPr>
      <w:r w:rsidRPr="00870B8D">
        <w:rPr>
          <w:szCs w:val="24"/>
          <w:u w:val="single"/>
        </w:rPr>
        <w:t>Features available</w:t>
      </w:r>
    </w:p>
    <w:p w14:paraId="584929D6" w14:textId="77777777" w:rsidR="0094166B" w:rsidRPr="00870B8D" w:rsidRDefault="00A23609">
      <w:pPr>
        <w:pStyle w:val="IFCNormalTextII"/>
        <w:numPr>
          <w:ilvl w:val="0"/>
          <w:numId w:val="4"/>
        </w:numPr>
        <w:ind w:left="2520"/>
        <w:jc w:val="both"/>
        <w:rPr>
          <w:szCs w:val="24"/>
        </w:rPr>
      </w:pPr>
      <w:r w:rsidRPr="00870B8D">
        <w:rPr>
          <w:szCs w:val="24"/>
        </w:rPr>
        <w:t xml:space="preserve">Sorting </w:t>
      </w:r>
    </w:p>
    <w:p w14:paraId="09D6EEDB" w14:textId="77777777" w:rsidR="0094166B" w:rsidRPr="00870B8D" w:rsidRDefault="00A23609">
      <w:pPr>
        <w:pStyle w:val="IFCNormalTextII"/>
        <w:numPr>
          <w:ilvl w:val="1"/>
          <w:numId w:val="4"/>
        </w:numPr>
        <w:ind w:left="3240"/>
        <w:jc w:val="both"/>
        <w:rPr>
          <w:szCs w:val="24"/>
        </w:rPr>
      </w:pPr>
      <w:r w:rsidRPr="00870B8D">
        <w:rPr>
          <w:szCs w:val="24"/>
        </w:rPr>
        <w:t>Sorting default by Channel code</w:t>
      </w:r>
    </w:p>
    <w:p w14:paraId="1596018E" w14:textId="77777777" w:rsidR="0094166B" w:rsidRPr="00870B8D" w:rsidRDefault="00A23609">
      <w:pPr>
        <w:pStyle w:val="IFCNormalTextII"/>
        <w:numPr>
          <w:ilvl w:val="1"/>
          <w:numId w:val="4"/>
        </w:numPr>
        <w:ind w:left="3240"/>
        <w:jc w:val="both"/>
        <w:rPr>
          <w:szCs w:val="24"/>
        </w:rPr>
      </w:pPr>
      <w:r w:rsidRPr="00870B8D">
        <w:rPr>
          <w:szCs w:val="24"/>
        </w:rPr>
        <w:t xml:space="preserve">Channel Name </w:t>
      </w:r>
    </w:p>
    <w:p w14:paraId="36C66EB1" w14:textId="77777777" w:rsidR="0094166B" w:rsidRPr="00870B8D" w:rsidRDefault="00A23609">
      <w:pPr>
        <w:pStyle w:val="IFCNormalTextII"/>
        <w:numPr>
          <w:ilvl w:val="1"/>
          <w:numId w:val="4"/>
        </w:numPr>
        <w:ind w:left="3240"/>
        <w:jc w:val="both"/>
        <w:rPr>
          <w:szCs w:val="24"/>
        </w:rPr>
      </w:pPr>
      <w:r w:rsidRPr="00870B8D">
        <w:rPr>
          <w:szCs w:val="24"/>
        </w:rPr>
        <w:t>Sort Order</w:t>
      </w:r>
    </w:p>
    <w:p w14:paraId="7591486D" w14:textId="77777777" w:rsidR="0094166B" w:rsidRPr="00870B8D" w:rsidRDefault="00A23609">
      <w:pPr>
        <w:pStyle w:val="IFCNormalTextII"/>
        <w:numPr>
          <w:ilvl w:val="1"/>
          <w:numId w:val="4"/>
        </w:numPr>
        <w:ind w:left="3240"/>
        <w:jc w:val="both"/>
        <w:rPr>
          <w:szCs w:val="24"/>
        </w:rPr>
      </w:pPr>
      <w:r w:rsidRPr="00870B8D">
        <w:rPr>
          <w:szCs w:val="24"/>
        </w:rPr>
        <w:t>Active</w:t>
      </w:r>
    </w:p>
    <w:p w14:paraId="61946C6A" w14:textId="77777777" w:rsidR="0094166B" w:rsidRPr="00870B8D" w:rsidRDefault="00A23609">
      <w:pPr>
        <w:pStyle w:val="IFCNormalTextII"/>
        <w:numPr>
          <w:ilvl w:val="0"/>
          <w:numId w:val="4"/>
        </w:numPr>
        <w:ind w:left="2520"/>
        <w:jc w:val="both"/>
        <w:rPr>
          <w:szCs w:val="24"/>
        </w:rPr>
      </w:pPr>
      <w:r w:rsidRPr="00870B8D">
        <w:rPr>
          <w:szCs w:val="24"/>
        </w:rPr>
        <w:t>Add new record</w:t>
      </w:r>
    </w:p>
    <w:p w14:paraId="1610113A" w14:textId="77777777" w:rsidR="0094166B" w:rsidRPr="00870B8D" w:rsidRDefault="00A23609">
      <w:pPr>
        <w:pStyle w:val="IFCNormalTextII"/>
        <w:numPr>
          <w:ilvl w:val="0"/>
          <w:numId w:val="4"/>
        </w:numPr>
        <w:ind w:left="2520"/>
        <w:jc w:val="both"/>
        <w:rPr>
          <w:szCs w:val="24"/>
        </w:rPr>
      </w:pPr>
      <w:r w:rsidRPr="00870B8D">
        <w:rPr>
          <w:szCs w:val="24"/>
        </w:rPr>
        <w:t>Edit record by click on record listing.</w:t>
      </w:r>
    </w:p>
    <w:p w14:paraId="01719512" w14:textId="77777777" w:rsidR="0094166B" w:rsidRPr="00870B8D" w:rsidRDefault="00A23609">
      <w:pPr>
        <w:pStyle w:val="IFCNormalTextII"/>
        <w:numPr>
          <w:ilvl w:val="0"/>
          <w:numId w:val="4"/>
        </w:numPr>
        <w:ind w:left="2520"/>
        <w:jc w:val="both"/>
        <w:rPr>
          <w:szCs w:val="24"/>
        </w:rPr>
      </w:pPr>
      <w:r w:rsidRPr="00870B8D">
        <w:rPr>
          <w:szCs w:val="24"/>
        </w:rPr>
        <w:t>Delete record</w:t>
      </w:r>
    </w:p>
    <w:p w14:paraId="7D709373" w14:textId="77777777" w:rsidR="0094166B" w:rsidRPr="00870B8D" w:rsidRDefault="00A23609">
      <w:pPr>
        <w:pStyle w:val="IFCNormalTextII"/>
        <w:numPr>
          <w:ilvl w:val="0"/>
          <w:numId w:val="4"/>
        </w:numPr>
        <w:ind w:left="2520"/>
        <w:jc w:val="both"/>
        <w:rPr>
          <w:szCs w:val="24"/>
        </w:rPr>
      </w:pPr>
      <w:r w:rsidRPr="00870B8D">
        <w:rPr>
          <w:szCs w:val="24"/>
        </w:rPr>
        <w:t>Active –Only Yes/ No option available</w:t>
      </w:r>
    </w:p>
    <w:p w14:paraId="62D5A0A8" w14:textId="77777777" w:rsidR="0094166B" w:rsidRPr="00870B8D" w:rsidRDefault="0094166B" w:rsidP="00355450">
      <w:pPr>
        <w:pStyle w:val="IFCNormalTextII"/>
        <w:ind w:left="2160" w:firstLine="0"/>
        <w:jc w:val="both"/>
        <w:rPr>
          <w:szCs w:val="24"/>
        </w:rPr>
      </w:pPr>
    </w:p>
    <w:p w14:paraId="38813867" w14:textId="77777777" w:rsidR="0094166B" w:rsidRPr="00870B8D" w:rsidRDefault="0094166B">
      <w:pPr>
        <w:pStyle w:val="IFCNormalTextII"/>
        <w:ind w:left="2160" w:firstLine="0"/>
        <w:jc w:val="both"/>
        <w:rPr>
          <w:szCs w:val="24"/>
        </w:rPr>
      </w:pPr>
    </w:p>
    <w:p w14:paraId="505DAC6C" w14:textId="77777777" w:rsidR="0094166B" w:rsidRPr="00870B8D" w:rsidRDefault="00A23609">
      <w:pPr>
        <w:pStyle w:val="IFCNormalTextII"/>
        <w:ind w:left="2160" w:firstLine="0"/>
        <w:jc w:val="both"/>
        <w:rPr>
          <w:szCs w:val="24"/>
          <w:u w:val="single"/>
        </w:rPr>
      </w:pPr>
      <w:r w:rsidRPr="00870B8D">
        <w:rPr>
          <w:szCs w:val="24"/>
          <w:u w:val="single"/>
        </w:rPr>
        <w:t>Validation</w:t>
      </w:r>
    </w:p>
    <w:p w14:paraId="34AC7F61" w14:textId="77777777" w:rsidR="0094166B" w:rsidRPr="00870B8D" w:rsidRDefault="00A23609">
      <w:pPr>
        <w:pStyle w:val="IFCNormalTextII"/>
        <w:numPr>
          <w:ilvl w:val="0"/>
          <w:numId w:val="4"/>
        </w:numPr>
        <w:ind w:left="2520"/>
        <w:jc w:val="both"/>
        <w:rPr>
          <w:szCs w:val="24"/>
        </w:rPr>
      </w:pPr>
      <w:r w:rsidRPr="00870B8D">
        <w:rPr>
          <w:szCs w:val="24"/>
        </w:rPr>
        <w:t>Channel code must be unique</w:t>
      </w:r>
    </w:p>
    <w:p w14:paraId="589F8567" w14:textId="77777777" w:rsidR="0094166B" w:rsidRPr="00870B8D" w:rsidRDefault="00A23609">
      <w:pPr>
        <w:pStyle w:val="IFCNormalTextII"/>
        <w:numPr>
          <w:ilvl w:val="0"/>
          <w:numId w:val="4"/>
        </w:numPr>
        <w:ind w:left="2520"/>
        <w:jc w:val="both"/>
        <w:rPr>
          <w:szCs w:val="24"/>
        </w:rPr>
      </w:pPr>
      <w:r w:rsidRPr="00870B8D">
        <w:rPr>
          <w:szCs w:val="24"/>
        </w:rPr>
        <w:t>All fields are mandatory</w:t>
      </w:r>
    </w:p>
    <w:p w14:paraId="7ACDA019" w14:textId="77777777" w:rsidR="00355450" w:rsidRPr="00870B8D" w:rsidRDefault="00355450" w:rsidP="00355450">
      <w:pPr>
        <w:pStyle w:val="IFCNormalTextII"/>
        <w:jc w:val="both"/>
        <w:rPr>
          <w:szCs w:val="24"/>
        </w:rPr>
      </w:pPr>
    </w:p>
    <w:p w14:paraId="3D83DD90" w14:textId="77777777" w:rsidR="00355450" w:rsidRPr="00870B8D" w:rsidRDefault="00355450" w:rsidP="00355450">
      <w:pPr>
        <w:spacing w:line="360" w:lineRule="auto"/>
        <w:ind w:left="1440" w:firstLine="720"/>
        <w:jc w:val="both"/>
        <w:rPr>
          <w:rFonts w:ascii="Arial" w:hAnsi="Arial" w:cs="Arial"/>
          <w:sz w:val="22"/>
        </w:rPr>
      </w:pPr>
    </w:p>
    <w:p w14:paraId="06D7A82B" w14:textId="77777777" w:rsidR="00355450" w:rsidRDefault="00355450" w:rsidP="00355450">
      <w:pPr>
        <w:pStyle w:val="IFCHeading111X"/>
        <w:jc w:val="both"/>
        <w:rPr>
          <w:sz w:val="24"/>
        </w:rPr>
      </w:pPr>
      <w:bookmarkStart w:id="361" w:name="_Toc454819648"/>
      <w:r>
        <w:rPr>
          <w:sz w:val="24"/>
        </w:rPr>
        <w:t>SUB CHANNEL ADMIN</w:t>
      </w:r>
      <w:bookmarkEnd w:id="361"/>
    </w:p>
    <w:p w14:paraId="1A5B3EB5" w14:textId="77777777" w:rsidR="00355450" w:rsidRPr="00870B8D" w:rsidRDefault="00355450" w:rsidP="00870B8D">
      <w:pPr>
        <w:pStyle w:val="IFCNormalTextII"/>
        <w:ind w:left="2356" w:firstLine="0"/>
        <w:jc w:val="both"/>
      </w:pPr>
      <w:r w:rsidRPr="00870B8D">
        <w:t>This screen can be accessible from the “</w:t>
      </w:r>
      <w:r w:rsidR="000E45EC" w:rsidRPr="00870B8D">
        <w:t>Details”</w:t>
      </w:r>
      <w:r w:rsidRPr="00870B8D">
        <w:t xml:space="preserve"> link column in the Main channel admin.</w:t>
      </w:r>
    </w:p>
    <w:p w14:paraId="39816B5D" w14:textId="77777777" w:rsidR="00355450" w:rsidRDefault="00CD3669" w:rsidP="00355450">
      <w:pPr>
        <w:pStyle w:val="IFCNormalTextII"/>
        <w:ind w:left="2160" w:firstLine="0"/>
        <w:jc w:val="both"/>
        <w:rPr>
          <w:sz w:val="24"/>
          <w:szCs w:val="24"/>
        </w:rPr>
      </w:pPr>
      <w:r w:rsidRPr="00CD3669">
        <w:rPr>
          <w:noProof/>
          <w:sz w:val="24"/>
          <w:szCs w:val="24"/>
          <w:lang w:eastAsia="en-US"/>
        </w:rPr>
        <w:lastRenderedPageBreak/>
        <w:drawing>
          <wp:inline distT="0" distB="0" distL="0" distR="0" wp14:anchorId="4DD13218" wp14:editId="6D7BA9D2">
            <wp:extent cx="4743450" cy="2892939"/>
            <wp:effectExtent l="1905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4743450" cy="2892939"/>
                    </a:xfrm>
                    <a:prstGeom prst="rect">
                      <a:avLst/>
                    </a:prstGeom>
                    <a:noFill/>
                    <a:ln w="9525">
                      <a:noFill/>
                      <a:miter lim="800000"/>
                      <a:headEnd/>
                      <a:tailEnd/>
                    </a:ln>
                  </pic:spPr>
                </pic:pic>
              </a:graphicData>
            </a:graphic>
          </wp:inline>
        </w:drawing>
      </w:r>
    </w:p>
    <w:p w14:paraId="35009ECF" w14:textId="77777777" w:rsidR="00CD3669" w:rsidRPr="0025645F" w:rsidRDefault="0025645F" w:rsidP="00CD3669">
      <w:pPr>
        <w:pStyle w:val="IFCNormalTextII"/>
        <w:ind w:left="1879" w:firstLine="131"/>
        <w:jc w:val="both"/>
        <w:rPr>
          <w:szCs w:val="24"/>
          <w:u w:val="single"/>
        </w:rPr>
      </w:pPr>
      <w:r>
        <w:rPr>
          <w:sz w:val="24"/>
          <w:szCs w:val="24"/>
        </w:rPr>
        <w:tab/>
      </w:r>
      <w:r w:rsidR="00CD3669" w:rsidRPr="0025645F">
        <w:rPr>
          <w:szCs w:val="24"/>
          <w:u w:val="single"/>
        </w:rPr>
        <w:t>Features available</w:t>
      </w:r>
    </w:p>
    <w:p w14:paraId="73D944BC" w14:textId="77777777" w:rsidR="00CD3669" w:rsidRPr="0025645F" w:rsidRDefault="00CD3669" w:rsidP="00CD3669">
      <w:pPr>
        <w:pStyle w:val="IFCNormalTextII"/>
        <w:numPr>
          <w:ilvl w:val="0"/>
          <w:numId w:val="4"/>
        </w:numPr>
        <w:ind w:left="2520"/>
        <w:jc w:val="both"/>
        <w:rPr>
          <w:szCs w:val="24"/>
        </w:rPr>
      </w:pPr>
      <w:r w:rsidRPr="0025645F">
        <w:rPr>
          <w:szCs w:val="24"/>
        </w:rPr>
        <w:t xml:space="preserve">Sorting </w:t>
      </w:r>
    </w:p>
    <w:p w14:paraId="712EE2D2" w14:textId="77777777" w:rsidR="00CD3669" w:rsidRPr="0025645F" w:rsidRDefault="00CD3669" w:rsidP="00CD3669">
      <w:pPr>
        <w:pStyle w:val="IFCNormalTextII"/>
        <w:numPr>
          <w:ilvl w:val="1"/>
          <w:numId w:val="4"/>
        </w:numPr>
        <w:ind w:left="3240"/>
        <w:jc w:val="both"/>
        <w:rPr>
          <w:szCs w:val="24"/>
        </w:rPr>
      </w:pPr>
      <w:r w:rsidRPr="0025645F">
        <w:rPr>
          <w:szCs w:val="24"/>
        </w:rPr>
        <w:t>Sorting default by Sub Channel code</w:t>
      </w:r>
    </w:p>
    <w:p w14:paraId="2EC07C50" w14:textId="77777777" w:rsidR="00CD3669" w:rsidRPr="0025645F" w:rsidRDefault="00CD3669" w:rsidP="00CD3669">
      <w:pPr>
        <w:pStyle w:val="IFCNormalTextII"/>
        <w:numPr>
          <w:ilvl w:val="1"/>
          <w:numId w:val="4"/>
        </w:numPr>
        <w:ind w:left="3240"/>
        <w:jc w:val="both"/>
        <w:rPr>
          <w:szCs w:val="24"/>
        </w:rPr>
      </w:pPr>
      <w:r w:rsidRPr="0025645F">
        <w:rPr>
          <w:szCs w:val="24"/>
        </w:rPr>
        <w:t xml:space="preserve">Sub Channel Name </w:t>
      </w:r>
    </w:p>
    <w:p w14:paraId="296DE3CD" w14:textId="77777777" w:rsidR="00CD3669" w:rsidRPr="0025645F" w:rsidRDefault="00CD3669" w:rsidP="00CD3669">
      <w:pPr>
        <w:pStyle w:val="IFCNormalTextII"/>
        <w:numPr>
          <w:ilvl w:val="1"/>
          <w:numId w:val="4"/>
        </w:numPr>
        <w:ind w:left="3240"/>
        <w:jc w:val="both"/>
        <w:rPr>
          <w:szCs w:val="24"/>
        </w:rPr>
      </w:pPr>
      <w:r w:rsidRPr="0025645F">
        <w:rPr>
          <w:szCs w:val="24"/>
        </w:rPr>
        <w:t>Sort Order</w:t>
      </w:r>
    </w:p>
    <w:p w14:paraId="77C90809" w14:textId="77777777" w:rsidR="00CD3669" w:rsidRPr="0025645F" w:rsidRDefault="00CD3669" w:rsidP="00CD3669">
      <w:pPr>
        <w:pStyle w:val="IFCNormalTextII"/>
        <w:numPr>
          <w:ilvl w:val="1"/>
          <w:numId w:val="4"/>
        </w:numPr>
        <w:ind w:left="3240"/>
        <w:jc w:val="both"/>
        <w:rPr>
          <w:szCs w:val="24"/>
        </w:rPr>
      </w:pPr>
      <w:r w:rsidRPr="0025645F">
        <w:rPr>
          <w:szCs w:val="24"/>
        </w:rPr>
        <w:t>Active</w:t>
      </w:r>
    </w:p>
    <w:p w14:paraId="764635EE" w14:textId="77777777" w:rsidR="00CD3669" w:rsidRPr="0025645F" w:rsidRDefault="00CD3669" w:rsidP="00CD3669">
      <w:pPr>
        <w:pStyle w:val="IFCNormalTextII"/>
        <w:numPr>
          <w:ilvl w:val="0"/>
          <w:numId w:val="4"/>
        </w:numPr>
        <w:ind w:left="2520"/>
        <w:jc w:val="both"/>
        <w:rPr>
          <w:szCs w:val="24"/>
        </w:rPr>
      </w:pPr>
      <w:r w:rsidRPr="0025645F">
        <w:rPr>
          <w:szCs w:val="24"/>
        </w:rPr>
        <w:t>Add new record</w:t>
      </w:r>
    </w:p>
    <w:p w14:paraId="7E8FE49E" w14:textId="77777777" w:rsidR="00CD3669" w:rsidRPr="0025645F" w:rsidRDefault="00CD3669" w:rsidP="00CD3669">
      <w:pPr>
        <w:pStyle w:val="IFCNormalTextII"/>
        <w:numPr>
          <w:ilvl w:val="0"/>
          <w:numId w:val="4"/>
        </w:numPr>
        <w:ind w:left="2520"/>
        <w:jc w:val="both"/>
        <w:rPr>
          <w:szCs w:val="24"/>
        </w:rPr>
      </w:pPr>
      <w:r w:rsidRPr="0025645F">
        <w:rPr>
          <w:szCs w:val="24"/>
        </w:rPr>
        <w:t>Edit record by click on record listing.</w:t>
      </w:r>
    </w:p>
    <w:p w14:paraId="714276A9" w14:textId="77777777" w:rsidR="00CD3669" w:rsidRPr="0025645F" w:rsidRDefault="00CD3669" w:rsidP="00CD3669">
      <w:pPr>
        <w:pStyle w:val="IFCNormalTextII"/>
        <w:numPr>
          <w:ilvl w:val="0"/>
          <w:numId w:val="4"/>
        </w:numPr>
        <w:ind w:left="2520"/>
        <w:jc w:val="both"/>
        <w:rPr>
          <w:szCs w:val="24"/>
        </w:rPr>
      </w:pPr>
      <w:r w:rsidRPr="0025645F">
        <w:rPr>
          <w:szCs w:val="24"/>
        </w:rPr>
        <w:t>Delete record</w:t>
      </w:r>
    </w:p>
    <w:p w14:paraId="1DCF1593" w14:textId="77777777" w:rsidR="00CD3669" w:rsidRPr="0025645F" w:rsidRDefault="00CD3669" w:rsidP="00CD3669">
      <w:pPr>
        <w:pStyle w:val="IFCNormalTextII"/>
        <w:numPr>
          <w:ilvl w:val="0"/>
          <w:numId w:val="4"/>
        </w:numPr>
        <w:ind w:left="2520"/>
        <w:jc w:val="both"/>
        <w:rPr>
          <w:szCs w:val="24"/>
        </w:rPr>
      </w:pPr>
      <w:r w:rsidRPr="0025645F">
        <w:rPr>
          <w:szCs w:val="24"/>
        </w:rPr>
        <w:t>Active</w:t>
      </w:r>
      <w:r w:rsidR="00F63AC1" w:rsidRPr="0025645F">
        <w:rPr>
          <w:szCs w:val="24"/>
        </w:rPr>
        <w:t>:</w:t>
      </w:r>
      <w:r w:rsidRPr="0025645F">
        <w:rPr>
          <w:szCs w:val="24"/>
        </w:rPr>
        <w:t xml:space="preserve"> –Only Yes/ No option available</w:t>
      </w:r>
    </w:p>
    <w:p w14:paraId="2C7B7CB3" w14:textId="77777777" w:rsidR="00CD3669" w:rsidRPr="0025645F" w:rsidRDefault="00CD3669" w:rsidP="0025645F">
      <w:pPr>
        <w:pStyle w:val="IFCNormalTextII"/>
        <w:ind w:left="0" w:firstLine="0"/>
        <w:jc w:val="both"/>
        <w:rPr>
          <w:szCs w:val="24"/>
        </w:rPr>
      </w:pPr>
    </w:p>
    <w:p w14:paraId="186B9FC5" w14:textId="77777777" w:rsidR="00CD3669" w:rsidRPr="0025645F" w:rsidRDefault="00CD3669" w:rsidP="00CD3669">
      <w:pPr>
        <w:pStyle w:val="IFCNormalTextII"/>
        <w:ind w:left="2160" w:firstLine="0"/>
        <w:jc w:val="both"/>
        <w:rPr>
          <w:szCs w:val="24"/>
          <w:u w:val="single"/>
        </w:rPr>
      </w:pPr>
      <w:r w:rsidRPr="0025645F">
        <w:rPr>
          <w:szCs w:val="24"/>
          <w:u w:val="single"/>
        </w:rPr>
        <w:t>Validation</w:t>
      </w:r>
    </w:p>
    <w:p w14:paraId="73DCF9A4" w14:textId="77777777" w:rsidR="00CD3669" w:rsidRPr="0025645F" w:rsidRDefault="00CD3669" w:rsidP="00CD3669">
      <w:pPr>
        <w:pStyle w:val="IFCNormalTextII"/>
        <w:numPr>
          <w:ilvl w:val="0"/>
          <w:numId w:val="4"/>
        </w:numPr>
        <w:ind w:left="2520"/>
        <w:jc w:val="both"/>
        <w:rPr>
          <w:szCs w:val="24"/>
        </w:rPr>
      </w:pPr>
      <w:r w:rsidRPr="0025645F">
        <w:rPr>
          <w:szCs w:val="24"/>
        </w:rPr>
        <w:t>Sub Channel code must be unique</w:t>
      </w:r>
    </w:p>
    <w:p w14:paraId="7F6207CE" w14:textId="77777777" w:rsidR="00CD3669" w:rsidRPr="0025645F" w:rsidRDefault="00CD3669" w:rsidP="00CD3669">
      <w:pPr>
        <w:pStyle w:val="IFCNormalTextII"/>
        <w:numPr>
          <w:ilvl w:val="0"/>
          <w:numId w:val="4"/>
        </w:numPr>
        <w:ind w:left="2520"/>
        <w:jc w:val="both"/>
        <w:rPr>
          <w:szCs w:val="24"/>
        </w:rPr>
      </w:pPr>
      <w:r w:rsidRPr="0025645F">
        <w:rPr>
          <w:szCs w:val="24"/>
        </w:rPr>
        <w:t>All fields are mandatory</w:t>
      </w:r>
    </w:p>
    <w:p w14:paraId="6ED25428" w14:textId="77777777" w:rsidR="00355450" w:rsidRDefault="00CD3669" w:rsidP="00355450">
      <w:pPr>
        <w:pStyle w:val="IFCNormalTextII"/>
        <w:jc w:val="both"/>
        <w:rPr>
          <w:sz w:val="24"/>
          <w:szCs w:val="24"/>
        </w:rPr>
      </w:pPr>
      <w:r>
        <w:rPr>
          <w:sz w:val="24"/>
          <w:szCs w:val="24"/>
        </w:rPr>
        <w:tab/>
      </w:r>
      <w:r>
        <w:rPr>
          <w:sz w:val="24"/>
          <w:szCs w:val="24"/>
        </w:rPr>
        <w:tab/>
      </w:r>
      <w:r>
        <w:rPr>
          <w:sz w:val="24"/>
          <w:szCs w:val="24"/>
        </w:rPr>
        <w:tab/>
      </w:r>
      <w:r>
        <w:rPr>
          <w:sz w:val="24"/>
          <w:szCs w:val="24"/>
        </w:rPr>
        <w:tab/>
      </w:r>
      <w:r>
        <w:rPr>
          <w:sz w:val="24"/>
          <w:szCs w:val="24"/>
        </w:rPr>
        <w:tab/>
      </w:r>
    </w:p>
    <w:p w14:paraId="15F37925" w14:textId="77777777" w:rsidR="0094166B" w:rsidRDefault="0094166B">
      <w:pPr>
        <w:pStyle w:val="IFCNormalTextII"/>
        <w:ind w:left="2520" w:firstLine="0"/>
        <w:jc w:val="both"/>
        <w:rPr>
          <w:sz w:val="24"/>
          <w:szCs w:val="24"/>
        </w:rPr>
      </w:pPr>
    </w:p>
    <w:p w14:paraId="387B4899" w14:textId="77777777" w:rsidR="0094166B" w:rsidRDefault="00A23609">
      <w:pPr>
        <w:pStyle w:val="IFCHeading11X"/>
        <w:jc w:val="both"/>
        <w:rPr>
          <w:rFonts w:ascii="Arial" w:hAnsi="Arial"/>
        </w:rPr>
      </w:pPr>
      <w:bookmarkStart w:id="362" w:name="_Toc454819649"/>
      <w:r>
        <w:rPr>
          <w:rFonts w:ascii="Arial" w:hAnsi="Arial"/>
        </w:rPr>
        <w:t>Age Method admin</w:t>
      </w:r>
      <w:bookmarkEnd w:id="362"/>
    </w:p>
    <w:p w14:paraId="6C9CEC59" w14:textId="77777777" w:rsidR="0094166B" w:rsidRPr="00111F87" w:rsidRDefault="00A23609" w:rsidP="00111F87">
      <w:pPr>
        <w:pStyle w:val="IFCNormalTextII"/>
        <w:ind w:left="2010" w:firstLine="0"/>
        <w:jc w:val="both"/>
        <w:rPr>
          <w:szCs w:val="24"/>
        </w:rPr>
      </w:pPr>
      <w:r w:rsidRPr="00111F87">
        <w:rPr>
          <w:szCs w:val="24"/>
        </w:rPr>
        <w:t>This section is to set the A</w:t>
      </w:r>
      <w:r w:rsidR="00CA02EB" w:rsidRPr="00111F87">
        <w:rPr>
          <w:szCs w:val="24"/>
        </w:rPr>
        <w:t xml:space="preserve">ge method default value and the </w:t>
      </w:r>
      <w:r w:rsidRPr="00111F87">
        <w:rPr>
          <w:szCs w:val="24"/>
        </w:rPr>
        <w:t>Sorting order .The default value set in this maintenance screen will then display as a default sel</w:t>
      </w:r>
      <w:r w:rsidR="00CA02EB" w:rsidRPr="00111F87">
        <w:rPr>
          <w:szCs w:val="24"/>
        </w:rPr>
        <w:t xml:space="preserve">ection for the Age method field </w:t>
      </w:r>
      <w:r w:rsidRPr="00111F87">
        <w:rPr>
          <w:szCs w:val="24"/>
        </w:rPr>
        <w:t xml:space="preserve">inBasic Plan setup screen. User are not allowed to add or </w:t>
      </w:r>
      <w:r w:rsidR="000E45EC" w:rsidRPr="00111F87">
        <w:rPr>
          <w:szCs w:val="24"/>
        </w:rPr>
        <w:t>delete the</w:t>
      </w:r>
      <w:r w:rsidRPr="00111F87">
        <w:rPr>
          <w:szCs w:val="24"/>
        </w:rPr>
        <w:t xml:space="preserve"> Age method record in this section.</w:t>
      </w:r>
    </w:p>
    <w:p w14:paraId="5B23F935" w14:textId="77777777" w:rsidR="0094166B" w:rsidRDefault="00E956B3">
      <w:pPr>
        <w:pStyle w:val="IFCHeading11X"/>
        <w:numPr>
          <w:ilvl w:val="2"/>
          <w:numId w:val="0"/>
        </w:numPr>
        <w:ind w:left="2010"/>
        <w:jc w:val="both"/>
        <w:rPr>
          <w:rFonts w:ascii="Arial" w:hAnsi="Arial"/>
        </w:rPr>
      </w:pPr>
      <w:bookmarkStart w:id="363" w:name="_Toc453620832"/>
      <w:r>
        <w:rPr>
          <w:rFonts w:ascii="Arial" w:hAnsi="Arial"/>
          <w:noProof/>
          <w:lang w:eastAsia="en-US"/>
        </w:rPr>
        <w:lastRenderedPageBreak/>
        <w:drawing>
          <wp:inline distT="0" distB="0" distL="0" distR="0" wp14:anchorId="3C2ECBBC" wp14:editId="6A4ABB3E">
            <wp:extent cx="5124450" cy="3324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24450" cy="3324225"/>
                    </a:xfrm>
                    <a:prstGeom prst="rect">
                      <a:avLst/>
                    </a:prstGeom>
                    <a:noFill/>
                    <a:ln>
                      <a:noFill/>
                    </a:ln>
                  </pic:spPr>
                </pic:pic>
              </a:graphicData>
            </a:graphic>
          </wp:inline>
        </w:drawing>
      </w:r>
      <w:bookmarkEnd w:id="363"/>
    </w:p>
    <w:p w14:paraId="0E1C4F3B" w14:textId="77777777" w:rsidR="0094166B" w:rsidRPr="00111F87" w:rsidRDefault="00A23609">
      <w:pPr>
        <w:pStyle w:val="IFCNormalTextII"/>
        <w:ind w:left="1879" w:firstLine="131"/>
        <w:jc w:val="both"/>
        <w:rPr>
          <w:szCs w:val="24"/>
          <w:u w:val="single"/>
        </w:rPr>
      </w:pPr>
      <w:r w:rsidRPr="00111F87">
        <w:rPr>
          <w:szCs w:val="24"/>
          <w:u w:val="single"/>
        </w:rPr>
        <w:t>Features available</w:t>
      </w:r>
    </w:p>
    <w:p w14:paraId="6F185044" w14:textId="77777777" w:rsidR="0094166B" w:rsidRPr="00111F87" w:rsidRDefault="00A23609">
      <w:pPr>
        <w:pStyle w:val="IFCNormalTextII"/>
        <w:numPr>
          <w:ilvl w:val="0"/>
          <w:numId w:val="4"/>
        </w:numPr>
        <w:ind w:left="2520"/>
        <w:jc w:val="both"/>
        <w:rPr>
          <w:szCs w:val="24"/>
        </w:rPr>
      </w:pPr>
      <w:r w:rsidRPr="00111F87">
        <w:rPr>
          <w:szCs w:val="24"/>
        </w:rPr>
        <w:t>Edit record by click on record listing.</w:t>
      </w:r>
    </w:p>
    <w:p w14:paraId="12CC25A2" w14:textId="77777777" w:rsidR="0094166B" w:rsidRPr="00111F87" w:rsidRDefault="00A23609">
      <w:pPr>
        <w:pStyle w:val="IFCNormalTextII"/>
        <w:numPr>
          <w:ilvl w:val="0"/>
          <w:numId w:val="4"/>
        </w:numPr>
        <w:ind w:left="2520"/>
        <w:jc w:val="both"/>
        <w:rPr>
          <w:szCs w:val="24"/>
        </w:rPr>
      </w:pPr>
      <w:r w:rsidRPr="00111F87">
        <w:rPr>
          <w:szCs w:val="24"/>
        </w:rPr>
        <w:t>Active - Only Yes/ No option available</w:t>
      </w:r>
    </w:p>
    <w:p w14:paraId="3CCC851A" w14:textId="77777777" w:rsidR="0094166B" w:rsidRPr="00111F87" w:rsidRDefault="0094166B">
      <w:pPr>
        <w:pStyle w:val="IFCNormalTextII"/>
        <w:ind w:left="2160" w:firstLine="0"/>
        <w:jc w:val="both"/>
        <w:rPr>
          <w:szCs w:val="24"/>
        </w:rPr>
      </w:pPr>
    </w:p>
    <w:p w14:paraId="0D1B1AB4" w14:textId="77777777" w:rsidR="0094166B" w:rsidRPr="00111F87" w:rsidRDefault="00A23609">
      <w:pPr>
        <w:pStyle w:val="IFCNormalTextII"/>
        <w:ind w:left="2160" w:firstLine="0"/>
        <w:jc w:val="both"/>
        <w:rPr>
          <w:szCs w:val="24"/>
          <w:u w:val="single"/>
        </w:rPr>
      </w:pPr>
      <w:r w:rsidRPr="00111F87">
        <w:rPr>
          <w:szCs w:val="24"/>
          <w:u w:val="single"/>
        </w:rPr>
        <w:t>Validation</w:t>
      </w:r>
    </w:p>
    <w:p w14:paraId="63DC2037" w14:textId="77777777" w:rsidR="0094166B" w:rsidRPr="00111F87" w:rsidRDefault="00A23609">
      <w:pPr>
        <w:pStyle w:val="IFCNormalTextII"/>
        <w:numPr>
          <w:ilvl w:val="0"/>
          <w:numId w:val="4"/>
        </w:numPr>
        <w:ind w:left="2520"/>
        <w:jc w:val="both"/>
        <w:rPr>
          <w:szCs w:val="24"/>
        </w:rPr>
      </w:pPr>
      <w:r w:rsidRPr="00111F87">
        <w:rPr>
          <w:szCs w:val="24"/>
        </w:rPr>
        <w:t>Only one default value “Y” is allowed</w:t>
      </w:r>
    </w:p>
    <w:p w14:paraId="0ECCB9FF" w14:textId="77777777" w:rsidR="0094166B" w:rsidRPr="00111F87" w:rsidRDefault="00A23609">
      <w:pPr>
        <w:pStyle w:val="IFCNormalTextII"/>
        <w:numPr>
          <w:ilvl w:val="0"/>
          <w:numId w:val="4"/>
        </w:numPr>
        <w:ind w:left="2520"/>
        <w:jc w:val="both"/>
        <w:rPr>
          <w:szCs w:val="24"/>
        </w:rPr>
      </w:pPr>
      <w:r w:rsidRPr="00111F87">
        <w:rPr>
          <w:szCs w:val="24"/>
        </w:rPr>
        <w:t>All field are not editable except default, sort Order and Active field.</w:t>
      </w:r>
    </w:p>
    <w:p w14:paraId="5F082135" w14:textId="77777777" w:rsidR="0094166B" w:rsidRPr="00111F87" w:rsidRDefault="00A23609">
      <w:pPr>
        <w:pStyle w:val="IFCNormalTextII"/>
        <w:numPr>
          <w:ilvl w:val="0"/>
          <w:numId w:val="4"/>
        </w:numPr>
        <w:ind w:left="2520"/>
        <w:jc w:val="both"/>
        <w:rPr>
          <w:szCs w:val="24"/>
        </w:rPr>
      </w:pPr>
      <w:r w:rsidRPr="00111F87">
        <w:rPr>
          <w:szCs w:val="24"/>
        </w:rPr>
        <w:t>Default, sort order and active field are mandatory.</w:t>
      </w:r>
    </w:p>
    <w:p w14:paraId="55EEE996" w14:textId="77777777" w:rsidR="0094166B" w:rsidRDefault="0094166B">
      <w:pPr>
        <w:pStyle w:val="IFCNormalTextII"/>
        <w:ind w:left="2520" w:firstLine="0"/>
        <w:jc w:val="both"/>
        <w:rPr>
          <w:sz w:val="24"/>
          <w:szCs w:val="24"/>
        </w:rPr>
      </w:pPr>
    </w:p>
    <w:p w14:paraId="4983F895" w14:textId="77777777" w:rsidR="0094166B" w:rsidRDefault="00A23609">
      <w:pPr>
        <w:pStyle w:val="IFCHeading11X"/>
        <w:jc w:val="both"/>
        <w:rPr>
          <w:rFonts w:ascii="Arial" w:hAnsi="Arial"/>
        </w:rPr>
      </w:pPr>
      <w:bookmarkStart w:id="364" w:name="_Toc454819650"/>
      <w:r>
        <w:rPr>
          <w:rFonts w:ascii="Arial" w:hAnsi="Arial"/>
        </w:rPr>
        <w:t>Payment mode master</w:t>
      </w:r>
      <w:bookmarkEnd w:id="364"/>
    </w:p>
    <w:p w14:paraId="66E444D8" w14:textId="77777777" w:rsidR="0094166B" w:rsidRPr="00111F87" w:rsidRDefault="00A23609">
      <w:pPr>
        <w:pStyle w:val="IFCNormalTextII"/>
        <w:ind w:left="2280"/>
        <w:jc w:val="both"/>
        <w:rPr>
          <w:szCs w:val="24"/>
        </w:rPr>
      </w:pPr>
      <w:r w:rsidRPr="00111F87">
        <w:rPr>
          <w:szCs w:val="24"/>
        </w:rPr>
        <w:t xml:space="preserve">This section is to maintain the mode of payment information. </w:t>
      </w:r>
    </w:p>
    <w:p w14:paraId="5E31EEB4" w14:textId="77777777" w:rsidR="0094166B" w:rsidRPr="00111F87" w:rsidRDefault="00A23609" w:rsidP="00111F87">
      <w:pPr>
        <w:pStyle w:val="IFCNormalTextII"/>
        <w:ind w:left="2280"/>
        <w:jc w:val="both"/>
        <w:rPr>
          <w:szCs w:val="24"/>
        </w:rPr>
      </w:pPr>
      <w:r w:rsidRPr="00111F87">
        <w:rPr>
          <w:szCs w:val="24"/>
        </w:rPr>
        <w:t>The mode of payment information that setup in this screen will display in the Basic Plan setup screen as an option whether</w:t>
      </w:r>
      <w:r w:rsidR="00111F87">
        <w:rPr>
          <w:szCs w:val="24"/>
        </w:rPr>
        <w:t xml:space="preserve"> the payment </w:t>
      </w:r>
      <w:r w:rsidRPr="00111F87">
        <w:rPr>
          <w:szCs w:val="24"/>
        </w:rPr>
        <w:t>mode is allowable for the product. The Payment value and modal factor are use for calculation purposes.</w:t>
      </w:r>
    </w:p>
    <w:p w14:paraId="3C9F603C" w14:textId="77777777" w:rsidR="0094166B" w:rsidRDefault="00E956B3">
      <w:pPr>
        <w:pStyle w:val="IFCNormalTextII"/>
        <w:ind w:left="2280"/>
        <w:jc w:val="both"/>
        <w:rPr>
          <w:sz w:val="24"/>
          <w:szCs w:val="24"/>
        </w:rPr>
      </w:pPr>
      <w:r>
        <w:rPr>
          <w:noProof/>
          <w:sz w:val="24"/>
          <w:szCs w:val="24"/>
          <w:lang w:eastAsia="en-US"/>
        </w:rPr>
        <w:lastRenderedPageBreak/>
        <w:drawing>
          <wp:inline distT="0" distB="0" distL="0" distR="0" wp14:anchorId="4FFE3275" wp14:editId="65E292C9">
            <wp:extent cx="5181600" cy="3381375"/>
            <wp:effectExtent l="0" t="0" r="0" b="9525"/>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1600" cy="3381375"/>
                    </a:xfrm>
                    <a:prstGeom prst="rect">
                      <a:avLst/>
                    </a:prstGeom>
                    <a:noFill/>
                    <a:ln>
                      <a:noFill/>
                    </a:ln>
                  </pic:spPr>
                </pic:pic>
              </a:graphicData>
            </a:graphic>
          </wp:inline>
        </w:drawing>
      </w:r>
    </w:p>
    <w:p w14:paraId="493BA667" w14:textId="77777777" w:rsidR="0094166B" w:rsidRPr="00111F87" w:rsidRDefault="00A23609">
      <w:pPr>
        <w:pStyle w:val="IFCNormalTextII"/>
        <w:ind w:left="1879" w:firstLine="131"/>
        <w:jc w:val="both"/>
        <w:rPr>
          <w:szCs w:val="24"/>
          <w:u w:val="single"/>
        </w:rPr>
      </w:pPr>
      <w:r w:rsidRPr="00111F87">
        <w:rPr>
          <w:szCs w:val="24"/>
          <w:u w:val="single"/>
        </w:rPr>
        <w:t>Features available</w:t>
      </w:r>
    </w:p>
    <w:p w14:paraId="106B97A3" w14:textId="77777777" w:rsidR="0094166B" w:rsidRPr="00111F87" w:rsidRDefault="00A23609">
      <w:pPr>
        <w:pStyle w:val="IFCNormalTextII"/>
        <w:numPr>
          <w:ilvl w:val="0"/>
          <w:numId w:val="4"/>
        </w:numPr>
        <w:ind w:left="2520"/>
        <w:jc w:val="both"/>
        <w:rPr>
          <w:szCs w:val="24"/>
        </w:rPr>
      </w:pPr>
      <w:r w:rsidRPr="00111F87">
        <w:rPr>
          <w:szCs w:val="24"/>
        </w:rPr>
        <w:t xml:space="preserve">Sorting </w:t>
      </w:r>
    </w:p>
    <w:p w14:paraId="0AA4F001" w14:textId="77777777" w:rsidR="0094166B" w:rsidRPr="00111F87" w:rsidRDefault="00A23609">
      <w:pPr>
        <w:pStyle w:val="IFCNormalTextII"/>
        <w:numPr>
          <w:ilvl w:val="1"/>
          <w:numId w:val="4"/>
        </w:numPr>
        <w:ind w:left="3240"/>
        <w:jc w:val="both"/>
        <w:rPr>
          <w:szCs w:val="24"/>
        </w:rPr>
      </w:pPr>
      <w:r w:rsidRPr="00111F87">
        <w:rPr>
          <w:szCs w:val="24"/>
        </w:rPr>
        <w:t>Sorting default by Payment mode</w:t>
      </w:r>
    </w:p>
    <w:p w14:paraId="74981B25" w14:textId="77777777" w:rsidR="0094166B" w:rsidRPr="00111F87" w:rsidRDefault="00A23609">
      <w:pPr>
        <w:pStyle w:val="IFCNormalTextII"/>
        <w:numPr>
          <w:ilvl w:val="1"/>
          <w:numId w:val="4"/>
        </w:numPr>
        <w:ind w:left="3240"/>
        <w:jc w:val="both"/>
        <w:rPr>
          <w:szCs w:val="24"/>
        </w:rPr>
      </w:pPr>
      <w:r w:rsidRPr="00111F87">
        <w:rPr>
          <w:szCs w:val="24"/>
        </w:rPr>
        <w:t>Description</w:t>
      </w:r>
    </w:p>
    <w:p w14:paraId="0A5650E8" w14:textId="77777777" w:rsidR="0094166B" w:rsidRPr="00111F87" w:rsidRDefault="00A23609">
      <w:pPr>
        <w:pStyle w:val="IFCNormalTextII"/>
        <w:numPr>
          <w:ilvl w:val="1"/>
          <w:numId w:val="4"/>
        </w:numPr>
        <w:ind w:left="3240"/>
        <w:jc w:val="both"/>
        <w:rPr>
          <w:szCs w:val="24"/>
        </w:rPr>
      </w:pPr>
      <w:r w:rsidRPr="00111F87">
        <w:rPr>
          <w:szCs w:val="24"/>
        </w:rPr>
        <w:t>Sort order</w:t>
      </w:r>
    </w:p>
    <w:p w14:paraId="2C6A8E81" w14:textId="77777777" w:rsidR="0094166B" w:rsidRPr="00111F87" w:rsidRDefault="00A23609">
      <w:pPr>
        <w:pStyle w:val="IFCNormalTextII"/>
        <w:numPr>
          <w:ilvl w:val="1"/>
          <w:numId w:val="4"/>
        </w:numPr>
        <w:ind w:left="3240"/>
        <w:jc w:val="both"/>
        <w:rPr>
          <w:szCs w:val="24"/>
        </w:rPr>
      </w:pPr>
      <w:r w:rsidRPr="00111F87">
        <w:rPr>
          <w:szCs w:val="24"/>
        </w:rPr>
        <w:t>Active</w:t>
      </w:r>
    </w:p>
    <w:p w14:paraId="0EE9A383" w14:textId="77777777" w:rsidR="0094166B" w:rsidRPr="00111F87" w:rsidRDefault="00A23609">
      <w:pPr>
        <w:pStyle w:val="IFCNormalTextII"/>
        <w:numPr>
          <w:ilvl w:val="0"/>
          <w:numId w:val="4"/>
        </w:numPr>
        <w:ind w:left="2520"/>
        <w:jc w:val="both"/>
        <w:rPr>
          <w:szCs w:val="24"/>
        </w:rPr>
      </w:pPr>
      <w:r w:rsidRPr="00111F87">
        <w:rPr>
          <w:szCs w:val="24"/>
        </w:rPr>
        <w:t>Add new record</w:t>
      </w:r>
    </w:p>
    <w:p w14:paraId="3432985B" w14:textId="77777777" w:rsidR="0094166B" w:rsidRPr="00111F87" w:rsidRDefault="00A23609">
      <w:pPr>
        <w:pStyle w:val="IFCNormalTextII"/>
        <w:numPr>
          <w:ilvl w:val="0"/>
          <w:numId w:val="4"/>
        </w:numPr>
        <w:ind w:left="2520"/>
        <w:jc w:val="both"/>
        <w:rPr>
          <w:szCs w:val="24"/>
        </w:rPr>
      </w:pPr>
      <w:r w:rsidRPr="00111F87">
        <w:rPr>
          <w:szCs w:val="24"/>
        </w:rPr>
        <w:t>Edit record by click on record listing.</w:t>
      </w:r>
    </w:p>
    <w:p w14:paraId="140BA4A4" w14:textId="77777777" w:rsidR="0094166B" w:rsidRPr="00111F87" w:rsidRDefault="00A23609">
      <w:pPr>
        <w:pStyle w:val="IFCNormalTextII"/>
        <w:numPr>
          <w:ilvl w:val="0"/>
          <w:numId w:val="4"/>
        </w:numPr>
        <w:ind w:left="2520"/>
        <w:jc w:val="both"/>
        <w:rPr>
          <w:szCs w:val="24"/>
        </w:rPr>
      </w:pPr>
      <w:r w:rsidRPr="00111F87">
        <w:rPr>
          <w:szCs w:val="24"/>
        </w:rPr>
        <w:t>Delete record</w:t>
      </w:r>
    </w:p>
    <w:p w14:paraId="1DB7E94B" w14:textId="77777777" w:rsidR="0094166B" w:rsidRPr="00111F87" w:rsidRDefault="00A23609">
      <w:pPr>
        <w:pStyle w:val="IFCNormalTextII"/>
        <w:numPr>
          <w:ilvl w:val="0"/>
          <w:numId w:val="4"/>
        </w:numPr>
        <w:ind w:left="2520"/>
        <w:jc w:val="both"/>
        <w:rPr>
          <w:szCs w:val="24"/>
        </w:rPr>
      </w:pPr>
      <w:r w:rsidRPr="00111F87">
        <w:rPr>
          <w:szCs w:val="24"/>
        </w:rPr>
        <w:t>Active</w:t>
      </w:r>
      <w:r w:rsidR="00F63AC1" w:rsidRPr="00111F87">
        <w:rPr>
          <w:szCs w:val="24"/>
        </w:rPr>
        <w:t>:</w:t>
      </w:r>
      <w:r w:rsidRPr="00111F87">
        <w:rPr>
          <w:szCs w:val="24"/>
        </w:rPr>
        <w:t xml:space="preserve"> – Only Yes/ No option available</w:t>
      </w:r>
    </w:p>
    <w:p w14:paraId="337DA130" w14:textId="77777777" w:rsidR="0094166B" w:rsidRPr="00111F87" w:rsidRDefault="0094166B">
      <w:pPr>
        <w:pStyle w:val="IFCNormalTextII"/>
        <w:ind w:left="2160" w:firstLine="0"/>
        <w:jc w:val="both"/>
        <w:rPr>
          <w:szCs w:val="24"/>
        </w:rPr>
      </w:pPr>
    </w:p>
    <w:p w14:paraId="759D7817" w14:textId="77777777" w:rsidR="0094166B" w:rsidRPr="00111F87" w:rsidRDefault="00A23609">
      <w:pPr>
        <w:pStyle w:val="IFCNormalTextII"/>
        <w:ind w:left="2160" w:firstLine="0"/>
        <w:jc w:val="both"/>
        <w:rPr>
          <w:szCs w:val="24"/>
          <w:u w:val="single"/>
        </w:rPr>
      </w:pPr>
      <w:r w:rsidRPr="00111F87">
        <w:rPr>
          <w:szCs w:val="24"/>
          <w:u w:val="single"/>
        </w:rPr>
        <w:t>Validation</w:t>
      </w:r>
    </w:p>
    <w:p w14:paraId="3514F966" w14:textId="77777777" w:rsidR="0094166B" w:rsidRPr="00111F87" w:rsidRDefault="00A23609">
      <w:pPr>
        <w:pStyle w:val="IFCNormalTextII"/>
        <w:numPr>
          <w:ilvl w:val="0"/>
          <w:numId w:val="4"/>
        </w:numPr>
        <w:ind w:left="2520"/>
        <w:jc w:val="both"/>
        <w:rPr>
          <w:szCs w:val="24"/>
        </w:rPr>
      </w:pPr>
      <w:r w:rsidRPr="00111F87">
        <w:rPr>
          <w:szCs w:val="24"/>
        </w:rPr>
        <w:t>Payment mode code must be unique</w:t>
      </w:r>
    </w:p>
    <w:p w14:paraId="00B09F64" w14:textId="77777777" w:rsidR="0094166B" w:rsidRPr="00111F87" w:rsidRDefault="00A23609">
      <w:pPr>
        <w:pStyle w:val="IFCNormalTextII"/>
        <w:numPr>
          <w:ilvl w:val="0"/>
          <w:numId w:val="4"/>
        </w:numPr>
        <w:ind w:left="2520"/>
        <w:jc w:val="both"/>
        <w:rPr>
          <w:szCs w:val="24"/>
        </w:rPr>
      </w:pPr>
      <w:r w:rsidRPr="00111F87">
        <w:rPr>
          <w:szCs w:val="24"/>
        </w:rPr>
        <w:t>All fields are mandatory</w:t>
      </w:r>
    </w:p>
    <w:p w14:paraId="12DF70EF" w14:textId="77777777" w:rsidR="0094166B" w:rsidRPr="00111F87" w:rsidRDefault="0094166B">
      <w:pPr>
        <w:pStyle w:val="IFCNormalTextII"/>
        <w:jc w:val="both"/>
        <w:rPr>
          <w:szCs w:val="24"/>
        </w:rPr>
      </w:pPr>
    </w:p>
    <w:p w14:paraId="20FC3DBF" w14:textId="77777777" w:rsidR="0094166B" w:rsidRDefault="00A23609">
      <w:pPr>
        <w:pStyle w:val="IFCHeading11X"/>
        <w:jc w:val="both"/>
        <w:rPr>
          <w:rFonts w:ascii="Arial" w:hAnsi="Arial"/>
        </w:rPr>
      </w:pPr>
      <w:bookmarkStart w:id="365" w:name="_Toc454819651"/>
      <w:r>
        <w:rPr>
          <w:rFonts w:ascii="Arial" w:hAnsi="Arial"/>
        </w:rPr>
        <w:t>Fund type master</w:t>
      </w:r>
      <w:bookmarkEnd w:id="365"/>
    </w:p>
    <w:p w14:paraId="07D97ADB" w14:textId="77777777" w:rsidR="0094166B" w:rsidRPr="00C93CC6" w:rsidRDefault="00A23609" w:rsidP="00C93CC6">
      <w:pPr>
        <w:pStyle w:val="IFCNormalTextII"/>
        <w:ind w:left="1650" w:firstLine="360"/>
        <w:jc w:val="both"/>
        <w:rPr>
          <w:szCs w:val="24"/>
        </w:rPr>
      </w:pPr>
      <w:r w:rsidRPr="00C93CC6">
        <w:rPr>
          <w:szCs w:val="24"/>
        </w:rPr>
        <w:t>This section is to maintain the fund type information.</w:t>
      </w:r>
    </w:p>
    <w:p w14:paraId="3D4AD0B4" w14:textId="77777777" w:rsidR="0094166B" w:rsidRDefault="00E956B3">
      <w:pPr>
        <w:pStyle w:val="IFCNormalTextII"/>
        <w:ind w:left="1650" w:firstLine="360"/>
        <w:jc w:val="both"/>
        <w:rPr>
          <w:sz w:val="24"/>
          <w:szCs w:val="24"/>
        </w:rPr>
      </w:pPr>
      <w:r>
        <w:rPr>
          <w:noProof/>
          <w:sz w:val="24"/>
          <w:szCs w:val="24"/>
          <w:lang w:eastAsia="en-US"/>
        </w:rPr>
        <w:lastRenderedPageBreak/>
        <w:drawing>
          <wp:inline distT="0" distB="0" distL="0" distR="0" wp14:anchorId="40261285" wp14:editId="0FA14891">
            <wp:extent cx="5048250" cy="3238500"/>
            <wp:effectExtent l="0" t="0" r="0" b="0"/>
            <wp:docPr id="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8250" cy="3238500"/>
                    </a:xfrm>
                    <a:prstGeom prst="rect">
                      <a:avLst/>
                    </a:prstGeom>
                    <a:noFill/>
                    <a:ln>
                      <a:noFill/>
                    </a:ln>
                  </pic:spPr>
                </pic:pic>
              </a:graphicData>
            </a:graphic>
          </wp:inline>
        </w:drawing>
      </w:r>
    </w:p>
    <w:p w14:paraId="7A3560DE" w14:textId="77777777" w:rsidR="0094166B" w:rsidRPr="00C93CC6" w:rsidRDefault="00A23609">
      <w:pPr>
        <w:pStyle w:val="IFCNormalTextII"/>
        <w:ind w:left="1879" w:firstLine="131"/>
        <w:jc w:val="both"/>
        <w:rPr>
          <w:szCs w:val="24"/>
          <w:u w:val="single"/>
        </w:rPr>
      </w:pPr>
      <w:r w:rsidRPr="00C93CC6">
        <w:rPr>
          <w:szCs w:val="24"/>
          <w:u w:val="single"/>
        </w:rPr>
        <w:t>Features available</w:t>
      </w:r>
    </w:p>
    <w:p w14:paraId="6CD21424" w14:textId="77777777" w:rsidR="0094166B" w:rsidRPr="00C93CC6" w:rsidRDefault="00A23609">
      <w:pPr>
        <w:pStyle w:val="IFCNormalTextII"/>
        <w:numPr>
          <w:ilvl w:val="0"/>
          <w:numId w:val="4"/>
        </w:numPr>
        <w:ind w:left="2520"/>
        <w:jc w:val="both"/>
        <w:rPr>
          <w:szCs w:val="24"/>
        </w:rPr>
      </w:pPr>
      <w:r w:rsidRPr="00C93CC6">
        <w:rPr>
          <w:szCs w:val="24"/>
        </w:rPr>
        <w:t xml:space="preserve">Sorting </w:t>
      </w:r>
    </w:p>
    <w:p w14:paraId="525B8DB5" w14:textId="77777777" w:rsidR="0094166B" w:rsidRPr="00C93CC6" w:rsidRDefault="00A23609">
      <w:pPr>
        <w:pStyle w:val="IFCNormalTextII"/>
        <w:numPr>
          <w:ilvl w:val="1"/>
          <w:numId w:val="4"/>
        </w:numPr>
        <w:ind w:left="3240"/>
        <w:jc w:val="both"/>
        <w:rPr>
          <w:szCs w:val="24"/>
        </w:rPr>
      </w:pPr>
      <w:r w:rsidRPr="00C93CC6">
        <w:rPr>
          <w:szCs w:val="24"/>
        </w:rPr>
        <w:t>Sorting default by Fund Type Code</w:t>
      </w:r>
    </w:p>
    <w:p w14:paraId="1D58307F" w14:textId="77777777" w:rsidR="0094166B" w:rsidRPr="00C93CC6" w:rsidRDefault="00A23609">
      <w:pPr>
        <w:pStyle w:val="IFCNormalTextII"/>
        <w:numPr>
          <w:ilvl w:val="1"/>
          <w:numId w:val="4"/>
        </w:numPr>
        <w:ind w:left="3240"/>
        <w:jc w:val="both"/>
        <w:rPr>
          <w:szCs w:val="24"/>
        </w:rPr>
      </w:pPr>
      <w:r w:rsidRPr="00C93CC6">
        <w:rPr>
          <w:szCs w:val="24"/>
        </w:rPr>
        <w:t>Fund Type Description</w:t>
      </w:r>
    </w:p>
    <w:p w14:paraId="5B494683" w14:textId="77777777" w:rsidR="0094166B" w:rsidRPr="00C93CC6" w:rsidRDefault="00A23609">
      <w:pPr>
        <w:pStyle w:val="IFCNormalTextII"/>
        <w:numPr>
          <w:ilvl w:val="1"/>
          <w:numId w:val="4"/>
        </w:numPr>
        <w:ind w:left="3240"/>
        <w:jc w:val="both"/>
        <w:rPr>
          <w:szCs w:val="24"/>
        </w:rPr>
      </w:pPr>
      <w:r w:rsidRPr="00C93CC6">
        <w:rPr>
          <w:szCs w:val="24"/>
        </w:rPr>
        <w:t>Sort order</w:t>
      </w:r>
    </w:p>
    <w:p w14:paraId="2522E948" w14:textId="77777777" w:rsidR="0094166B" w:rsidRPr="00C93CC6" w:rsidRDefault="00A23609">
      <w:pPr>
        <w:pStyle w:val="IFCNormalTextII"/>
        <w:numPr>
          <w:ilvl w:val="1"/>
          <w:numId w:val="4"/>
        </w:numPr>
        <w:ind w:left="3240"/>
        <w:jc w:val="both"/>
        <w:rPr>
          <w:szCs w:val="24"/>
        </w:rPr>
      </w:pPr>
      <w:r w:rsidRPr="00C93CC6">
        <w:rPr>
          <w:szCs w:val="24"/>
        </w:rPr>
        <w:t xml:space="preserve">Default </w:t>
      </w:r>
    </w:p>
    <w:p w14:paraId="475C32E4" w14:textId="77777777" w:rsidR="0094166B" w:rsidRPr="00C93CC6" w:rsidRDefault="00A23609">
      <w:pPr>
        <w:pStyle w:val="IFCNormalTextII"/>
        <w:numPr>
          <w:ilvl w:val="1"/>
          <w:numId w:val="4"/>
        </w:numPr>
        <w:ind w:left="3240"/>
        <w:jc w:val="both"/>
        <w:rPr>
          <w:szCs w:val="24"/>
        </w:rPr>
      </w:pPr>
      <w:r w:rsidRPr="00C93CC6">
        <w:rPr>
          <w:szCs w:val="24"/>
        </w:rPr>
        <w:t>Active</w:t>
      </w:r>
    </w:p>
    <w:p w14:paraId="37193676" w14:textId="77777777" w:rsidR="0094166B" w:rsidRPr="00C93CC6" w:rsidRDefault="00A23609">
      <w:pPr>
        <w:pStyle w:val="IFCNormalTextII"/>
        <w:numPr>
          <w:ilvl w:val="0"/>
          <w:numId w:val="4"/>
        </w:numPr>
        <w:ind w:left="2520"/>
        <w:jc w:val="both"/>
        <w:rPr>
          <w:szCs w:val="24"/>
        </w:rPr>
      </w:pPr>
      <w:r w:rsidRPr="00C93CC6">
        <w:rPr>
          <w:szCs w:val="24"/>
        </w:rPr>
        <w:t>Add new record</w:t>
      </w:r>
    </w:p>
    <w:p w14:paraId="5D4B1A57" w14:textId="77777777" w:rsidR="0094166B" w:rsidRPr="00C93CC6" w:rsidRDefault="00A23609">
      <w:pPr>
        <w:pStyle w:val="IFCNormalTextII"/>
        <w:numPr>
          <w:ilvl w:val="0"/>
          <w:numId w:val="4"/>
        </w:numPr>
        <w:ind w:left="2520"/>
        <w:jc w:val="both"/>
        <w:rPr>
          <w:szCs w:val="24"/>
        </w:rPr>
      </w:pPr>
      <w:r w:rsidRPr="00C93CC6">
        <w:rPr>
          <w:szCs w:val="24"/>
        </w:rPr>
        <w:t>Edit record by click on record listing.</w:t>
      </w:r>
    </w:p>
    <w:p w14:paraId="253E74C4" w14:textId="77777777" w:rsidR="0094166B" w:rsidRPr="00C93CC6" w:rsidRDefault="00A23609">
      <w:pPr>
        <w:pStyle w:val="IFCNormalTextII"/>
        <w:numPr>
          <w:ilvl w:val="0"/>
          <w:numId w:val="4"/>
        </w:numPr>
        <w:ind w:left="2520"/>
        <w:jc w:val="both"/>
        <w:rPr>
          <w:szCs w:val="24"/>
        </w:rPr>
      </w:pPr>
      <w:r w:rsidRPr="00C93CC6">
        <w:rPr>
          <w:szCs w:val="24"/>
        </w:rPr>
        <w:t>Delete record</w:t>
      </w:r>
    </w:p>
    <w:p w14:paraId="68125207" w14:textId="77777777" w:rsidR="0094166B" w:rsidRPr="00C93CC6" w:rsidRDefault="00A23609">
      <w:pPr>
        <w:pStyle w:val="IFCNormalTextII"/>
        <w:numPr>
          <w:ilvl w:val="0"/>
          <w:numId w:val="4"/>
        </w:numPr>
        <w:ind w:left="2520"/>
        <w:jc w:val="both"/>
        <w:rPr>
          <w:szCs w:val="24"/>
        </w:rPr>
      </w:pPr>
      <w:commentRangeStart w:id="366"/>
      <w:r w:rsidRPr="00C93CC6">
        <w:rPr>
          <w:szCs w:val="24"/>
        </w:rPr>
        <w:t>Default</w:t>
      </w:r>
      <w:r w:rsidR="00F63AC1" w:rsidRPr="00C93CC6">
        <w:rPr>
          <w:szCs w:val="24"/>
        </w:rPr>
        <w:t>:</w:t>
      </w:r>
      <w:r w:rsidRPr="00C93CC6">
        <w:rPr>
          <w:szCs w:val="24"/>
        </w:rPr>
        <w:t xml:space="preserve"> – Only Yes/ No option available</w:t>
      </w:r>
      <w:commentRangeEnd w:id="366"/>
      <w:r w:rsidR="00B22A70">
        <w:rPr>
          <w:rStyle w:val="CommentReference"/>
          <w:rFonts w:ascii="Times New Roman" w:hAnsi="Times New Roman" w:cs="Times New Roman"/>
        </w:rPr>
        <w:commentReference w:id="366"/>
      </w:r>
    </w:p>
    <w:p w14:paraId="21E1B3AE" w14:textId="77777777" w:rsidR="0094166B" w:rsidRPr="00C93CC6" w:rsidRDefault="00A23609">
      <w:pPr>
        <w:pStyle w:val="IFCNormalTextII"/>
        <w:numPr>
          <w:ilvl w:val="0"/>
          <w:numId w:val="4"/>
        </w:numPr>
        <w:ind w:left="2520"/>
        <w:jc w:val="both"/>
        <w:rPr>
          <w:szCs w:val="24"/>
        </w:rPr>
      </w:pPr>
      <w:r w:rsidRPr="00C93CC6">
        <w:rPr>
          <w:szCs w:val="24"/>
        </w:rPr>
        <w:t xml:space="preserve">Active </w:t>
      </w:r>
      <w:r w:rsidR="00F63AC1" w:rsidRPr="00C93CC6">
        <w:rPr>
          <w:szCs w:val="24"/>
        </w:rPr>
        <w:t>:</w:t>
      </w:r>
      <w:r w:rsidRPr="00C93CC6">
        <w:rPr>
          <w:szCs w:val="24"/>
        </w:rPr>
        <w:t>– Only Yes/ No option available</w:t>
      </w:r>
    </w:p>
    <w:p w14:paraId="6AB6EB95" w14:textId="77777777" w:rsidR="0094166B" w:rsidRPr="00C93CC6" w:rsidRDefault="0094166B">
      <w:pPr>
        <w:pStyle w:val="IFCNormalTextII"/>
        <w:ind w:left="2160" w:firstLine="0"/>
        <w:jc w:val="both"/>
        <w:rPr>
          <w:szCs w:val="24"/>
        </w:rPr>
      </w:pPr>
    </w:p>
    <w:p w14:paraId="06789703" w14:textId="77777777" w:rsidR="0094166B" w:rsidRPr="00C93CC6" w:rsidRDefault="0094166B">
      <w:pPr>
        <w:pStyle w:val="IFCNormalTextII"/>
        <w:ind w:left="2160" w:firstLine="0"/>
        <w:jc w:val="both"/>
        <w:rPr>
          <w:szCs w:val="24"/>
          <w:u w:val="single"/>
        </w:rPr>
      </w:pPr>
    </w:p>
    <w:p w14:paraId="5B46066F" w14:textId="77777777" w:rsidR="0094166B" w:rsidRPr="00C93CC6" w:rsidRDefault="00A23609">
      <w:pPr>
        <w:pStyle w:val="IFCNormalTextII"/>
        <w:ind w:left="2160" w:firstLine="0"/>
        <w:jc w:val="both"/>
        <w:rPr>
          <w:szCs w:val="24"/>
          <w:u w:val="single"/>
        </w:rPr>
      </w:pPr>
      <w:r w:rsidRPr="00C93CC6">
        <w:rPr>
          <w:szCs w:val="24"/>
          <w:u w:val="single"/>
        </w:rPr>
        <w:t>Validation</w:t>
      </w:r>
    </w:p>
    <w:p w14:paraId="2871C0F1" w14:textId="77777777" w:rsidR="0094166B" w:rsidRPr="00C93CC6" w:rsidRDefault="00A23609">
      <w:pPr>
        <w:pStyle w:val="IFCNormalTextII"/>
        <w:numPr>
          <w:ilvl w:val="0"/>
          <w:numId w:val="4"/>
        </w:numPr>
        <w:ind w:left="2520"/>
        <w:jc w:val="both"/>
        <w:rPr>
          <w:szCs w:val="24"/>
        </w:rPr>
      </w:pPr>
      <w:r w:rsidRPr="00C93CC6">
        <w:rPr>
          <w:szCs w:val="24"/>
        </w:rPr>
        <w:t>Fund Type code must be unique</w:t>
      </w:r>
    </w:p>
    <w:p w14:paraId="2F03B79E" w14:textId="77777777" w:rsidR="0094166B" w:rsidRPr="00C93CC6" w:rsidRDefault="00A23609">
      <w:pPr>
        <w:pStyle w:val="IFCNormalTextII"/>
        <w:numPr>
          <w:ilvl w:val="0"/>
          <w:numId w:val="4"/>
        </w:numPr>
        <w:ind w:left="2520"/>
        <w:jc w:val="both"/>
        <w:rPr>
          <w:szCs w:val="24"/>
        </w:rPr>
      </w:pPr>
      <w:r w:rsidRPr="00C93CC6">
        <w:rPr>
          <w:szCs w:val="24"/>
        </w:rPr>
        <w:t>All fields are mandatory</w:t>
      </w:r>
    </w:p>
    <w:p w14:paraId="3CA7E89D" w14:textId="77777777" w:rsidR="0094166B" w:rsidRPr="00C93CC6" w:rsidRDefault="00A23609">
      <w:pPr>
        <w:pStyle w:val="IFCNormalTextII"/>
        <w:numPr>
          <w:ilvl w:val="0"/>
          <w:numId w:val="4"/>
        </w:numPr>
        <w:ind w:left="2520"/>
        <w:jc w:val="both"/>
        <w:rPr>
          <w:szCs w:val="24"/>
        </w:rPr>
      </w:pPr>
      <w:r w:rsidRPr="00C93CC6">
        <w:rPr>
          <w:szCs w:val="24"/>
        </w:rPr>
        <w:t>Only one default value “Y” is allowed</w:t>
      </w:r>
    </w:p>
    <w:p w14:paraId="10939C11" w14:textId="77777777" w:rsidR="0094166B" w:rsidRDefault="00A23609">
      <w:pPr>
        <w:pStyle w:val="IFCHeading11X"/>
        <w:jc w:val="both"/>
        <w:rPr>
          <w:rFonts w:ascii="Arial" w:hAnsi="Arial"/>
        </w:rPr>
      </w:pPr>
      <w:bookmarkStart w:id="367" w:name="_Toc454819652"/>
      <w:commentRangeStart w:id="368"/>
      <w:r>
        <w:rPr>
          <w:rFonts w:ascii="Arial" w:hAnsi="Arial"/>
        </w:rPr>
        <w:t>Fund house master</w:t>
      </w:r>
      <w:commentRangeEnd w:id="368"/>
      <w:r w:rsidR="00CA7959">
        <w:rPr>
          <w:rStyle w:val="CommentReference"/>
          <w:rFonts w:ascii="Times New Roman" w:hAnsi="Times New Roman" w:cs="Times New Roman"/>
          <w:b w:val="0"/>
          <w:bCs w:val="0"/>
          <w:caps w:val="0"/>
        </w:rPr>
        <w:commentReference w:id="368"/>
      </w:r>
      <w:bookmarkEnd w:id="367"/>
    </w:p>
    <w:p w14:paraId="09D6E12A" w14:textId="77777777" w:rsidR="0094166B" w:rsidRPr="00C93CC6" w:rsidRDefault="00A23609">
      <w:pPr>
        <w:pStyle w:val="IFCNormalTextII"/>
        <w:ind w:left="1650" w:firstLine="360"/>
        <w:jc w:val="both"/>
        <w:rPr>
          <w:szCs w:val="24"/>
        </w:rPr>
      </w:pPr>
      <w:r w:rsidRPr="00C93CC6">
        <w:rPr>
          <w:szCs w:val="24"/>
        </w:rPr>
        <w:t>This section is to maintain the Fund house information</w:t>
      </w:r>
    </w:p>
    <w:p w14:paraId="1388C973" w14:textId="77777777" w:rsidR="0094166B" w:rsidRDefault="00E956B3">
      <w:pPr>
        <w:pStyle w:val="IFCNormalTextII"/>
        <w:ind w:left="1650" w:firstLine="360"/>
        <w:jc w:val="both"/>
        <w:rPr>
          <w:sz w:val="24"/>
          <w:szCs w:val="24"/>
        </w:rPr>
      </w:pPr>
      <w:r>
        <w:rPr>
          <w:noProof/>
          <w:sz w:val="24"/>
          <w:szCs w:val="24"/>
          <w:lang w:eastAsia="en-US"/>
        </w:rPr>
        <w:lastRenderedPageBreak/>
        <w:drawing>
          <wp:inline distT="0" distB="0" distL="0" distR="0" wp14:anchorId="3969AAC2" wp14:editId="25C8A447">
            <wp:extent cx="5153025" cy="3257550"/>
            <wp:effectExtent l="0" t="0" r="9525" b="0"/>
            <wp:docPr id="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53025" cy="3257550"/>
                    </a:xfrm>
                    <a:prstGeom prst="rect">
                      <a:avLst/>
                    </a:prstGeom>
                    <a:noFill/>
                    <a:ln>
                      <a:noFill/>
                    </a:ln>
                  </pic:spPr>
                </pic:pic>
              </a:graphicData>
            </a:graphic>
          </wp:inline>
        </w:drawing>
      </w:r>
    </w:p>
    <w:p w14:paraId="01A4F54E" w14:textId="77777777" w:rsidR="0094166B" w:rsidRPr="00C93CC6" w:rsidRDefault="00A23609">
      <w:pPr>
        <w:pStyle w:val="IFCNormalTextII"/>
        <w:ind w:left="1879" w:firstLine="131"/>
        <w:jc w:val="both"/>
        <w:rPr>
          <w:szCs w:val="24"/>
          <w:u w:val="single"/>
        </w:rPr>
      </w:pPr>
      <w:r w:rsidRPr="00C93CC6">
        <w:rPr>
          <w:szCs w:val="24"/>
          <w:u w:val="single"/>
        </w:rPr>
        <w:t>Features available</w:t>
      </w:r>
    </w:p>
    <w:p w14:paraId="3063717A" w14:textId="77777777" w:rsidR="0094166B" w:rsidRPr="00C93CC6" w:rsidRDefault="00A23609">
      <w:pPr>
        <w:pStyle w:val="IFCNormalTextII"/>
        <w:numPr>
          <w:ilvl w:val="0"/>
          <w:numId w:val="4"/>
        </w:numPr>
        <w:ind w:left="2520"/>
        <w:jc w:val="both"/>
        <w:rPr>
          <w:szCs w:val="24"/>
        </w:rPr>
      </w:pPr>
      <w:r w:rsidRPr="00C93CC6">
        <w:rPr>
          <w:szCs w:val="24"/>
        </w:rPr>
        <w:t xml:space="preserve">Sorting </w:t>
      </w:r>
    </w:p>
    <w:p w14:paraId="72051B60" w14:textId="77777777" w:rsidR="0094166B" w:rsidRPr="00C93CC6" w:rsidRDefault="00A23609">
      <w:pPr>
        <w:pStyle w:val="IFCNormalTextII"/>
        <w:numPr>
          <w:ilvl w:val="1"/>
          <w:numId w:val="4"/>
        </w:numPr>
        <w:ind w:left="3240"/>
        <w:jc w:val="both"/>
        <w:rPr>
          <w:szCs w:val="24"/>
        </w:rPr>
      </w:pPr>
      <w:r w:rsidRPr="00C93CC6">
        <w:rPr>
          <w:szCs w:val="24"/>
        </w:rPr>
        <w:t>Sorting default by Fund House Code</w:t>
      </w:r>
    </w:p>
    <w:p w14:paraId="48F83736" w14:textId="77777777" w:rsidR="0094166B" w:rsidRPr="00C93CC6" w:rsidRDefault="00A23609">
      <w:pPr>
        <w:pStyle w:val="IFCNormalTextII"/>
        <w:numPr>
          <w:ilvl w:val="1"/>
          <w:numId w:val="4"/>
        </w:numPr>
        <w:ind w:left="3240"/>
        <w:jc w:val="both"/>
        <w:rPr>
          <w:szCs w:val="24"/>
        </w:rPr>
      </w:pPr>
      <w:r w:rsidRPr="00C93CC6">
        <w:rPr>
          <w:szCs w:val="24"/>
        </w:rPr>
        <w:t>Fund House Description</w:t>
      </w:r>
    </w:p>
    <w:p w14:paraId="756AE21D" w14:textId="77777777" w:rsidR="0094166B" w:rsidRPr="00C93CC6" w:rsidRDefault="00A23609">
      <w:pPr>
        <w:pStyle w:val="IFCNormalTextII"/>
        <w:numPr>
          <w:ilvl w:val="1"/>
          <w:numId w:val="4"/>
        </w:numPr>
        <w:ind w:left="3240"/>
        <w:jc w:val="both"/>
        <w:rPr>
          <w:szCs w:val="24"/>
        </w:rPr>
      </w:pPr>
      <w:r w:rsidRPr="00C93CC6">
        <w:rPr>
          <w:szCs w:val="24"/>
        </w:rPr>
        <w:t>Sort order</w:t>
      </w:r>
    </w:p>
    <w:p w14:paraId="20716806" w14:textId="77777777" w:rsidR="0094166B" w:rsidRPr="00C93CC6" w:rsidRDefault="00A23609">
      <w:pPr>
        <w:pStyle w:val="IFCNormalTextII"/>
        <w:numPr>
          <w:ilvl w:val="1"/>
          <w:numId w:val="4"/>
        </w:numPr>
        <w:ind w:left="3240"/>
        <w:jc w:val="both"/>
        <w:rPr>
          <w:szCs w:val="24"/>
        </w:rPr>
      </w:pPr>
      <w:r w:rsidRPr="00C93CC6">
        <w:rPr>
          <w:szCs w:val="24"/>
        </w:rPr>
        <w:t xml:space="preserve">Default </w:t>
      </w:r>
    </w:p>
    <w:p w14:paraId="39B080D4" w14:textId="77777777" w:rsidR="0094166B" w:rsidRPr="00C93CC6" w:rsidRDefault="00A23609">
      <w:pPr>
        <w:pStyle w:val="IFCNormalTextII"/>
        <w:numPr>
          <w:ilvl w:val="1"/>
          <w:numId w:val="4"/>
        </w:numPr>
        <w:ind w:left="3240"/>
        <w:jc w:val="both"/>
        <w:rPr>
          <w:szCs w:val="24"/>
        </w:rPr>
      </w:pPr>
      <w:r w:rsidRPr="00C93CC6">
        <w:rPr>
          <w:szCs w:val="24"/>
        </w:rPr>
        <w:t xml:space="preserve">Active </w:t>
      </w:r>
    </w:p>
    <w:p w14:paraId="434B05E7" w14:textId="77777777" w:rsidR="0094166B" w:rsidRPr="00C93CC6" w:rsidRDefault="00A23609">
      <w:pPr>
        <w:pStyle w:val="IFCNormalTextII"/>
        <w:numPr>
          <w:ilvl w:val="0"/>
          <w:numId w:val="4"/>
        </w:numPr>
        <w:ind w:left="2520"/>
        <w:jc w:val="both"/>
        <w:rPr>
          <w:szCs w:val="24"/>
        </w:rPr>
      </w:pPr>
      <w:r w:rsidRPr="00C93CC6">
        <w:rPr>
          <w:szCs w:val="24"/>
        </w:rPr>
        <w:t>Add new Fund House</w:t>
      </w:r>
    </w:p>
    <w:p w14:paraId="302E544C" w14:textId="77777777" w:rsidR="0094166B" w:rsidRPr="00C93CC6" w:rsidRDefault="00A23609">
      <w:pPr>
        <w:pStyle w:val="IFCNormalTextII"/>
        <w:numPr>
          <w:ilvl w:val="0"/>
          <w:numId w:val="4"/>
        </w:numPr>
        <w:ind w:left="2520"/>
        <w:jc w:val="both"/>
        <w:rPr>
          <w:szCs w:val="24"/>
        </w:rPr>
      </w:pPr>
      <w:r w:rsidRPr="00C93CC6">
        <w:rPr>
          <w:szCs w:val="24"/>
        </w:rPr>
        <w:t>Edit the Fund House information by click on record listing.</w:t>
      </w:r>
    </w:p>
    <w:p w14:paraId="7C64B83B" w14:textId="77777777" w:rsidR="0094166B" w:rsidRPr="00C93CC6" w:rsidRDefault="00A23609">
      <w:pPr>
        <w:pStyle w:val="IFCNormalTextII"/>
        <w:numPr>
          <w:ilvl w:val="0"/>
          <w:numId w:val="4"/>
        </w:numPr>
        <w:ind w:left="2520"/>
        <w:jc w:val="both"/>
        <w:rPr>
          <w:szCs w:val="24"/>
        </w:rPr>
      </w:pPr>
      <w:r w:rsidRPr="00C93CC6">
        <w:rPr>
          <w:szCs w:val="24"/>
        </w:rPr>
        <w:t>Delete record</w:t>
      </w:r>
    </w:p>
    <w:p w14:paraId="3EFC9A5B" w14:textId="77777777" w:rsidR="0094166B" w:rsidRPr="00C93CC6" w:rsidRDefault="00A23609">
      <w:pPr>
        <w:pStyle w:val="IFCNormalTextII"/>
        <w:numPr>
          <w:ilvl w:val="0"/>
          <w:numId w:val="4"/>
        </w:numPr>
        <w:ind w:left="2520"/>
        <w:jc w:val="both"/>
        <w:rPr>
          <w:szCs w:val="24"/>
        </w:rPr>
      </w:pPr>
      <w:r w:rsidRPr="00C93CC6">
        <w:rPr>
          <w:szCs w:val="24"/>
        </w:rPr>
        <w:t xml:space="preserve">Default </w:t>
      </w:r>
      <w:r w:rsidR="00F63AC1" w:rsidRPr="00C93CC6">
        <w:rPr>
          <w:szCs w:val="24"/>
        </w:rPr>
        <w:t>:</w:t>
      </w:r>
      <w:r w:rsidRPr="00C93CC6">
        <w:rPr>
          <w:szCs w:val="24"/>
        </w:rPr>
        <w:t>– Only Yes/ No option available</w:t>
      </w:r>
    </w:p>
    <w:p w14:paraId="7BBA76B0" w14:textId="77777777" w:rsidR="0094166B" w:rsidRPr="00C93CC6" w:rsidRDefault="00A23609">
      <w:pPr>
        <w:pStyle w:val="IFCNormalTextII"/>
        <w:numPr>
          <w:ilvl w:val="0"/>
          <w:numId w:val="4"/>
        </w:numPr>
        <w:ind w:left="2520"/>
        <w:jc w:val="both"/>
        <w:rPr>
          <w:szCs w:val="24"/>
        </w:rPr>
      </w:pPr>
      <w:r w:rsidRPr="00C93CC6">
        <w:rPr>
          <w:szCs w:val="24"/>
        </w:rPr>
        <w:t xml:space="preserve">Active </w:t>
      </w:r>
      <w:r w:rsidR="00F63AC1" w:rsidRPr="00C93CC6">
        <w:rPr>
          <w:szCs w:val="24"/>
        </w:rPr>
        <w:t>:</w:t>
      </w:r>
      <w:r w:rsidRPr="00C93CC6">
        <w:rPr>
          <w:szCs w:val="24"/>
        </w:rPr>
        <w:t>- Only Yes/ No option available</w:t>
      </w:r>
    </w:p>
    <w:p w14:paraId="3B6831C7" w14:textId="77777777" w:rsidR="0094166B" w:rsidRPr="00C93CC6" w:rsidRDefault="0094166B">
      <w:pPr>
        <w:pStyle w:val="IFCNormalTextII"/>
        <w:ind w:left="2160" w:firstLine="0"/>
        <w:jc w:val="both"/>
        <w:rPr>
          <w:szCs w:val="24"/>
        </w:rPr>
      </w:pPr>
    </w:p>
    <w:p w14:paraId="274A723E" w14:textId="77777777" w:rsidR="0094166B" w:rsidRPr="00C93CC6" w:rsidRDefault="00A23609">
      <w:pPr>
        <w:pStyle w:val="IFCNormalTextII"/>
        <w:ind w:left="2160" w:firstLine="0"/>
        <w:jc w:val="both"/>
        <w:rPr>
          <w:szCs w:val="24"/>
          <w:u w:val="single"/>
        </w:rPr>
      </w:pPr>
      <w:r w:rsidRPr="00C93CC6">
        <w:rPr>
          <w:szCs w:val="24"/>
          <w:u w:val="single"/>
        </w:rPr>
        <w:t>Validation</w:t>
      </w:r>
    </w:p>
    <w:p w14:paraId="6E0D6AEB" w14:textId="77777777" w:rsidR="0094166B" w:rsidRPr="00C93CC6" w:rsidRDefault="00A23609">
      <w:pPr>
        <w:pStyle w:val="IFCNormalTextII"/>
        <w:numPr>
          <w:ilvl w:val="0"/>
          <w:numId w:val="4"/>
        </w:numPr>
        <w:ind w:left="2520"/>
        <w:jc w:val="both"/>
        <w:rPr>
          <w:szCs w:val="24"/>
        </w:rPr>
      </w:pPr>
      <w:r w:rsidRPr="00C93CC6">
        <w:rPr>
          <w:szCs w:val="24"/>
        </w:rPr>
        <w:t>Fund Type code must be unique</w:t>
      </w:r>
    </w:p>
    <w:p w14:paraId="13CBB4A2" w14:textId="77777777" w:rsidR="0094166B" w:rsidRPr="00C93CC6" w:rsidRDefault="00A23609">
      <w:pPr>
        <w:pStyle w:val="IFCNormalTextII"/>
        <w:numPr>
          <w:ilvl w:val="0"/>
          <w:numId w:val="4"/>
        </w:numPr>
        <w:ind w:left="2520"/>
        <w:jc w:val="both"/>
        <w:rPr>
          <w:szCs w:val="24"/>
        </w:rPr>
      </w:pPr>
      <w:r w:rsidRPr="00C93CC6">
        <w:rPr>
          <w:szCs w:val="24"/>
        </w:rPr>
        <w:t>All fields are mandatory</w:t>
      </w:r>
    </w:p>
    <w:p w14:paraId="08DD56B0" w14:textId="77777777" w:rsidR="00F63AC1" w:rsidRDefault="00F63AC1" w:rsidP="00F63AC1">
      <w:pPr>
        <w:pStyle w:val="IFCHeading11X"/>
        <w:numPr>
          <w:ilvl w:val="0"/>
          <w:numId w:val="0"/>
        </w:numPr>
        <w:ind w:left="2010"/>
        <w:jc w:val="both"/>
        <w:rPr>
          <w:rFonts w:ascii="Arial" w:hAnsi="Arial"/>
        </w:rPr>
      </w:pPr>
    </w:p>
    <w:p w14:paraId="2E535B61" w14:textId="77777777" w:rsidR="0094166B" w:rsidRDefault="00A23609">
      <w:pPr>
        <w:pStyle w:val="IFCHeading11X"/>
        <w:jc w:val="both"/>
        <w:rPr>
          <w:rFonts w:ascii="Arial" w:hAnsi="Arial"/>
        </w:rPr>
      </w:pPr>
      <w:bookmarkStart w:id="369" w:name="_Toc454819653"/>
      <w:r>
        <w:rPr>
          <w:rFonts w:ascii="Arial" w:hAnsi="Arial"/>
        </w:rPr>
        <w:t>Fund master</w:t>
      </w:r>
      <w:bookmarkEnd w:id="369"/>
    </w:p>
    <w:p w14:paraId="4EE56FFB" w14:textId="77777777" w:rsidR="0094166B" w:rsidRPr="00B7521D" w:rsidRDefault="00A23609">
      <w:pPr>
        <w:pStyle w:val="IFCNormalTextII"/>
        <w:ind w:left="1650" w:firstLine="360"/>
        <w:jc w:val="both"/>
        <w:rPr>
          <w:szCs w:val="24"/>
        </w:rPr>
      </w:pPr>
      <w:r w:rsidRPr="00B7521D">
        <w:rPr>
          <w:szCs w:val="24"/>
        </w:rPr>
        <w:t xml:space="preserve">Fund Master is divided into 2 sections which is the Fund Master </w:t>
      </w:r>
    </w:p>
    <w:p w14:paraId="5305BE8F" w14:textId="77777777" w:rsidR="008C47E6" w:rsidRDefault="008C47E6" w:rsidP="008C47E6">
      <w:pPr>
        <w:pStyle w:val="IFCHeading111X"/>
        <w:jc w:val="both"/>
        <w:rPr>
          <w:sz w:val="24"/>
        </w:rPr>
      </w:pPr>
      <w:bookmarkStart w:id="370" w:name="_Toc454819654"/>
      <w:r>
        <w:rPr>
          <w:sz w:val="24"/>
        </w:rPr>
        <w:t>FUND MASTER SETUP</w:t>
      </w:r>
      <w:bookmarkEnd w:id="370"/>
    </w:p>
    <w:p w14:paraId="1E6C4DA4" w14:textId="77777777" w:rsidR="0094166B" w:rsidRPr="00B7521D" w:rsidRDefault="00A23609" w:rsidP="00B7521D">
      <w:pPr>
        <w:pStyle w:val="IFCNormalTextII"/>
        <w:ind w:left="2356" w:firstLine="0"/>
        <w:jc w:val="both"/>
        <w:rPr>
          <w:szCs w:val="24"/>
        </w:rPr>
      </w:pPr>
      <w:r w:rsidRPr="00B7521D">
        <w:rPr>
          <w:szCs w:val="24"/>
        </w:rPr>
        <w:t xml:space="preserve">The Fund Master Setup screen is to maintain the funds </w:t>
      </w:r>
      <w:r w:rsidR="00B7521D">
        <w:rPr>
          <w:szCs w:val="24"/>
        </w:rPr>
        <w:lastRenderedPageBreak/>
        <w:t xml:space="preserve">information </w:t>
      </w:r>
      <w:r w:rsidRPr="00B7521D">
        <w:rPr>
          <w:szCs w:val="24"/>
        </w:rPr>
        <w:t>that invest by the company.</w:t>
      </w:r>
    </w:p>
    <w:p w14:paraId="3BEB5050" w14:textId="77777777" w:rsidR="0094166B" w:rsidRPr="00B7521D" w:rsidRDefault="00A23609" w:rsidP="00B7521D">
      <w:pPr>
        <w:pStyle w:val="IFCNormalTextII"/>
        <w:ind w:left="2356" w:firstLine="0"/>
        <w:jc w:val="both"/>
        <w:rPr>
          <w:szCs w:val="24"/>
        </w:rPr>
      </w:pPr>
      <w:r w:rsidRPr="00B7521D">
        <w:rPr>
          <w:szCs w:val="24"/>
        </w:rPr>
        <w:t xml:space="preserve">The information setup in this screen will then show as an option if the Basic Plan is applicable for the particular Fund. Fund option is only applicable for unit-linked product. </w:t>
      </w:r>
    </w:p>
    <w:p w14:paraId="4D74EEB2" w14:textId="77777777" w:rsidR="0094166B" w:rsidRDefault="00E956B3">
      <w:pPr>
        <w:pStyle w:val="IFCNormalTextII"/>
        <w:ind w:left="2160" w:firstLine="0"/>
        <w:jc w:val="both"/>
        <w:rPr>
          <w:sz w:val="24"/>
          <w:szCs w:val="24"/>
        </w:rPr>
      </w:pPr>
      <w:commentRangeStart w:id="371"/>
      <w:r>
        <w:rPr>
          <w:noProof/>
          <w:sz w:val="24"/>
          <w:szCs w:val="24"/>
          <w:lang w:eastAsia="en-US"/>
        </w:rPr>
        <w:drawing>
          <wp:inline distT="0" distB="0" distL="0" distR="0" wp14:anchorId="1D52FC6E" wp14:editId="13AACA20">
            <wp:extent cx="5076825" cy="3133725"/>
            <wp:effectExtent l="0" t="0" r="9525" b="9525"/>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76825" cy="3133725"/>
                    </a:xfrm>
                    <a:prstGeom prst="rect">
                      <a:avLst/>
                    </a:prstGeom>
                    <a:noFill/>
                    <a:ln>
                      <a:noFill/>
                    </a:ln>
                  </pic:spPr>
                </pic:pic>
              </a:graphicData>
            </a:graphic>
          </wp:inline>
        </w:drawing>
      </w:r>
      <w:commentRangeEnd w:id="371"/>
      <w:r w:rsidR="00CA7959">
        <w:rPr>
          <w:rStyle w:val="CommentReference"/>
          <w:rFonts w:ascii="Times New Roman" w:hAnsi="Times New Roman" w:cs="Times New Roman"/>
        </w:rPr>
        <w:commentReference w:id="371"/>
      </w:r>
    </w:p>
    <w:p w14:paraId="19F5F024" w14:textId="77777777" w:rsidR="0094166B" w:rsidRPr="00F32125" w:rsidRDefault="0094166B">
      <w:pPr>
        <w:pStyle w:val="IFCNormalTextII"/>
        <w:ind w:left="2160" w:firstLine="0"/>
        <w:jc w:val="both"/>
        <w:rPr>
          <w:szCs w:val="24"/>
        </w:rPr>
      </w:pPr>
    </w:p>
    <w:p w14:paraId="0B0A67E1" w14:textId="77777777" w:rsidR="0094166B" w:rsidRPr="00F32125" w:rsidRDefault="00A23609">
      <w:pPr>
        <w:pStyle w:val="IFCNormalTextII"/>
        <w:ind w:left="1879" w:firstLine="131"/>
        <w:jc w:val="both"/>
        <w:rPr>
          <w:szCs w:val="24"/>
          <w:u w:val="single"/>
        </w:rPr>
      </w:pPr>
      <w:r w:rsidRPr="00F32125">
        <w:rPr>
          <w:szCs w:val="24"/>
          <w:u w:val="single"/>
        </w:rPr>
        <w:t>Features available</w:t>
      </w:r>
    </w:p>
    <w:p w14:paraId="293FCB34" w14:textId="77777777" w:rsidR="0094166B" w:rsidRPr="00F32125" w:rsidRDefault="00A23609">
      <w:pPr>
        <w:pStyle w:val="IFCNormalTextII"/>
        <w:numPr>
          <w:ilvl w:val="0"/>
          <w:numId w:val="4"/>
        </w:numPr>
        <w:ind w:left="2520"/>
        <w:jc w:val="both"/>
        <w:rPr>
          <w:szCs w:val="24"/>
        </w:rPr>
      </w:pPr>
      <w:r w:rsidRPr="00F32125">
        <w:rPr>
          <w:szCs w:val="24"/>
        </w:rPr>
        <w:t xml:space="preserve">Sorting </w:t>
      </w:r>
    </w:p>
    <w:p w14:paraId="0F6340AB" w14:textId="77777777" w:rsidR="0094166B" w:rsidRPr="00F32125" w:rsidRDefault="00A23609">
      <w:pPr>
        <w:pStyle w:val="IFCNormalTextII"/>
        <w:numPr>
          <w:ilvl w:val="1"/>
          <w:numId w:val="4"/>
        </w:numPr>
        <w:ind w:left="3240"/>
        <w:jc w:val="both"/>
        <w:rPr>
          <w:szCs w:val="24"/>
        </w:rPr>
      </w:pPr>
      <w:r w:rsidRPr="00F32125">
        <w:rPr>
          <w:szCs w:val="24"/>
        </w:rPr>
        <w:t>Sorting default by Fund Code</w:t>
      </w:r>
    </w:p>
    <w:p w14:paraId="6DB48B21" w14:textId="77777777" w:rsidR="0094166B" w:rsidRPr="00F32125" w:rsidRDefault="00A23609">
      <w:pPr>
        <w:pStyle w:val="IFCNormalTextII"/>
        <w:numPr>
          <w:ilvl w:val="1"/>
          <w:numId w:val="4"/>
        </w:numPr>
        <w:ind w:left="3240"/>
        <w:jc w:val="both"/>
        <w:rPr>
          <w:szCs w:val="24"/>
        </w:rPr>
      </w:pPr>
      <w:r w:rsidRPr="00F32125">
        <w:rPr>
          <w:szCs w:val="24"/>
        </w:rPr>
        <w:t>Fund Name</w:t>
      </w:r>
    </w:p>
    <w:p w14:paraId="424A54DE" w14:textId="77777777" w:rsidR="0094166B" w:rsidRPr="00F32125" w:rsidRDefault="00A23609">
      <w:pPr>
        <w:pStyle w:val="IFCNormalTextII"/>
        <w:numPr>
          <w:ilvl w:val="1"/>
          <w:numId w:val="4"/>
        </w:numPr>
        <w:ind w:left="3240"/>
        <w:jc w:val="both"/>
        <w:rPr>
          <w:szCs w:val="24"/>
        </w:rPr>
      </w:pPr>
      <w:r w:rsidRPr="00F32125">
        <w:rPr>
          <w:szCs w:val="24"/>
        </w:rPr>
        <w:t>Fund Type</w:t>
      </w:r>
    </w:p>
    <w:p w14:paraId="38A6A76F" w14:textId="77777777" w:rsidR="0094166B" w:rsidRPr="00F32125" w:rsidRDefault="00A23609">
      <w:pPr>
        <w:pStyle w:val="IFCNormalTextII"/>
        <w:numPr>
          <w:ilvl w:val="1"/>
          <w:numId w:val="4"/>
        </w:numPr>
        <w:ind w:left="3240"/>
        <w:jc w:val="both"/>
        <w:rPr>
          <w:szCs w:val="24"/>
        </w:rPr>
      </w:pPr>
      <w:r w:rsidRPr="00F32125">
        <w:rPr>
          <w:szCs w:val="24"/>
        </w:rPr>
        <w:t>Fund House</w:t>
      </w:r>
    </w:p>
    <w:p w14:paraId="6C721E8B" w14:textId="77777777" w:rsidR="0094166B" w:rsidRPr="00F32125" w:rsidRDefault="00A23609">
      <w:pPr>
        <w:pStyle w:val="IFCNormalTextII"/>
        <w:numPr>
          <w:ilvl w:val="1"/>
          <w:numId w:val="4"/>
        </w:numPr>
        <w:ind w:left="3240"/>
        <w:jc w:val="both"/>
        <w:rPr>
          <w:szCs w:val="24"/>
        </w:rPr>
      </w:pPr>
      <w:r w:rsidRPr="00F32125">
        <w:rPr>
          <w:szCs w:val="24"/>
        </w:rPr>
        <w:t>High</w:t>
      </w:r>
    </w:p>
    <w:p w14:paraId="710AB6CD" w14:textId="77777777" w:rsidR="0094166B" w:rsidRPr="00F32125" w:rsidRDefault="00A23609">
      <w:pPr>
        <w:pStyle w:val="IFCNormalTextII"/>
        <w:numPr>
          <w:ilvl w:val="1"/>
          <w:numId w:val="4"/>
        </w:numPr>
        <w:ind w:left="3240"/>
        <w:jc w:val="both"/>
        <w:rPr>
          <w:szCs w:val="24"/>
        </w:rPr>
      </w:pPr>
      <w:r w:rsidRPr="00F32125">
        <w:rPr>
          <w:szCs w:val="24"/>
        </w:rPr>
        <w:t>Medium</w:t>
      </w:r>
    </w:p>
    <w:p w14:paraId="4313BD80" w14:textId="77777777" w:rsidR="0094166B" w:rsidRPr="00F32125" w:rsidRDefault="00A23609">
      <w:pPr>
        <w:pStyle w:val="IFCNormalTextII"/>
        <w:numPr>
          <w:ilvl w:val="1"/>
          <w:numId w:val="4"/>
        </w:numPr>
        <w:ind w:left="3240"/>
        <w:jc w:val="both"/>
        <w:rPr>
          <w:szCs w:val="24"/>
        </w:rPr>
      </w:pPr>
      <w:r w:rsidRPr="00F32125">
        <w:rPr>
          <w:szCs w:val="24"/>
        </w:rPr>
        <w:t>Low</w:t>
      </w:r>
    </w:p>
    <w:p w14:paraId="6759A80C" w14:textId="77777777" w:rsidR="0094166B" w:rsidRPr="00F32125" w:rsidRDefault="00A23609">
      <w:pPr>
        <w:pStyle w:val="IFCNormalTextII"/>
        <w:numPr>
          <w:ilvl w:val="1"/>
          <w:numId w:val="4"/>
        </w:numPr>
        <w:ind w:left="3240"/>
        <w:jc w:val="both"/>
        <w:rPr>
          <w:szCs w:val="24"/>
        </w:rPr>
      </w:pPr>
      <w:r w:rsidRPr="00F32125">
        <w:rPr>
          <w:szCs w:val="24"/>
        </w:rPr>
        <w:t>Sort Order</w:t>
      </w:r>
    </w:p>
    <w:p w14:paraId="7590B850" w14:textId="77777777" w:rsidR="0094166B" w:rsidRPr="00F32125" w:rsidRDefault="00A23609">
      <w:pPr>
        <w:pStyle w:val="IFCNormalTextII"/>
        <w:numPr>
          <w:ilvl w:val="1"/>
          <w:numId w:val="4"/>
        </w:numPr>
        <w:ind w:left="3240"/>
        <w:jc w:val="both"/>
        <w:rPr>
          <w:szCs w:val="24"/>
        </w:rPr>
      </w:pPr>
      <w:r w:rsidRPr="00F32125">
        <w:rPr>
          <w:szCs w:val="24"/>
        </w:rPr>
        <w:t>Active</w:t>
      </w:r>
    </w:p>
    <w:p w14:paraId="4BFBBABD" w14:textId="77777777" w:rsidR="0094166B" w:rsidRPr="00F32125" w:rsidRDefault="00A23609">
      <w:pPr>
        <w:pStyle w:val="IFCNormalTextII"/>
        <w:numPr>
          <w:ilvl w:val="0"/>
          <w:numId w:val="4"/>
        </w:numPr>
        <w:ind w:left="2520"/>
        <w:jc w:val="both"/>
        <w:rPr>
          <w:szCs w:val="24"/>
        </w:rPr>
      </w:pPr>
      <w:r w:rsidRPr="00F32125">
        <w:rPr>
          <w:szCs w:val="24"/>
        </w:rPr>
        <w:t>Edit record by click on record listing.</w:t>
      </w:r>
    </w:p>
    <w:p w14:paraId="1337D13C" w14:textId="77777777" w:rsidR="0094166B" w:rsidRPr="00F32125" w:rsidRDefault="00A23609">
      <w:pPr>
        <w:pStyle w:val="IFCNormalTextII"/>
        <w:numPr>
          <w:ilvl w:val="0"/>
          <w:numId w:val="4"/>
        </w:numPr>
        <w:ind w:left="2520"/>
        <w:jc w:val="both"/>
        <w:rPr>
          <w:szCs w:val="24"/>
        </w:rPr>
      </w:pPr>
      <w:r w:rsidRPr="00F32125">
        <w:rPr>
          <w:szCs w:val="24"/>
        </w:rPr>
        <w:t xml:space="preserve">Active </w:t>
      </w:r>
      <w:r w:rsidR="00F63AC1" w:rsidRPr="00F32125">
        <w:rPr>
          <w:szCs w:val="24"/>
        </w:rPr>
        <w:t>:</w:t>
      </w:r>
      <w:r w:rsidRPr="00F32125">
        <w:rPr>
          <w:szCs w:val="24"/>
        </w:rPr>
        <w:t>- Only Yes/ No option available</w:t>
      </w:r>
    </w:p>
    <w:p w14:paraId="5F62A5D7" w14:textId="77777777" w:rsidR="0094166B" w:rsidRPr="00F32125" w:rsidRDefault="00F63AC1">
      <w:pPr>
        <w:pStyle w:val="IFCNormalTextII"/>
        <w:numPr>
          <w:ilvl w:val="0"/>
          <w:numId w:val="4"/>
        </w:numPr>
        <w:ind w:left="2520"/>
        <w:jc w:val="both"/>
        <w:rPr>
          <w:szCs w:val="24"/>
        </w:rPr>
      </w:pPr>
      <w:r w:rsidRPr="00F32125">
        <w:rPr>
          <w:szCs w:val="24"/>
        </w:rPr>
        <w:t>Fund Type :</w:t>
      </w:r>
      <w:r w:rsidR="00A23609" w:rsidRPr="00F32125">
        <w:rPr>
          <w:szCs w:val="24"/>
        </w:rPr>
        <w:t>– Listing are populated from the Fund Type Master</w:t>
      </w:r>
    </w:p>
    <w:p w14:paraId="6681080A" w14:textId="77777777" w:rsidR="0094166B" w:rsidRPr="00F32125" w:rsidRDefault="00A23609">
      <w:pPr>
        <w:pStyle w:val="IFCNormalTextII"/>
        <w:numPr>
          <w:ilvl w:val="0"/>
          <w:numId w:val="4"/>
        </w:numPr>
        <w:ind w:left="2520"/>
        <w:jc w:val="both"/>
        <w:rPr>
          <w:szCs w:val="24"/>
        </w:rPr>
      </w:pPr>
      <w:r w:rsidRPr="00F32125">
        <w:rPr>
          <w:szCs w:val="24"/>
        </w:rPr>
        <w:t xml:space="preserve">Fund House </w:t>
      </w:r>
      <w:r w:rsidR="00F63AC1" w:rsidRPr="00F32125">
        <w:rPr>
          <w:szCs w:val="24"/>
        </w:rPr>
        <w:t>:</w:t>
      </w:r>
      <w:r w:rsidRPr="00F32125">
        <w:rPr>
          <w:szCs w:val="24"/>
        </w:rPr>
        <w:t>– Listing are populated from the Fund House Master</w:t>
      </w:r>
    </w:p>
    <w:p w14:paraId="7F1E46CA" w14:textId="77777777" w:rsidR="0094166B" w:rsidRPr="00F32125" w:rsidRDefault="0094166B">
      <w:pPr>
        <w:pStyle w:val="IFCNormalTextII"/>
        <w:ind w:left="2160" w:firstLine="0"/>
        <w:jc w:val="both"/>
        <w:rPr>
          <w:szCs w:val="24"/>
        </w:rPr>
      </w:pPr>
    </w:p>
    <w:p w14:paraId="478EA772" w14:textId="77777777" w:rsidR="0094166B" w:rsidRPr="00F32125" w:rsidRDefault="00A23609">
      <w:pPr>
        <w:pStyle w:val="IFCNormalTextII"/>
        <w:ind w:left="2160" w:firstLine="0"/>
        <w:jc w:val="both"/>
        <w:rPr>
          <w:szCs w:val="24"/>
          <w:u w:val="single"/>
        </w:rPr>
      </w:pPr>
      <w:r w:rsidRPr="00F32125">
        <w:rPr>
          <w:szCs w:val="24"/>
          <w:u w:val="single"/>
        </w:rPr>
        <w:t>Validation</w:t>
      </w:r>
    </w:p>
    <w:p w14:paraId="46BAA831" w14:textId="77777777" w:rsidR="0094166B" w:rsidRPr="00F32125" w:rsidRDefault="00A23609">
      <w:pPr>
        <w:pStyle w:val="IFCNormalTextII"/>
        <w:numPr>
          <w:ilvl w:val="0"/>
          <w:numId w:val="4"/>
        </w:numPr>
        <w:ind w:left="2520"/>
        <w:jc w:val="both"/>
        <w:rPr>
          <w:szCs w:val="24"/>
        </w:rPr>
      </w:pPr>
      <w:r w:rsidRPr="00F32125">
        <w:rPr>
          <w:szCs w:val="24"/>
        </w:rPr>
        <w:lastRenderedPageBreak/>
        <w:t>Fund code must be unique</w:t>
      </w:r>
    </w:p>
    <w:p w14:paraId="01D3293C" w14:textId="77777777" w:rsidR="0094166B" w:rsidRDefault="00A23609">
      <w:pPr>
        <w:pStyle w:val="IFCNormalTextII"/>
        <w:numPr>
          <w:ilvl w:val="0"/>
          <w:numId w:val="4"/>
        </w:numPr>
        <w:ind w:left="2520"/>
        <w:jc w:val="both"/>
        <w:rPr>
          <w:sz w:val="24"/>
          <w:szCs w:val="24"/>
        </w:rPr>
      </w:pPr>
      <w:r w:rsidRPr="00F32125">
        <w:rPr>
          <w:szCs w:val="24"/>
        </w:rPr>
        <w:t>All fields are mandatory</w:t>
      </w:r>
      <w:r w:rsidRPr="00F32125">
        <w:rPr>
          <w:szCs w:val="24"/>
        </w:rPr>
        <w:tab/>
      </w:r>
      <w:r>
        <w:rPr>
          <w:sz w:val="24"/>
          <w:szCs w:val="24"/>
        </w:rPr>
        <w:tab/>
      </w:r>
      <w:r>
        <w:rPr>
          <w:sz w:val="24"/>
          <w:szCs w:val="24"/>
        </w:rPr>
        <w:tab/>
      </w:r>
      <w:r>
        <w:rPr>
          <w:sz w:val="24"/>
          <w:szCs w:val="24"/>
        </w:rPr>
        <w:tab/>
      </w:r>
      <w:r>
        <w:rPr>
          <w:sz w:val="24"/>
          <w:szCs w:val="24"/>
        </w:rPr>
        <w:tab/>
      </w:r>
      <w:r>
        <w:rPr>
          <w:sz w:val="24"/>
          <w:szCs w:val="24"/>
        </w:rPr>
        <w:tab/>
      </w:r>
    </w:p>
    <w:p w14:paraId="1CE19693" w14:textId="77777777" w:rsidR="0094166B" w:rsidRDefault="0094166B">
      <w:pPr>
        <w:pStyle w:val="IFCNormalTextII"/>
        <w:ind w:left="2160" w:firstLine="0"/>
        <w:jc w:val="both"/>
        <w:rPr>
          <w:sz w:val="24"/>
          <w:szCs w:val="24"/>
        </w:rPr>
      </w:pPr>
    </w:p>
    <w:p w14:paraId="155A4C97" w14:textId="77777777" w:rsidR="008C47E6" w:rsidRDefault="008C47E6" w:rsidP="008C47E6">
      <w:pPr>
        <w:pStyle w:val="IFCHeading111X"/>
        <w:jc w:val="both"/>
        <w:rPr>
          <w:sz w:val="24"/>
        </w:rPr>
      </w:pPr>
      <w:bookmarkStart w:id="372" w:name="_Toc454819655"/>
      <w:r>
        <w:rPr>
          <w:sz w:val="24"/>
        </w:rPr>
        <w:t>PERFORMANCE HISTORY BENCHMARK</w:t>
      </w:r>
      <w:bookmarkEnd w:id="372"/>
    </w:p>
    <w:p w14:paraId="4438F667" w14:textId="77777777" w:rsidR="0094166B" w:rsidRPr="00E440FA" w:rsidRDefault="00A23609" w:rsidP="00E440FA">
      <w:pPr>
        <w:pStyle w:val="IFCNormalTextII"/>
        <w:ind w:left="2356" w:firstLine="0"/>
        <w:jc w:val="both"/>
        <w:rPr>
          <w:szCs w:val="24"/>
        </w:rPr>
      </w:pPr>
      <w:r w:rsidRPr="00F32125">
        <w:rPr>
          <w:szCs w:val="24"/>
        </w:rPr>
        <w:t>This section is to maintain the history performance benchmark of the Fund. The benchmark informati</w:t>
      </w:r>
      <w:r w:rsidR="00623B0D">
        <w:rPr>
          <w:szCs w:val="24"/>
        </w:rPr>
        <w:t xml:space="preserve">on will be display in the sales </w:t>
      </w:r>
      <w:r w:rsidRPr="00F32125">
        <w:rPr>
          <w:szCs w:val="24"/>
        </w:rPr>
        <w:t>illustration quotation to show the prospect the history performance of the fund.</w:t>
      </w:r>
    </w:p>
    <w:p w14:paraId="58519413" w14:textId="77777777" w:rsidR="0094166B" w:rsidRDefault="00E956B3">
      <w:pPr>
        <w:pStyle w:val="IFCNormalTextII"/>
        <w:ind w:left="2160" w:firstLine="0"/>
        <w:jc w:val="both"/>
        <w:rPr>
          <w:sz w:val="24"/>
          <w:szCs w:val="24"/>
        </w:rPr>
      </w:pPr>
      <w:r>
        <w:rPr>
          <w:noProof/>
          <w:sz w:val="24"/>
          <w:szCs w:val="24"/>
          <w:lang w:eastAsia="en-US"/>
        </w:rPr>
        <w:drawing>
          <wp:inline distT="0" distB="0" distL="0" distR="0" wp14:anchorId="1A18F004" wp14:editId="49BC7A62">
            <wp:extent cx="5038725" cy="3124200"/>
            <wp:effectExtent l="0" t="0" r="9525" b="0"/>
            <wp:docPr id="1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8725" cy="3124200"/>
                    </a:xfrm>
                    <a:prstGeom prst="rect">
                      <a:avLst/>
                    </a:prstGeom>
                    <a:noFill/>
                    <a:ln>
                      <a:noFill/>
                    </a:ln>
                  </pic:spPr>
                </pic:pic>
              </a:graphicData>
            </a:graphic>
          </wp:inline>
        </w:drawing>
      </w:r>
    </w:p>
    <w:p w14:paraId="4CAA81C1" w14:textId="77777777" w:rsidR="0094166B" w:rsidRPr="004065E9" w:rsidRDefault="00A23609">
      <w:pPr>
        <w:pStyle w:val="IFCNormalTextII"/>
        <w:ind w:left="1879" w:firstLine="131"/>
        <w:jc w:val="both"/>
        <w:rPr>
          <w:szCs w:val="24"/>
          <w:u w:val="single"/>
        </w:rPr>
      </w:pPr>
      <w:r w:rsidRPr="004065E9">
        <w:rPr>
          <w:szCs w:val="24"/>
          <w:u w:val="single"/>
        </w:rPr>
        <w:t>Features available</w:t>
      </w:r>
    </w:p>
    <w:p w14:paraId="4440B5AF" w14:textId="77777777" w:rsidR="0094166B" w:rsidRPr="004065E9" w:rsidRDefault="00A23609">
      <w:pPr>
        <w:pStyle w:val="IFCNormalTextII"/>
        <w:numPr>
          <w:ilvl w:val="0"/>
          <w:numId w:val="4"/>
        </w:numPr>
        <w:ind w:left="2520"/>
        <w:jc w:val="both"/>
        <w:rPr>
          <w:szCs w:val="24"/>
        </w:rPr>
      </w:pPr>
      <w:r w:rsidRPr="004065E9">
        <w:rPr>
          <w:szCs w:val="24"/>
        </w:rPr>
        <w:t>To choose the fund type from the Fund code combo that maintain in the Fund Master setup screen.</w:t>
      </w:r>
    </w:p>
    <w:p w14:paraId="0186DBFC" w14:textId="77777777" w:rsidR="0094166B" w:rsidRPr="004065E9" w:rsidRDefault="00A23609">
      <w:pPr>
        <w:pStyle w:val="IFCNormalTextII"/>
        <w:numPr>
          <w:ilvl w:val="0"/>
          <w:numId w:val="4"/>
        </w:numPr>
        <w:ind w:left="2520"/>
        <w:jc w:val="both"/>
        <w:rPr>
          <w:szCs w:val="24"/>
        </w:rPr>
      </w:pPr>
      <w:r w:rsidRPr="004065E9">
        <w:rPr>
          <w:szCs w:val="24"/>
        </w:rPr>
        <w:t>Edit record by click on record listing.</w:t>
      </w:r>
    </w:p>
    <w:p w14:paraId="2DB20B1F" w14:textId="77777777" w:rsidR="0094166B" w:rsidRPr="004065E9" w:rsidRDefault="00A23609">
      <w:pPr>
        <w:pStyle w:val="IFCNormalTextII"/>
        <w:numPr>
          <w:ilvl w:val="0"/>
          <w:numId w:val="4"/>
        </w:numPr>
        <w:ind w:left="2520"/>
        <w:jc w:val="both"/>
        <w:rPr>
          <w:szCs w:val="24"/>
        </w:rPr>
      </w:pPr>
      <w:r w:rsidRPr="004065E9">
        <w:rPr>
          <w:szCs w:val="24"/>
        </w:rPr>
        <w:t>Delete performance history fund</w:t>
      </w:r>
    </w:p>
    <w:p w14:paraId="22615D10" w14:textId="77777777" w:rsidR="0094166B" w:rsidRDefault="0094166B">
      <w:pPr>
        <w:pStyle w:val="IFCNormalTextII"/>
        <w:ind w:left="2160" w:firstLine="0"/>
        <w:jc w:val="both"/>
        <w:rPr>
          <w:sz w:val="24"/>
          <w:szCs w:val="24"/>
        </w:rPr>
      </w:pPr>
    </w:p>
    <w:p w14:paraId="0C3BE1A8" w14:textId="77777777" w:rsidR="0094166B" w:rsidRDefault="00A23609">
      <w:pPr>
        <w:pStyle w:val="IFCHeading11X"/>
        <w:jc w:val="both"/>
        <w:rPr>
          <w:rFonts w:ascii="Arial" w:hAnsi="Arial"/>
        </w:rPr>
      </w:pPr>
      <w:bookmarkStart w:id="373" w:name="_Toc454819656"/>
      <w:r>
        <w:rPr>
          <w:rFonts w:ascii="Arial" w:hAnsi="Arial"/>
        </w:rPr>
        <w:t>occupation master</w:t>
      </w:r>
      <w:bookmarkEnd w:id="373"/>
    </w:p>
    <w:p w14:paraId="704C93A7" w14:textId="77777777" w:rsidR="0094166B" w:rsidRPr="004065E9" w:rsidRDefault="00A23609">
      <w:pPr>
        <w:pStyle w:val="IFCNormalTextII"/>
        <w:ind w:left="2160" w:firstLine="0"/>
        <w:jc w:val="both"/>
        <w:rPr>
          <w:szCs w:val="24"/>
        </w:rPr>
      </w:pPr>
      <w:r w:rsidRPr="004065E9">
        <w:rPr>
          <w:szCs w:val="24"/>
        </w:rPr>
        <w:t xml:space="preserve">This section is to maintain the </w:t>
      </w:r>
      <w:r w:rsidR="004065E9">
        <w:rPr>
          <w:szCs w:val="24"/>
        </w:rPr>
        <w:t xml:space="preserve">occupation information such as </w:t>
      </w:r>
      <w:r w:rsidRPr="004065E9">
        <w:rPr>
          <w:szCs w:val="24"/>
        </w:rPr>
        <w:t>occupation loading and class. The occupation list is imported from the BLISS system for 1</w:t>
      </w:r>
      <w:r w:rsidRPr="004065E9">
        <w:rPr>
          <w:szCs w:val="24"/>
          <w:vertAlign w:val="superscript"/>
        </w:rPr>
        <w:t>st</w:t>
      </w:r>
      <w:r w:rsidRPr="004065E9">
        <w:rPr>
          <w:szCs w:val="24"/>
        </w:rPr>
        <w:t xml:space="preserve"> time. Subsequently, it will maintain by user.</w:t>
      </w:r>
    </w:p>
    <w:p w14:paraId="44C956E8" w14:textId="77777777" w:rsidR="0094166B" w:rsidRDefault="00E956B3">
      <w:pPr>
        <w:pStyle w:val="IFCNormalTextII"/>
        <w:ind w:left="2160" w:firstLine="0"/>
        <w:jc w:val="both"/>
        <w:rPr>
          <w:sz w:val="24"/>
          <w:szCs w:val="24"/>
        </w:rPr>
      </w:pPr>
      <w:r>
        <w:rPr>
          <w:noProof/>
          <w:sz w:val="24"/>
          <w:szCs w:val="24"/>
          <w:lang w:eastAsia="en-US"/>
        </w:rPr>
        <w:lastRenderedPageBreak/>
        <w:drawing>
          <wp:inline distT="0" distB="0" distL="0" distR="0" wp14:anchorId="5EAFCC87" wp14:editId="19464976">
            <wp:extent cx="5076825" cy="2943225"/>
            <wp:effectExtent l="0" t="0" r="9525" b="9525"/>
            <wp:docPr id="1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76825" cy="2943225"/>
                    </a:xfrm>
                    <a:prstGeom prst="rect">
                      <a:avLst/>
                    </a:prstGeom>
                    <a:noFill/>
                    <a:ln>
                      <a:noFill/>
                    </a:ln>
                  </pic:spPr>
                </pic:pic>
              </a:graphicData>
            </a:graphic>
          </wp:inline>
        </w:drawing>
      </w:r>
    </w:p>
    <w:p w14:paraId="7B17CD6E" w14:textId="77777777" w:rsidR="0094166B" w:rsidRPr="00F76ECF" w:rsidRDefault="00A23609">
      <w:pPr>
        <w:pStyle w:val="IFCNormalTextII"/>
        <w:ind w:left="1879" w:firstLine="131"/>
        <w:jc w:val="both"/>
        <w:rPr>
          <w:szCs w:val="24"/>
          <w:u w:val="single"/>
        </w:rPr>
      </w:pPr>
      <w:r w:rsidRPr="00F76ECF">
        <w:rPr>
          <w:szCs w:val="24"/>
          <w:u w:val="single"/>
        </w:rPr>
        <w:t>Features available</w:t>
      </w:r>
    </w:p>
    <w:p w14:paraId="5B30FC48" w14:textId="77777777" w:rsidR="0094166B" w:rsidRPr="00F76ECF" w:rsidRDefault="00A23609">
      <w:pPr>
        <w:pStyle w:val="IFCNormalTextII"/>
        <w:numPr>
          <w:ilvl w:val="0"/>
          <w:numId w:val="4"/>
        </w:numPr>
        <w:ind w:left="2520"/>
        <w:jc w:val="both"/>
        <w:rPr>
          <w:szCs w:val="24"/>
        </w:rPr>
      </w:pPr>
      <w:r w:rsidRPr="00F76ECF">
        <w:rPr>
          <w:szCs w:val="24"/>
        </w:rPr>
        <w:t xml:space="preserve">Sorting </w:t>
      </w:r>
    </w:p>
    <w:p w14:paraId="014B31CC" w14:textId="77777777" w:rsidR="0094166B" w:rsidRPr="00F76ECF" w:rsidRDefault="00A23609">
      <w:pPr>
        <w:pStyle w:val="IFCNormalTextII"/>
        <w:numPr>
          <w:ilvl w:val="1"/>
          <w:numId w:val="4"/>
        </w:numPr>
        <w:ind w:left="3240"/>
        <w:jc w:val="both"/>
        <w:rPr>
          <w:szCs w:val="24"/>
        </w:rPr>
      </w:pPr>
      <w:r w:rsidRPr="00F76ECF">
        <w:rPr>
          <w:szCs w:val="24"/>
        </w:rPr>
        <w:t>Sorting default by Occupation Code</w:t>
      </w:r>
    </w:p>
    <w:p w14:paraId="3CC21835" w14:textId="77777777" w:rsidR="0094166B" w:rsidRPr="00F76ECF" w:rsidRDefault="00A23609">
      <w:pPr>
        <w:pStyle w:val="IFCNormalTextII"/>
        <w:numPr>
          <w:ilvl w:val="1"/>
          <w:numId w:val="4"/>
        </w:numPr>
        <w:ind w:left="3240"/>
        <w:jc w:val="both"/>
        <w:rPr>
          <w:szCs w:val="24"/>
        </w:rPr>
      </w:pPr>
      <w:r w:rsidRPr="00F76ECF">
        <w:rPr>
          <w:szCs w:val="24"/>
        </w:rPr>
        <w:t>Occupation Description</w:t>
      </w:r>
    </w:p>
    <w:p w14:paraId="7D276C76" w14:textId="77777777" w:rsidR="0094166B" w:rsidRPr="00F76ECF" w:rsidRDefault="00A23609">
      <w:pPr>
        <w:pStyle w:val="IFCNormalTextII"/>
        <w:numPr>
          <w:ilvl w:val="1"/>
          <w:numId w:val="4"/>
        </w:numPr>
        <w:ind w:left="3240"/>
        <w:jc w:val="both"/>
        <w:rPr>
          <w:szCs w:val="24"/>
        </w:rPr>
      </w:pPr>
      <w:r w:rsidRPr="00F76ECF">
        <w:rPr>
          <w:szCs w:val="24"/>
        </w:rPr>
        <w:t>Occ Loading</w:t>
      </w:r>
    </w:p>
    <w:p w14:paraId="6C78F3E9" w14:textId="77777777" w:rsidR="0094166B" w:rsidRPr="00F76ECF" w:rsidRDefault="00A23609">
      <w:pPr>
        <w:pStyle w:val="IFCNormalTextII"/>
        <w:numPr>
          <w:ilvl w:val="1"/>
          <w:numId w:val="4"/>
        </w:numPr>
        <w:ind w:left="3240"/>
        <w:jc w:val="both"/>
        <w:rPr>
          <w:szCs w:val="24"/>
        </w:rPr>
      </w:pPr>
      <w:r w:rsidRPr="00F76ECF">
        <w:rPr>
          <w:szCs w:val="24"/>
        </w:rPr>
        <w:t>Class</w:t>
      </w:r>
    </w:p>
    <w:p w14:paraId="77321406" w14:textId="77777777" w:rsidR="0094166B" w:rsidRPr="00F76ECF" w:rsidRDefault="00A23609">
      <w:pPr>
        <w:pStyle w:val="IFCNormalTextII"/>
        <w:numPr>
          <w:ilvl w:val="1"/>
          <w:numId w:val="4"/>
        </w:numPr>
        <w:ind w:left="3240"/>
        <w:jc w:val="both"/>
        <w:rPr>
          <w:szCs w:val="24"/>
        </w:rPr>
      </w:pPr>
      <w:r w:rsidRPr="00F76ECF">
        <w:rPr>
          <w:szCs w:val="24"/>
        </w:rPr>
        <w:t>Sort Order</w:t>
      </w:r>
    </w:p>
    <w:p w14:paraId="5737170D" w14:textId="77777777" w:rsidR="0094166B" w:rsidRPr="00F76ECF" w:rsidRDefault="00A23609">
      <w:pPr>
        <w:pStyle w:val="IFCNormalTextII"/>
        <w:numPr>
          <w:ilvl w:val="1"/>
          <w:numId w:val="4"/>
        </w:numPr>
        <w:ind w:left="3240"/>
        <w:jc w:val="both"/>
        <w:rPr>
          <w:szCs w:val="24"/>
        </w:rPr>
      </w:pPr>
      <w:r w:rsidRPr="00F76ECF">
        <w:rPr>
          <w:szCs w:val="24"/>
        </w:rPr>
        <w:t>Active</w:t>
      </w:r>
    </w:p>
    <w:p w14:paraId="777C24B6" w14:textId="77777777" w:rsidR="0094166B" w:rsidRPr="00F76ECF" w:rsidRDefault="0094166B">
      <w:pPr>
        <w:pStyle w:val="IFCNormalTextII"/>
        <w:numPr>
          <w:ilvl w:val="1"/>
          <w:numId w:val="4"/>
        </w:numPr>
        <w:ind w:left="3240"/>
        <w:jc w:val="both"/>
        <w:rPr>
          <w:szCs w:val="24"/>
        </w:rPr>
      </w:pPr>
    </w:p>
    <w:p w14:paraId="709955E5" w14:textId="77777777" w:rsidR="0094166B" w:rsidRPr="00F76ECF" w:rsidRDefault="00A23609">
      <w:pPr>
        <w:pStyle w:val="IFCNormalTextII"/>
        <w:numPr>
          <w:ilvl w:val="0"/>
          <w:numId w:val="4"/>
        </w:numPr>
        <w:ind w:left="2520"/>
        <w:jc w:val="both"/>
        <w:rPr>
          <w:szCs w:val="24"/>
        </w:rPr>
      </w:pPr>
      <w:r w:rsidRPr="00F76ECF">
        <w:rPr>
          <w:szCs w:val="24"/>
        </w:rPr>
        <w:t>Edit the Fund information by click on record listing.</w:t>
      </w:r>
    </w:p>
    <w:p w14:paraId="45813517" w14:textId="77777777" w:rsidR="0094166B" w:rsidRPr="00F76ECF" w:rsidRDefault="00A23609">
      <w:pPr>
        <w:pStyle w:val="IFCNormalTextII"/>
        <w:numPr>
          <w:ilvl w:val="0"/>
          <w:numId w:val="4"/>
        </w:numPr>
        <w:ind w:left="2520"/>
        <w:jc w:val="both"/>
        <w:rPr>
          <w:szCs w:val="24"/>
        </w:rPr>
      </w:pPr>
      <w:r w:rsidRPr="00F76ECF">
        <w:rPr>
          <w:szCs w:val="24"/>
        </w:rPr>
        <w:t xml:space="preserve">Active </w:t>
      </w:r>
      <w:r w:rsidR="00F63AC1" w:rsidRPr="00F76ECF">
        <w:rPr>
          <w:szCs w:val="24"/>
        </w:rPr>
        <w:t>:</w:t>
      </w:r>
      <w:r w:rsidRPr="00F76ECF">
        <w:rPr>
          <w:szCs w:val="24"/>
        </w:rPr>
        <w:t>- Only Yes/ No option available</w:t>
      </w:r>
    </w:p>
    <w:p w14:paraId="08DE99C9" w14:textId="77777777" w:rsidR="0094166B" w:rsidRPr="00F76ECF" w:rsidRDefault="0094166B">
      <w:pPr>
        <w:pStyle w:val="IFCNormalTextII"/>
        <w:ind w:left="2160" w:firstLine="0"/>
        <w:jc w:val="both"/>
        <w:rPr>
          <w:szCs w:val="24"/>
        </w:rPr>
      </w:pPr>
    </w:p>
    <w:p w14:paraId="5EBE731C" w14:textId="77777777" w:rsidR="0094166B" w:rsidRPr="00F76ECF" w:rsidRDefault="00A23609">
      <w:pPr>
        <w:pStyle w:val="IFCNormalTextII"/>
        <w:ind w:left="2160" w:firstLine="0"/>
        <w:jc w:val="both"/>
        <w:rPr>
          <w:szCs w:val="24"/>
          <w:u w:val="single"/>
        </w:rPr>
      </w:pPr>
      <w:r w:rsidRPr="00F76ECF">
        <w:rPr>
          <w:szCs w:val="24"/>
          <w:u w:val="single"/>
        </w:rPr>
        <w:t>Validation</w:t>
      </w:r>
    </w:p>
    <w:p w14:paraId="4B52D0C3" w14:textId="77777777" w:rsidR="0094166B" w:rsidRPr="00F76ECF" w:rsidRDefault="00A23609">
      <w:pPr>
        <w:pStyle w:val="IFCNormalTextII"/>
        <w:numPr>
          <w:ilvl w:val="0"/>
          <w:numId w:val="4"/>
        </w:numPr>
        <w:ind w:left="2520"/>
        <w:jc w:val="both"/>
        <w:rPr>
          <w:szCs w:val="24"/>
        </w:rPr>
      </w:pPr>
      <w:r w:rsidRPr="00F76ECF">
        <w:rPr>
          <w:szCs w:val="24"/>
        </w:rPr>
        <w:t>Occupation code must be unique</w:t>
      </w:r>
    </w:p>
    <w:p w14:paraId="431FAFA4" w14:textId="77777777" w:rsidR="0094166B" w:rsidRPr="00F76ECF" w:rsidRDefault="00A23609">
      <w:pPr>
        <w:pStyle w:val="IFCNormalTextII"/>
        <w:numPr>
          <w:ilvl w:val="0"/>
          <w:numId w:val="4"/>
        </w:numPr>
        <w:ind w:left="2520"/>
        <w:jc w:val="both"/>
        <w:rPr>
          <w:szCs w:val="24"/>
        </w:rPr>
      </w:pPr>
      <w:r w:rsidRPr="00F76ECF">
        <w:rPr>
          <w:szCs w:val="24"/>
        </w:rPr>
        <w:t>All fields are mandatory</w:t>
      </w:r>
      <w:r w:rsidRPr="00F76ECF">
        <w:rPr>
          <w:szCs w:val="24"/>
        </w:rPr>
        <w:tab/>
      </w:r>
    </w:p>
    <w:p w14:paraId="31A20883" w14:textId="77777777" w:rsidR="00F63AC1" w:rsidRDefault="00F63AC1" w:rsidP="00F63AC1">
      <w:pPr>
        <w:pStyle w:val="IFCHeading11X"/>
        <w:numPr>
          <w:ilvl w:val="0"/>
          <w:numId w:val="0"/>
        </w:numPr>
        <w:ind w:left="2010"/>
        <w:jc w:val="both"/>
        <w:rPr>
          <w:rFonts w:ascii="Arial" w:hAnsi="Arial"/>
        </w:rPr>
      </w:pPr>
    </w:p>
    <w:p w14:paraId="302D4C94" w14:textId="77777777" w:rsidR="0094166B" w:rsidRDefault="00A23609">
      <w:pPr>
        <w:pStyle w:val="IFCHeading11X"/>
        <w:jc w:val="both"/>
        <w:rPr>
          <w:rFonts w:ascii="Arial" w:hAnsi="Arial"/>
        </w:rPr>
      </w:pPr>
      <w:bookmarkStart w:id="374" w:name="_Toc454819657"/>
      <w:r>
        <w:rPr>
          <w:rFonts w:ascii="Arial" w:hAnsi="Arial"/>
        </w:rPr>
        <w:t>currency master</w:t>
      </w:r>
      <w:bookmarkEnd w:id="374"/>
    </w:p>
    <w:p w14:paraId="54DF8C14" w14:textId="77777777" w:rsidR="0094166B" w:rsidRPr="000E45EC" w:rsidRDefault="00A23609" w:rsidP="00F76ECF">
      <w:pPr>
        <w:pStyle w:val="IFCNormalTextII"/>
        <w:ind w:left="2160" w:firstLine="0"/>
        <w:jc w:val="both"/>
        <w:rPr>
          <w:szCs w:val="24"/>
        </w:rPr>
      </w:pPr>
      <w:r w:rsidRPr="00F76ECF">
        <w:rPr>
          <w:szCs w:val="24"/>
        </w:rPr>
        <w:t xml:space="preserve">This section is to maintain currency information especially on the </w:t>
      </w:r>
      <w:r w:rsidRPr="000E45EC">
        <w:rPr>
          <w:szCs w:val="24"/>
        </w:rPr>
        <w:t>Selling value</w:t>
      </w:r>
      <w:r w:rsidRPr="00F76ECF">
        <w:rPr>
          <w:szCs w:val="24"/>
        </w:rPr>
        <w:t xml:space="preserve"> that always fluctuated. This currency information will display in the Basic Plan setup for user to choose currency allowable for the particular product. The premium computed will then convert to currency chosen by prospect. </w:t>
      </w:r>
      <w:r w:rsidRPr="000E45EC">
        <w:rPr>
          <w:color w:val="FF0000"/>
          <w:szCs w:val="24"/>
        </w:rPr>
        <w:t xml:space="preserve">Pending BCA to </w:t>
      </w:r>
      <w:r w:rsidRPr="000E45EC">
        <w:rPr>
          <w:color w:val="FF0000"/>
          <w:szCs w:val="24"/>
        </w:rPr>
        <w:lastRenderedPageBreak/>
        <w:t>provide the requirement which part of calculation will be affected</w:t>
      </w:r>
      <w:r w:rsidR="008C47E6" w:rsidRPr="000E45EC">
        <w:rPr>
          <w:color w:val="FF0000"/>
          <w:szCs w:val="24"/>
        </w:rPr>
        <w:t>.</w:t>
      </w:r>
    </w:p>
    <w:p w14:paraId="1F0DAB97" w14:textId="77777777" w:rsidR="0094166B" w:rsidRDefault="00A23609">
      <w:pPr>
        <w:pStyle w:val="IFCNormalTextII"/>
        <w:ind w:left="1879"/>
        <w:jc w:val="both"/>
        <w:rPr>
          <w:sz w:val="24"/>
          <w:szCs w:val="24"/>
        </w:rPr>
        <w:pPrChange w:id="375" w:author="Foong" w:date="2016-06-27T19:09:00Z">
          <w:pPr>
            <w:pStyle w:val="IFCNormalTextII"/>
            <w:jc w:val="both"/>
          </w:pPr>
        </w:pPrChange>
      </w:pPr>
      <w:r>
        <w:rPr>
          <w:sz w:val="24"/>
          <w:szCs w:val="24"/>
        </w:rPr>
        <w:tab/>
      </w:r>
      <w:ins w:id="376" w:author="Foong" w:date="2016-06-27T19:09:00Z">
        <w:r w:rsidR="005B14DE" w:rsidRPr="005B14DE">
          <w:rPr>
            <w:noProof/>
            <w:sz w:val="24"/>
            <w:szCs w:val="24"/>
            <w:lang w:eastAsia="en-US"/>
            <w:rPrChange w:id="377" w:author="Unknown">
              <w:rPr>
                <w:b/>
                <w:bCs/>
                <w:caps/>
                <w:noProof/>
                <w:sz w:val="20"/>
                <w:szCs w:val="24"/>
                <w:u w:val="single"/>
                <w:lang w:eastAsia="en-US"/>
              </w:rPr>
            </w:rPrChange>
          </w:rPr>
          <w:drawing>
            <wp:inline distT="0" distB="0" distL="0" distR="0" wp14:anchorId="387CF55B" wp14:editId="2CDD7475">
              <wp:extent cx="5321300" cy="2827824"/>
              <wp:effectExtent l="19050" t="0" r="0" b="0"/>
              <wp:docPr id="15"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2675" cy="2833869"/>
                      </a:xfrm>
                      <a:prstGeom prst="rect">
                        <a:avLst/>
                      </a:prstGeom>
                      <a:noFill/>
                      <a:ln>
                        <a:noFill/>
                      </a:ln>
                    </pic:spPr>
                  </pic:pic>
                </a:graphicData>
              </a:graphic>
            </wp:inline>
          </w:drawing>
        </w:r>
      </w:ins>
    </w:p>
    <w:p w14:paraId="6A7C8EE7" w14:textId="77777777" w:rsidR="0094166B" w:rsidDel="00A81C0E" w:rsidRDefault="00E956B3" w:rsidP="00097960">
      <w:pPr>
        <w:pStyle w:val="IFCNormalTextII"/>
        <w:ind w:left="1519" w:firstLine="360"/>
        <w:jc w:val="both"/>
        <w:rPr>
          <w:del w:id="378" w:author="Foong" w:date="2016-06-27T19:19:00Z"/>
          <w:sz w:val="24"/>
          <w:szCs w:val="24"/>
        </w:rPr>
      </w:pPr>
      <w:del w:id="379" w:author="Foong" w:date="2016-06-27T19:09:00Z">
        <w:r w:rsidDel="005B14DE">
          <w:rPr>
            <w:noProof/>
            <w:sz w:val="24"/>
            <w:szCs w:val="24"/>
            <w:lang w:eastAsia="en-US"/>
            <w:rPrChange w:id="380" w:author="Unknown">
              <w:rPr>
                <w:noProof/>
                <w:lang w:eastAsia="en-US"/>
              </w:rPr>
            </w:rPrChange>
          </w:rPr>
          <w:drawing>
            <wp:inline distT="0" distB="0" distL="0" distR="0" wp14:anchorId="46C98286" wp14:editId="3BA1163D">
              <wp:extent cx="5314950" cy="3028950"/>
              <wp:effectExtent l="19050" t="0" r="0" b="0"/>
              <wp:docPr id="1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14950" cy="3028950"/>
                      </a:xfrm>
                      <a:prstGeom prst="rect">
                        <a:avLst/>
                      </a:prstGeom>
                      <a:noFill/>
                      <a:ln>
                        <a:noFill/>
                      </a:ln>
                    </pic:spPr>
                  </pic:pic>
                </a:graphicData>
              </a:graphic>
            </wp:inline>
          </w:drawing>
        </w:r>
      </w:del>
    </w:p>
    <w:p w14:paraId="478325F5" w14:textId="77777777" w:rsidR="0094166B" w:rsidRPr="002C138B" w:rsidDel="00A81C0E" w:rsidRDefault="0094166B">
      <w:pPr>
        <w:pStyle w:val="IFCNormalTextII"/>
        <w:ind w:left="0" w:firstLine="0"/>
        <w:jc w:val="both"/>
        <w:rPr>
          <w:del w:id="381" w:author="Foong" w:date="2016-06-27T19:19:00Z"/>
          <w:szCs w:val="24"/>
        </w:rPr>
        <w:pPrChange w:id="382" w:author="Foong" w:date="2016-06-27T19:19:00Z">
          <w:pPr>
            <w:pStyle w:val="IFCNormalTextII"/>
            <w:ind w:left="1080" w:firstLine="90"/>
            <w:jc w:val="both"/>
          </w:pPr>
        </w:pPrChange>
      </w:pPr>
    </w:p>
    <w:p w14:paraId="0D541361" w14:textId="77777777" w:rsidR="0094166B" w:rsidRPr="002C138B" w:rsidRDefault="00A23609">
      <w:pPr>
        <w:pStyle w:val="IFCNormalTextII"/>
        <w:ind w:left="1879" w:firstLine="131"/>
        <w:jc w:val="both"/>
        <w:rPr>
          <w:szCs w:val="24"/>
          <w:u w:val="single"/>
        </w:rPr>
      </w:pPr>
      <w:r w:rsidRPr="002C138B">
        <w:rPr>
          <w:szCs w:val="24"/>
          <w:u w:val="single"/>
        </w:rPr>
        <w:t>Features available</w:t>
      </w:r>
    </w:p>
    <w:p w14:paraId="6D782EE0" w14:textId="77777777" w:rsidR="0094166B" w:rsidRPr="002C138B" w:rsidRDefault="00A23609">
      <w:pPr>
        <w:pStyle w:val="IFCNormalTextII"/>
        <w:numPr>
          <w:ilvl w:val="0"/>
          <w:numId w:val="4"/>
        </w:numPr>
        <w:ind w:left="2520"/>
        <w:jc w:val="both"/>
        <w:rPr>
          <w:szCs w:val="24"/>
        </w:rPr>
      </w:pPr>
      <w:r w:rsidRPr="002C138B">
        <w:rPr>
          <w:szCs w:val="24"/>
        </w:rPr>
        <w:t xml:space="preserve">Sorting </w:t>
      </w:r>
    </w:p>
    <w:p w14:paraId="36AB41E2" w14:textId="77777777" w:rsidR="0094166B" w:rsidRPr="002C138B" w:rsidRDefault="00A23609">
      <w:pPr>
        <w:pStyle w:val="IFCNormalTextII"/>
        <w:numPr>
          <w:ilvl w:val="1"/>
          <w:numId w:val="4"/>
        </w:numPr>
        <w:ind w:left="3240"/>
        <w:jc w:val="both"/>
        <w:rPr>
          <w:szCs w:val="24"/>
        </w:rPr>
      </w:pPr>
      <w:r w:rsidRPr="002C138B">
        <w:rPr>
          <w:szCs w:val="24"/>
        </w:rPr>
        <w:t>Sorting default by Currency Code</w:t>
      </w:r>
    </w:p>
    <w:p w14:paraId="630B5457" w14:textId="77777777" w:rsidR="0094166B" w:rsidRPr="002C138B" w:rsidRDefault="00A23609">
      <w:pPr>
        <w:pStyle w:val="IFCNormalTextII"/>
        <w:numPr>
          <w:ilvl w:val="1"/>
          <w:numId w:val="4"/>
        </w:numPr>
        <w:ind w:left="3240"/>
        <w:jc w:val="both"/>
        <w:rPr>
          <w:szCs w:val="24"/>
        </w:rPr>
      </w:pPr>
      <w:r w:rsidRPr="002C138B">
        <w:rPr>
          <w:szCs w:val="24"/>
        </w:rPr>
        <w:t>Description</w:t>
      </w:r>
    </w:p>
    <w:p w14:paraId="44AF7442" w14:textId="77777777" w:rsidR="0094166B" w:rsidRPr="005B14DE" w:rsidRDefault="00A23609">
      <w:pPr>
        <w:pStyle w:val="IFCNormalTextII"/>
        <w:numPr>
          <w:ilvl w:val="1"/>
          <w:numId w:val="4"/>
        </w:numPr>
        <w:ind w:left="3240"/>
        <w:jc w:val="both"/>
        <w:rPr>
          <w:color w:val="E36C0A" w:themeColor="accent6" w:themeShade="BF"/>
          <w:szCs w:val="24"/>
          <w:rPrChange w:id="383" w:author="Foong" w:date="2016-06-27T19:10:00Z">
            <w:rPr>
              <w:szCs w:val="24"/>
            </w:rPr>
          </w:rPrChange>
        </w:rPr>
      </w:pPr>
      <w:commentRangeStart w:id="384"/>
      <w:del w:id="385" w:author="Foong" w:date="2016-06-27T19:33:00Z">
        <w:r w:rsidRPr="005B14DE" w:rsidDel="00097960">
          <w:rPr>
            <w:strike/>
            <w:szCs w:val="24"/>
            <w:rPrChange w:id="386" w:author="Foong" w:date="2016-06-27T19:10:00Z">
              <w:rPr>
                <w:szCs w:val="24"/>
              </w:rPr>
            </w:rPrChange>
          </w:rPr>
          <w:delText>Value</w:delText>
        </w:r>
      </w:del>
      <w:commentRangeEnd w:id="384"/>
      <w:ins w:id="387" w:author="Foong" w:date="2016-06-27T19:09:00Z">
        <w:r w:rsidR="005B14DE" w:rsidRPr="005B14DE">
          <w:rPr>
            <w:color w:val="E36C0A" w:themeColor="accent6" w:themeShade="BF"/>
            <w:szCs w:val="24"/>
            <w:rPrChange w:id="388" w:author="Foong" w:date="2016-06-27T19:10:00Z">
              <w:rPr>
                <w:szCs w:val="24"/>
                <w:u w:val="single"/>
              </w:rPr>
            </w:rPrChange>
          </w:rPr>
          <w:t>Exchange Rate</w:t>
        </w:r>
      </w:ins>
      <w:r w:rsidR="00CA7959" w:rsidRPr="005B14DE">
        <w:rPr>
          <w:rStyle w:val="CommentReference"/>
          <w:rFonts w:ascii="Times New Roman" w:hAnsi="Times New Roman" w:cs="Times New Roman"/>
          <w:color w:val="E36C0A" w:themeColor="accent6" w:themeShade="BF"/>
          <w:rPrChange w:id="389" w:author="Foong" w:date="2016-06-27T19:10:00Z">
            <w:rPr>
              <w:rStyle w:val="CommentReference"/>
              <w:rFonts w:ascii="Times New Roman" w:hAnsi="Times New Roman" w:cs="Times New Roman"/>
            </w:rPr>
          </w:rPrChange>
        </w:rPr>
        <w:commentReference w:id="384"/>
      </w:r>
    </w:p>
    <w:p w14:paraId="1A0BDBF9" w14:textId="77777777" w:rsidR="0094166B" w:rsidRPr="002C138B" w:rsidRDefault="00A23609">
      <w:pPr>
        <w:pStyle w:val="IFCNormalTextII"/>
        <w:numPr>
          <w:ilvl w:val="1"/>
          <w:numId w:val="4"/>
        </w:numPr>
        <w:ind w:left="3240"/>
        <w:jc w:val="both"/>
        <w:rPr>
          <w:szCs w:val="24"/>
        </w:rPr>
      </w:pPr>
      <w:r w:rsidRPr="002C138B">
        <w:rPr>
          <w:szCs w:val="24"/>
        </w:rPr>
        <w:t>Sort Order</w:t>
      </w:r>
    </w:p>
    <w:p w14:paraId="5402AAAF" w14:textId="77777777" w:rsidR="0094166B" w:rsidRPr="002C138B" w:rsidRDefault="00A23609">
      <w:pPr>
        <w:pStyle w:val="IFCNormalTextII"/>
        <w:numPr>
          <w:ilvl w:val="1"/>
          <w:numId w:val="4"/>
        </w:numPr>
        <w:ind w:left="3240"/>
        <w:jc w:val="both"/>
        <w:rPr>
          <w:szCs w:val="24"/>
        </w:rPr>
      </w:pPr>
      <w:r w:rsidRPr="002C138B">
        <w:rPr>
          <w:szCs w:val="24"/>
        </w:rPr>
        <w:t>Active</w:t>
      </w:r>
    </w:p>
    <w:p w14:paraId="055AE381" w14:textId="77777777" w:rsidR="0094166B" w:rsidRPr="002C138B" w:rsidRDefault="00A23609">
      <w:pPr>
        <w:pStyle w:val="IFCNormalTextII"/>
        <w:numPr>
          <w:ilvl w:val="0"/>
          <w:numId w:val="4"/>
        </w:numPr>
        <w:ind w:left="2520"/>
        <w:jc w:val="both"/>
        <w:rPr>
          <w:szCs w:val="24"/>
        </w:rPr>
      </w:pPr>
      <w:r w:rsidRPr="002C138B">
        <w:rPr>
          <w:szCs w:val="24"/>
        </w:rPr>
        <w:t>Edit the Fund information by click on record listing.</w:t>
      </w:r>
    </w:p>
    <w:p w14:paraId="0AD67CDF" w14:textId="77777777" w:rsidR="0094166B" w:rsidRPr="002C138B" w:rsidRDefault="00A23609">
      <w:pPr>
        <w:pStyle w:val="IFCNormalTextII"/>
        <w:numPr>
          <w:ilvl w:val="0"/>
          <w:numId w:val="4"/>
        </w:numPr>
        <w:ind w:left="2520"/>
        <w:jc w:val="both"/>
        <w:rPr>
          <w:szCs w:val="24"/>
        </w:rPr>
      </w:pPr>
      <w:r w:rsidRPr="002C138B">
        <w:rPr>
          <w:szCs w:val="24"/>
        </w:rPr>
        <w:t xml:space="preserve">Active </w:t>
      </w:r>
      <w:r w:rsidR="00F63AC1" w:rsidRPr="002C138B">
        <w:rPr>
          <w:szCs w:val="24"/>
        </w:rPr>
        <w:t>:</w:t>
      </w:r>
      <w:r w:rsidRPr="002C138B">
        <w:rPr>
          <w:szCs w:val="24"/>
        </w:rPr>
        <w:t>- Only Yes/ No option available</w:t>
      </w:r>
    </w:p>
    <w:p w14:paraId="6181228B" w14:textId="77777777" w:rsidR="0094166B" w:rsidRPr="002C138B" w:rsidRDefault="0094166B">
      <w:pPr>
        <w:pStyle w:val="IFCNormalTextII"/>
        <w:ind w:left="2160" w:firstLine="0"/>
        <w:jc w:val="both"/>
        <w:rPr>
          <w:szCs w:val="24"/>
        </w:rPr>
      </w:pPr>
    </w:p>
    <w:p w14:paraId="32171CCB" w14:textId="77777777" w:rsidR="0094166B" w:rsidRPr="002C138B" w:rsidRDefault="00A23609">
      <w:pPr>
        <w:pStyle w:val="IFCNormalTextII"/>
        <w:ind w:left="2160" w:firstLine="0"/>
        <w:jc w:val="both"/>
        <w:rPr>
          <w:szCs w:val="24"/>
          <w:u w:val="single"/>
        </w:rPr>
      </w:pPr>
      <w:r w:rsidRPr="002C138B">
        <w:rPr>
          <w:szCs w:val="24"/>
          <w:u w:val="single"/>
        </w:rPr>
        <w:t>Validation</w:t>
      </w:r>
    </w:p>
    <w:p w14:paraId="3BB8599C" w14:textId="77777777" w:rsidR="0094166B" w:rsidRPr="002C138B" w:rsidRDefault="00A23609">
      <w:pPr>
        <w:pStyle w:val="IFCNormalTextII"/>
        <w:numPr>
          <w:ilvl w:val="0"/>
          <w:numId w:val="4"/>
        </w:numPr>
        <w:ind w:left="2520"/>
        <w:jc w:val="both"/>
        <w:rPr>
          <w:szCs w:val="24"/>
        </w:rPr>
      </w:pPr>
      <w:r w:rsidRPr="002C138B">
        <w:rPr>
          <w:szCs w:val="24"/>
        </w:rPr>
        <w:t>Currency code must be unique</w:t>
      </w:r>
    </w:p>
    <w:p w14:paraId="2A52828D" w14:textId="77777777" w:rsidR="0094166B" w:rsidRPr="002C138B" w:rsidRDefault="00A23609">
      <w:pPr>
        <w:pStyle w:val="IFCNormalTextII"/>
        <w:numPr>
          <w:ilvl w:val="0"/>
          <w:numId w:val="4"/>
        </w:numPr>
        <w:ind w:left="2520"/>
        <w:jc w:val="both"/>
        <w:rPr>
          <w:szCs w:val="24"/>
        </w:rPr>
      </w:pPr>
      <w:r w:rsidRPr="002C138B">
        <w:rPr>
          <w:szCs w:val="24"/>
        </w:rPr>
        <w:t>All fields are mandatory</w:t>
      </w:r>
      <w:r w:rsidRPr="002C138B">
        <w:rPr>
          <w:szCs w:val="24"/>
        </w:rPr>
        <w:tab/>
      </w:r>
    </w:p>
    <w:p w14:paraId="3A671CA3" w14:textId="77777777" w:rsidR="0094166B" w:rsidRDefault="0094166B">
      <w:pPr>
        <w:pStyle w:val="IFCNormalTextII"/>
        <w:jc w:val="both"/>
        <w:rPr>
          <w:sz w:val="24"/>
          <w:szCs w:val="24"/>
        </w:rPr>
      </w:pPr>
    </w:p>
    <w:p w14:paraId="20C262A6" w14:textId="77777777" w:rsidR="0094166B" w:rsidRDefault="00A23609">
      <w:pPr>
        <w:pStyle w:val="IFCHeading11X"/>
        <w:jc w:val="both"/>
        <w:rPr>
          <w:rFonts w:ascii="Arial" w:hAnsi="Arial"/>
        </w:rPr>
      </w:pPr>
      <w:bookmarkStart w:id="390" w:name="_Toc454819658"/>
      <w:r>
        <w:rPr>
          <w:rFonts w:ascii="Arial" w:hAnsi="Arial"/>
        </w:rPr>
        <w:t>Person type master</w:t>
      </w:r>
      <w:bookmarkEnd w:id="390"/>
    </w:p>
    <w:p w14:paraId="5C4F2E14" w14:textId="77777777" w:rsidR="0094166B" w:rsidRPr="00B1260D" w:rsidRDefault="00A23609" w:rsidP="00B1260D">
      <w:pPr>
        <w:pStyle w:val="IFCNormalTextII"/>
        <w:ind w:left="2010" w:firstLine="0"/>
        <w:jc w:val="both"/>
        <w:rPr>
          <w:szCs w:val="24"/>
        </w:rPr>
      </w:pPr>
      <w:r w:rsidRPr="00B1260D">
        <w:rPr>
          <w:szCs w:val="24"/>
        </w:rPr>
        <w:t>This section is to maintain the Person covered that allow to attach to the Basic Plan and Rider. The list of person type will display as an option in the Basic Plan and Rider setup screen, User will then select the person type that can be attachable to the product and rider.</w:t>
      </w:r>
    </w:p>
    <w:p w14:paraId="64A7A2CF" w14:textId="77777777" w:rsidR="0094166B" w:rsidRDefault="00E956B3">
      <w:pPr>
        <w:pStyle w:val="IFCNormalTextII"/>
        <w:ind w:left="1519" w:firstLine="360"/>
        <w:jc w:val="both"/>
        <w:rPr>
          <w:sz w:val="24"/>
          <w:szCs w:val="24"/>
        </w:rPr>
      </w:pPr>
      <w:commentRangeStart w:id="391"/>
      <w:r>
        <w:rPr>
          <w:noProof/>
          <w:sz w:val="24"/>
          <w:szCs w:val="24"/>
          <w:lang w:eastAsia="en-US"/>
        </w:rPr>
        <w:lastRenderedPageBreak/>
        <w:drawing>
          <wp:inline distT="0" distB="0" distL="0" distR="0" wp14:anchorId="2DDEE78C" wp14:editId="5B65A0FA">
            <wp:extent cx="5219700" cy="3095625"/>
            <wp:effectExtent l="0" t="0" r="0" b="9525"/>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9700" cy="3095625"/>
                    </a:xfrm>
                    <a:prstGeom prst="rect">
                      <a:avLst/>
                    </a:prstGeom>
                    <a:noFill/>
                    <a:ln>
                      <a:noFill/>
                    </a:ln>
                  </pic:spPr>
                </pic:pic>
              </a:graphicData>
            </a:graphic>
          </wp:inline>
        </w:drawing>
      </w:r>
      <w:commentRangeEnd w:id="391"/>
      <w:r w:rsidR="00EE103B">
        <w:rPr>
          <w:rStyle w:val="CommentReference"/>
          <w:rFonts w:ascii="Times New Roman" w:hAnsi="Times New Roman" w:cs="Times New Roman"/>
        </w:rPr>
        <w:commentReference w:id="391"/>
      </w:r>
    </w:p>
    <w:p w14:paraId="0E1DCE79" w14:textId="77777777" w:rsidR="0094166B" w:rsidRPr="00D432C6" w:rsidRDefault="00A23609">
      <w:pPr>
        <w:pStyle w:val="IFCNormalTextII"/>
        <w:ind w:left="1879" w:firstLine="131"/>
        <w:jc w:val="both"/>
        <w:rPr>
          <w:szCs w:val="24"/>
          <w:u w:val="single"/>
        </w:rPr>
      </w:pPr>
      <w:r w:rsidRPr="00D432C6">
        <w:rPr>
          <w:szCs w:val="24"/>
          <w:u w:val="single"/>
        </w:rPr>
        <w:t>Features available</w:t>
      </w:r>
    </w:p>
    <w:p w14:paraId="2886A152" w14:textId="77777777" w:rsidR="0094166B" w:rsidRPr="00D432C6" w:rsidRDefault="00A23609">
      <w:pPr>
        <w:pStyle w:val="IFCNormalTextII"/>
        <w:numPr>
          <w:ilvl w:val="0"/>
          <w:numId w:val="4"/>
        </w:numPr>
        <w:ind w:left="2520"/>
        <w:jc w:val="both"/>
        <w:rPr>
          <w:szCs w:val="24"/>
        </w:rPr>
      </w:pPr>
      <w:r w:rsidRPr="00D432C6">
        <w:rPr>
          <w:szCs w:val="24"/>
        </w:rPr>
        <w:t xml:space="preserve">Sorting </w:t>
      </w:r>
    </w:p>
    <w:p w14:paraId="4FE78474" w14:textId="77777777" w:rsidR="0094166B" w:rsidRPr="00D432C6" w:rsidRDefault="00A23609">
      <w:pPr>
        <w:pStyle w:val="IFCNormalTextII"/>
        <w:numPr>
          <w:ilvl w:val="1"/>
          <w:numId w:val="4"/>
        </w:numPr>
        <w:ind w:left="3240"/>
        <w:jc w:val="both"/>
        <w:rPr>
          <w:szCs w:val="24"/>
        </w:rPr>
      </w:pPr>
      <w:r w:rsidRPr="00D432C6">
        <w:rPr>
          <w:szCs w:val="24"/>
        </w:rPr>
        <w:t>Sorting default by Person Type Code</w:t>
      </w:r>
    </w:p>
    <w:p w14:paraId="7FD142C8" w14:textId="77777777" w:rsidR="0094166B" w:rsidRPr="00D432C6" w:rsidRDefault="00A23609">
      <w:pPr>
        <w:pStyle w:val="IFCNormalTextII"/>
        <w:numPr>
          <w:ilvl w:val="1"/>
          <w:numId w:val="4"/>
        </w:numPr>
        <w:ind w:left="3240"/>
        <w:jc w:val="both"/>
        <w:rPr>
          <w:szCs w:val="24"/>
        </w:rPr>
      </w:pPr>
      <w:r w:rsidRPr="00D432C6">
        <w:rPr>
          <w:szCs w:val="24"/>
        </w:rPr>
        <w:t>Description</w:t>
      </w:r>
    </w:p>
    <w:p w14:paraId="19FC0166" w14:textId="77777777" w:rsidR="0094166B" w:rsidRPr="00D432C6" w:rsidRDefault="00A23609">
      <w:pPr>
        <w:pStyle w:val="IFCNormalTextII"/>
        <w:numPr>
          <w:ilvl w:val="1"/>
          <w:numId w:val="4"/>
        </w:numPr>
        <w:ind w:left="3240"/>
        <w:jc w:val="both"/>
        <w:rPr>
          <w:szCs w:val="24"/>
        </w:rPr>
      </w:pPr>
      <w:r w:rsidRPr="00D432C6">
        <w:rPr>
          <w:szCs w:val="24"/>
        </w:rPr>
        <w:t>Min Age</w:t>
      </w:r>
    </w:p>
    <w:p w14:paraId="73CE5A94" w14:textId="77777777" w:rsidR="0094166B" w:rsidRPr="00D432C6" w:rsidRDefault="00A23609">
      <w:pPr>
        <w:pStyle w:val="IFCNormalTextII"/>
        <w:numPr>
          <w:ilvl w:val="1"/>
          <w:numId w:val="4"/>
        </w:numPr>
        <w:ind w:left="3240"/>
        <w:jc w:val="both"/>
        <w:rPr>
          <w:szCs w:val="24"/>
        </w:rPr>
      </w:pPr>
      <w:r w:rsidRPr="00D432C6">
        <w:rPr>
          <w:szCs w:val="24"/>
        </w:rPr>
        <w:t>Max Age</w:t>
      </w:r>
    </w:p>
    <w:p w14:paraId="4E75C644" w14:textId="77777777" w:rsidR="0094166B" w:rsidRPr="00D432C6" w:rsidRDefault="00A23609">
      <w:pPr>
        <w:pStyle w:val="IFCNormalTextII"/>
        <w:numPr>
          <w:ilvl w:val="1"/>
          <w:numId w:val="4"/>
        </w:numPr>
        <w:ind w:left="3240"/>
        <w:jc w:val="both"/>
        <w:rPr>
          <w:szCs w:val="24"/>
        </w:rPr>
      </w:pPr>
      <w:r w:rsidRPr="00D432C6">
        <w:rPr>
          <w:szCs w:val="24"/>
        </w:rPr>
        <w:t xml:space="preserve">Sort Order </w:t>
      </w:r>
    </w:p>
    <w:p w14:paraId="17440B21" w14:textId="77777777" w:rsidR="0094166B" w:rsidRPr="00D432C6" w:rsidRDefault="00A23609">
      <w:pPr>
        <w:pStyle w:val="IFCNormalTextII"/>
        <w:numPr>
          <w:ilvl w:val="0"/>
          <w:numId w:val="4"/>
        </w:numPr>
        <w:ind w:left="2520"/>
        <w:jc w:val="both"/>
        <w:rPr>
          <w:szCs w:val="24"/>
        </w:rPr>
      </w:pPr>
      <w:r w:rsidRPr="00D432C6">
        <w:rPr>
          <w:szCs w:val="24"/>
        </w:rPr>
        <w:t>Edit the Fund information by click on record listing.</w:t>
      </w:r>
    </w:p>
    <w:p w14:paraId="286B9E19" w14:textId="77777777" w:rsidR="0094166B" w:rsidRPr="00D432C6" w:rsidRDefault="00A23609">
      <w:pPr>
        <w:pStyle w:val="IFCNormalTextII"/>
        <w:numPr>
          <w:ilvl w:val="0"/>
          <w:numId w:val="4"/>
        </w:numPr>
        <w:ind w:left="2520"/>
        <w:jc w:val="both"/>
        <w:rPr>
          <w:szCs w:val="24"/>
        </w:rPr>
      </w:pPr>
      <w:r w:rsidRPr="00D432C6">
        <w:rPr>
          <w:szCs w:val="24"/>
        </w:rPr>
        <w:t xml:space="preserve">Active </w:t>
      </w:r>
      <w:r w:rsidR="00F63AC1" w:rsidRPr="00D432C6">
        <w:rPr>
          <w:szCs w:val="24"/>
        </w:rPr>
        <w:t>:</w:t>
      </w:r>
      <w:r w:rsidRPr="00D432C6">
        <w:rPr>
          <w:szCs w:val="24"/>
        </w:rPr>
        <w:t>- Only Yes/ No option available</w:t>
      </w:r>
    </w:p>
    <w:p w14:paraId="439CE5E5" w14:textId="77777777" w:rsidR="0094166B" w:rsidRPr="00D432C6" w:rsidRDefault="0094166B">
      <w:pPr>
        <w:pStyle w:val="IFCNormalTextII"/>
        <w:ind w:left="2160" w:firstLine="0"/>
        <w:jc w:val="both"/>
        <w:rPr>
          <w:szCs w:val="24"/>
        </w:rPr>
      </w:pPr>
    </w:p>
    <w:p w14:paraId="752C6099" w14:textId="77777777" w:rsidR="0094166B" w:rsidRPr="00D432C6" w:rsidRDefault="00A23609">
      <w:pPr>
        <w:pStyle w:val="IFCNormalTextII"/>
        <w:ind w:left="2160" w:firstLine="0"/>
        <w:jc w:val="both"/>
        <w:rPr>
          <w:szCs w:val="24"/>
          <w:u w:val="single"/>
        </w:rPr>
      </w:pPr>
      <w:r w:rsidRPr="00D432C6">
        <w:rPr>
          <w:szCs w:val="24"/>
          <w:u w:val="single"/>
        </w:rPr>
        <w:t>Validation</w:t>
      </w:r>
    </w:p>
    <w:p w14:paraId="4282C8B0" w14:textId="77777777" w:rsidR="0094166B" w:rsidRPr="00D432C6" w:rsidRDefault="00A23609">
      <w:pPr>
        <w:pStyle w:val="IFCNormalTextII"/>
        <w:numPr>
          <w:ilvl w:val="0"/>
          <w:numId w:val="4"/>
        </w:numPr>
        <w:ind w:left="2520"/>
        <w:jc w:val="both"/>
        <w:rPr>
          <w:szCs w:val="24"/>
        </w:rPr>
      </w:pPr>
      <w:r w:rsidRPr="00D432C6">
        <w:rPr>
          <w:szCs w:val="24"/>
        </w:rPr>
        <w:t>Person Type code must be unique</w:t>
      </w:r>
    </w:p>
    <w:p w14:paraId="2E59F290" w14:textId="77777777" w:rsidR="0094166B" w:rsidRPr="00D432C6" w:rsidRDefault="00A23609">
      <w:pPr>
        <w:pStyle w:val="IFCNormalTextII"/>
        <w:numPr>
          <w:ilvl w:val="0"/>
          <w:numId w:val="4"/>
        </w:numPr>
        <w:ind w:left="2520"/>
        <w:jc w:val="both"/>
        <w:rPr>
          <w:szCs w:val="24"/>
        </w:rPr>
      </w:pPr>
      <w:r w:rsidRPr="00D432C6">
        <w:rPr>
          <w:szCs w:val="24"/>
        </w:rPr>
        <w:t>All fields are mandatory</w:t>
      </w:r>
      <w:r w:rsidRPr="00D432C6">
        <w:rPr>
          <w:szCs w:val="24"/>
        </w:rPr>
        <w:tab/>
      </w:r>
    </w:p>
    <w:p w14:paraId="4BBB43FF" w14:textId="77777777" w:rsidR="002D1C18" w:rsidRDefault="002D1C18" w:rsidP="00D432C6">
      <w:pPr>
        <w:pStyle w:val="IFCNormalTextII"/>
        <w:jc w:val="both"/>
        <w:rPr>
          <w:sz w:val="24"/>
          <w:szCs w:val="24"/>
        </w:rPr>
      </w:pPr>
    </w:p>
    <w:p w14:paraId="6A2C64A0" w14:textId="77777777" w:rsidR="0094166B" w:rsidRDefault="00A23609">
      <w:pPr>
        <w:pStyle w:val="IFCHeading11X"/>
        <w:jc w:val="both"/>
        <w:rPr>
          <w:rFonts w:ascii="Arial" w:hAnsi="Arial"/>
        </w:rPr>
      </w:pPr>
      <w:bookmarkStart w:id="392" w:name="_Toc454819659"/>
      <w:r>
        <w:rPr>
          <w:rFonts w:ascii="Arial" w:hAnsi="Arial"/>
        </w:rPr>
        <w:t>Basic plan setup</w:t>
      </w:r>
      <w:bookmarkEnd w:id="392"/>
    </w:p>
    <w:p w14:paraId="441D49E8" w14:textId="77777777" w:rsidR="0094166B" w:rsidRPr="0002361F" w:rsidRDefault="00A23609" w:rsidP="0002361F">
      <w:pPr>
        <w:pStyle w:val="IFCNormalTextII"/>
        <w:ind w:left="2010" w:firstLine="0"/>
        <w:jc w:val="both"/>
        <w:rPr>
          <w:szCs w:val="24"/>
        </w:rPr>
      </w:pPr>
      <w:r w:rsidRPr="0002361F">
        <w:rPr>
          <w:szCs w:val="24"/>
        </w:rPr>
        <w:t>The basic plan setup is divided i</w:t>
      </w:r>
      <w:r w:rsidR="00624256" w:rsidRPr="0002361F">
        <w:rPr>
          <w:szCs w:val="24"/>
        </w:rPr>
        <w:t xml:space="preserve">nto few sub module including of </w:t>
      </w:r>
      <w:r w:rsidRPr="0002361F">
        <w:rPr>
          <w:szCs w:val="24"/>
        </w:rPr>
        <w:t>Basic Plan Listing, Basic plan setup, Wording setup and the Rates &amp; formula setup.</w:t>
      </w:r>
    </w:p>
    <w:p w14:paraId="32A925D2" w14:textId="77777777" w:rsidR="0094166B" w:rsidRDefault="00A23609">
      <w:pPr>
        <w:pStyle w:val="IFCNormalTextII"/>
        <w:ind w:left="720" w:firstLine="450"/>
        <w:jc w:val="both"/>
        <w:rPr>
          <w:sz w:val="24"/>
          <w:szCs w:val="24"/>
        </w:rPr>
      </w:pPr>
      <w:r>
        <w:rPr>
          <w:sz w:val="24"/>
          <w:szCs w:val="24"/>
        </w:rPr>
        <w:tab/>
      </w:r>
    </w:p>
    <w:p w14:paraId="1E1CA948" w14:textId="77777777" w:rsidR="0094166B" w:rsidRDefault="00A23609">
      <w:pPr>
        <w:pStyle w:val="IFCHeading111X"/>
        <w:jc w:val="both"/>
        <w:rPr>
          <w:sz w:val="24"/>
        </w:rPr>
      </w:pPr>
      <w:bookmarkStart w:id="393" w:name="_Toc454819660"/>
      <w:r>
        <w:rPr>
          <w:sz w:val="24"/>
        </w:rPr>
        <w:t>BASIC PLAN LISTING</w:t>
      </w:r>
      <w:bookmarkEnd w:id="393"/>
    </w:p>
    <w:p w14:paraId="4C96E747" w14:textId="77777777" w:rsidR="0094166B" w:rsidRDefault="00A23609">
      <w:pPr>
        <w:pStyle w:val="IFCNormalTextII"/>
        <w:ind w:left="1879" w:firstLine="0"/>
        <w:jc w:val="both"/>
        <w:rPr>
          <w:sz w:val="24"/>
          <w:szCs w:val="24"/>
        </w:rPr>
      </w:pPr>
      <w:r>
        <w:rPr>
          <w:sz w:val="24"/>
          <w:szCs w:val="24"/>
        </w:rPr>
        <w:tab/>
      </w:r>
      <w:r w:rsidR="00E956B3">
        <w:rPr>
          <w:noProof/>
          <w:sz w:val="24"/>
          <w:szCs w:val="24"/>
          <w:lang w:eastAsia="en-US"/>
        </w:rPr>
        <w:lastRenderedPageBreak/>
        <w:drawing>
          <wp:inline distT="0" distB="0" distL="0" distR="0" wp14:anchorId="64DD7CB9" wp14:editId="2006A03F">
            <wp:extent cx="5257800" cy="2552700"/>
            <wp:effectExtent l="0" t="0" r="0" b="0"/>
            <wp:docPr id="1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57800" cy="2552700"/>
                    </a:xfrm>
                    <a:prstGeom prst="rect">
                      <a:avLst/>
                    </a:prstGeom>
                    <a:noFill/>
                    <a:ln>
                      <a:noFill/>
                    </a:ln>
                  </pic:spPr>
                </pic:pic>
              </a:graphicData>
            </a:graphic>
          </wp:inline>
        </w:drawing>
      </w:r>
    </w:p>
    <w:p w14:paraId="54336A81" w14:textId="77777777" w:rsidR="0094166B" w:rsidRPr="00A20339" w:rsidRDefault="00A23609">
      <w:pPr>
        <w:pStyle w:val="IFCNormalTextII"/>
        <w:ind w:left="1879" w:firstLine="131"/>
        <w:jc w:val="both"/>
        <w:rPr>
          <w:szCs w:val="24"/>
          <w:u w:val="single"/>
        </w:rPr>
      </w:pPr>
      <w:r w:rsidRPr="00A20339">
        <w:rPr>
          <w:szCs w:val="24"/>
          <w:u w:val="single"/>
        </w:rPr>
        <w:t>Features available</w:t>
      </w:r>
    </w:p>
    <w:p w14:paraId="5389BD4A" w14:textId="77777777" w:rsidR="0094166B" w:rsidRPr="00A20339" w:rsidRDefault="00A23609">
      <w:pPr>
        <w:pStyle w:val="IFCNormalTextII"/>
        <w:numPr>
          <w:ilvl w:val="0"/>
          <w:numId w:val="4"/>
        </w:numPr>
        <w:ind w:left="2520"/>
        <w:jc w:val="both"/>
        <w:rPr>
          <w:szCs w:val="24"/>
        </w:rPr>
      </w:pPr>
      <w:r w:rsidRPr="00A20339">
        <w:rPr>
          <w:szCs w:val="24"/>
        </w:rPr>
        <w:t xml:space="preserve">Sorting </w:t>
      </w:r>
    </w:p>
    <w:p w14:paraId="662FA555" w14:textId="77777777" w:rsidR="0094166B" w:rsidRPr="00A20339" w:rsidRDefault="00A23609">
      <w:pPr>
        <w:pStyle w:val="IFCNormalTextII"/>
        <w:numPr>
          <w:ilvl w:val="1"/>
          <w:numId w:val="4"/>
        </w:numPr>
        <w:ind w:left="3240"/>
        <w:jc w:val="both"/>
        <w:rPr>
          <w:szCs w:val="24"/>
        </w:rPr>
      </w:pPr>
      <w:r w:rsidRPr="00A20339">
        <w:rPr>
          <w:szCs w:val="24"/>
        </w:rPr>
        <w:t>Sorting default by Product Code</w:t>
      </w:r>
    </w:p>
    <w:p w14:paraId="4CE6ABD5" w14:textId="77777777" w:rsidR="0094166B" w:rsidRPr="00A20339" w:rsidRDefault="00A23609">
      <w:pPr>
        <w:pStyle w:val="IFCNormalTextII"/>
        <w:numPr>
          <w:ilvl w:val="1"/>
          <w:numId w:val="4"/>
        </w:numPr>
        <w:ind w:left="3240"/>
        <w:jc w:val="both"/>
        <w:rPr>
          <w:szCs w:val="24"/>
        </w:rPr>
      </w:pPr>
      <w:r w:rsidRPr="00A20339">
        <w:rPr>
          <w:szCs w:val="24"/>
        </w:rPr>
        <w:t>Basic Plan Name</w:t>
      </w:r>
    </w:p>
    <w:p w14:paraId="485AF12E" w14:textId="77777777" w:rsidR="0094166B" w:rsidRPr="00A20339" w:rsidRDefault="00A23609">
      <w:pPr>
        <w:pStyle w:val="IFCNormalTextII"/>
        <w:numPr>
          <w:ilvl w:val="1"/>
          <w:numId w:val="4"/>
        </w:numPr>
        <w:ind w:left="3240"/>
        <w:jc w:val="both"/>
        <w:rPr>
          <w:szCs w:val="24"/>
        </w:rPr>
      </w:pPr>
      <w:r w:rsidRPr="00A20339">
        <w:rPr>
          <w:szCs w:val="24"/>
        </w:rPr>
        <w:t xml:space="preserve">Channel </w:t>
      </w:r>
    </w:p>
    <w:p w14:paraId="63E353A4" w14:textId="77777777" w:rsidR="0094166B" w:rsidRPr="00A20339" w:rsidRDefault="00A23609">
      <w:pPr>
        <w:pStyle w:val="IFCNormalTextII"/>
        <w:numPr>
          <w:ilvl w:val="0"/>
          <w:numId w:val="4"/>
        </w:numPr>
        <w:ind w:left="2520"/>
        <w:jc w:val="both"/>
        <w:rPr>
          <w:szCs w:val="24"/>
        </w:rPr>
      </w:pPr>
      <w:r w:rsidRPr="00A20339">
        <w:rPr>
          <w:szCs w:val="24"/>
        </w:rPr>
        <w:t>Channel – if there is more than 1 channel, a comma (“,”) separator will be use. For example; AGT, BNC</w:t>
      </w:r>
    </w:p>
    <w:p w14:paraId="230CA3EE" w14:textId="77777777" w:rsidR="0094166B" w:rsidRPr="00A20339" w:rsidRDefault="00A23609">
      <w:pPr>
        <w:pStyle w:val="IFCNormalTextII"/>
        <w:numPr>
          <w:ilvl w:val="0"/>
          <w:numId w:val="4"/>
        </w:numPr>
        <w:ind w:left="2520"/>
        <w:jc w:val="both"/>
        <w:rPr>
          <w:szCs w:val="24"/>
        </w:rPr>
      </w:pPr>
      <w:r w:rsidRPr="00A20339">
        <w:rPr>
          <w:szCs w:val="24"/>
        </w:rPr>
        <w:t>Click Clear to clear the searching field such as Product series, Basic Plan and channel</w:t>
      </w:r>
    </w:p>
    <w:p w14:paraId="36F9A3C6" w14:textId="77777777" w:rsidR="0094166B" w:rsidRPr="00A20339" w:rsidRDefault="00A23609">
      <w:pPr>
        <w:pStyle w:val="IFCNormalTextII"/>
        <w:numPr>
          <w:ilvl w:val="0"/>
          <w:numId w:val="4"/>
        </w:numPr>
        <w:ind w:left="2520"/>
        <w:jc w:val="both"/>
        <w:rPr>
          <w:szCs w:val="24"/>
        </w:rPr>
      </w:pPr>
      <w:r w:rsidRPr="00A20339">
        <w:rPr>
          <w:szCs w:val="24"/>
        </w:rPr>
        <w:t>Delete Record</w:t>
      </w:r>
    </w:p>
    <w:p w14:paraId="220CB341" w14:textId="77777777" w:rsidR="0094166B" w:rsidRPr="00A20339" w:rsidRDefault="00A23609">
      <w:pPr>
        <w:pStyle w:val="IFCNormalTextII"/>
        <w:numPr>
          <w:ilvl w:val="0"/>
          <w:numId w:val="4"/>
        </w:numPr>
        <w:ind w:left="2520"/>
        <w:jc w:val="both"/>
        <w:rPr>
          <w:szCs w:val="24"/>
        </w:rPr>
      </w:pPr>
      <w:r w:rsidRPr="00A20339">
        <w:rPr>
          <w:szCs w:val="24"/>
        </w:rPr>
        <w:t>Add New Record</w:t>
      </w:r>
    </w:p>
    <w:p w14:paraId="5C4593A9" w14:textId="77777777" w:rsidR="0094166B" w:rsidRDefault="0094166B" w:rsidP="002D1C18">
      <w:pPr>
        <w:pStyle w:val="IFCNormalTextII"/>
        <w:ind w:left="0" w:firstLine="0"/>
        <w:jc w:val="both"/>
        <w:rPr>
          <w:sz w:val="24"/>
          <w:szCs w:val="24"/>
        </w:rPr>
      </w:pPr>
    </w:p>
    <w:p w14:paraId="743EAC6F" w14:textId="77777777" w:rsidR="0094166B" w:rsidRDefault="00A23609">
      <w:pPr>
        <w:pStyle w:val="IFCHeading111X"/>
        <w:jc w:val="both"/>
        <w:rPr>
          <w:sz w:val="24"/>
        </w:rPr>
      </w:pPr>
      <w:bookmarkStart w:id="394" w:name="_Toc454819661"/>
      <w:r>
        <w:rPr>
          <w:sz w:val="24"/>
        </w:rPr>
        <w:t>BASIC PLAN SETUP</w:t>
      </w:r>
      <w:bookmarkEnd w:id="394"/>
    </w:p>
    <w:p w14:paraId="236A09B3" w14:textId="77777777" w:rsidR="0094166B" w:rsidRPr="00F96014" w:rsidRDefault="00A23609" w:rsidP="00F96014">
      <w:pPr>
        <w:pStyle w:val="IFCNormalTextII"/>
        <w:ind w:left="2160" w:firstLine="0"/>
        <w:jc w:val="both"/>
        <w:rPr>
          <w:szCs w:val="24"/>
        </w:rPr>
      </w:pPr>
      <w:r w:rsidRPr="00F96014">
        <w:rPr>
          <w:szCs w:val="24"/>
        </w:rPr>
        <w:t xml:space="preserve">The section is used to setup </w:t>
      </w:r>
      <w:r w:rsidR="00A20339" w:rsidRPr="00F96014">
        <w:rPr>
          <w:szCs w:val="24"/>
        </w:rPr>
        <w:t xml:space="preserve">the basic plan information. The </w:t>
      </w:r>
      <w:r w:rsidRPr="00F96014">
        <w:rPr>
          <w:szCs w:val="24"/>
        </w:rPr>
        <w:t xml:space="preserve">basic plan setup can be access by clicking on the </w:t>
      </w:r>
      <w:r w:rsidRPr="00F96014">
        <w:rPr>
          <w:szCs w:val="24"/>
          <w:u w:val="single"/>
        </w:rPr>
        <w:t>Details</w:t>
      </w:r>
      <w:r w:rsidRPr="00F96014">
        <w:rPr>
          <w:szCs w:val="24"/>
        </w:rPr>
        <w:t xml:space="preserve"> link in Basic Setup Plan column. </w:t>
      </w:r>
    </w:p>
    <w:p w14:paraId="3602D6BE" w14:textId="77777777" w:rsidR="0094166B" w:rsidRDefault="0094166B">
      <w:pPr>
        <w:pStyle w:val="IFCNormalTextII"/>
        <w:ind w:left="1350" w:firstLine="0"/>
        <w:jc w:val="both"/>
        <w:rPr>
          <w:sz w:val="24"/>
          <w:szCs w:val="24"/>
        </w:rPr>
      </w:pPr>
    </w:p>
    <w:p w14:paraId="25F51223" w14:textId="77777777" w:rsidR="0094166B" w:rsidRDefault="009558D1">
      <w:pPr>
        <w:pStyle w:val="IFCNormalTextII"/>
        <w:jc w:val="both"/>
        <w:rPr>
          <w:sz w:val="24"/>
          <w:szCs w:val="24"/>
        </w:rPr>
      </w:pPr>
      <w:r>
        <w:rPr>
          <w:rStyle w:val="CommentReference"/>
          <w:rFonts w:ascii="Times New Roman" w:hAnsi="Times New Roman" w:cs="Times New Roman"/>
        </w:rPr>
        <w:lastRenderedPageBreak/>
        <w:commentReference w:id="395"/>
      </w:r>
      <w:r w:rsidR="00C50C47">
        <w:rPr>
          <w:noProof/>
          <w:sz w:val="24"/>
          <w:szCs w:val="24"/>
          <w:lang w:eastAsia="en-US"/>
        </w:rPr>
        <w:drawing>
          <wp:inline distT="0" distB="0" distL="0" distR="0" wp14:anchorId="393E5EF6" wp14:editId="28CDE78C">
            <wp:extent cx="6267450" cy="39062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75841" cy="3911505"/>
                    </a:xfrm>
                    <a:prstGeom prst="rect">
                      <a:avLst/>
                    </a:prstGeom>
                    <a:noFill/>
                    <a:ln>
                      <a:noFill/>
                    </a:ln>
                  </pic:spPr>
                </pic:pic>
              </a:graphicData>
            </a:graphic>
          </wp:inline>
        </w:drawing>
      </w:r>
    </w:p>
    <w:p w14:paraId="45C59DC2" w14:textId="77777777" w:rsidR="0094166B" w:rsidRDefault="00E956B3">
      <w:pPr>
        <w:pStyle w:val="IFCNormalTextII"/>
        <w:jc w:val="both"/>
        <w:rPr>
          <w:sz w:val="24"/>
          <w:szCs w:val="24"/>
        </w:rPr>
      </w:pPr>
      <w:r>
        <w:rPr>
          <w:noProof/>
          <w:sz w:val="24"/>
          <w:szCs w:val="24"/>
          <w:lang w:eastAsia="en-US"/>
        </w:rPr>
        <w:drawing>
          <wp:inline distT="0" distB="0" distL="0" distR="0" wp14:anchorId="7E38BA13" wp14:editId="61477166">
            <wp:extent cx="6296025" cy="3248025"/>
            <wp:effectExtent l="0" t="0" r="9525" b="9525"/>
            <wp:docPr id="1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96025" cy="3248025"/>
                    </a:xfrm>
                    <a:prstGeom prst="rect">
                      <a:avLst/>
                    </a:prstGeom>
                    <a:noFill/>
                    <a:ln>
                      <a:noFill/>
                    </a:ln>
                  </pic:spPr>
                </pic:pic>
              </a:graphicData>
            </a:graphic>
          </wp:inline>
        </w:drawing>
      </w:r>
    </w:p>
    <w:p w14:paraId="4941FB89" w14:textId="77777777" w:rsidR="0094166B" w:rsidRDefault="00A13BB8">
      <w:pPr>
        <w:pStyle w:val="IFCNormalTextII"/>
        <w:jc w:val="both"/>
        <w:rPr>
          <w:sz w:val="24"/>
          <w:szCs w:val="24"/>
        </w:rPr>
      </w:pPr>
      <w:r>
        <w:rPr>
          <w:rStyle w:val="CommentReference"/>
          <w:rFonts w:ascii="Times New Roman" w:hAnsi="Times New Roman" w:cs="Times New Roman"/>
        </w:rPr>
        <w:lastRenderedPageBreak/>
        <w:commentReference w:id="396"/>
      </w:r>
      <w:r w:rsidR="00C50C47">
        <w:rPr>
          <w:noProof/>
          <w:sz w:val="24"/>
          <w:szCs w:val="24"/>
          <w:lang w:eastAsia="en-US"/>
        </w:rPr>
        <w:drawing>
          <wp:inline distT="0" distB="0" distL="0" distR="0" wp14:anchorId="0CD631B2" wp14:editId="103D32C3">
            <wp:extent cx="6228715" cy="16192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38132" cy="1621698"/>
                    </a:xfrm>
                    <a:prstGeom prst="rect">
                      <a:avLst/>
                    </a:prstGeom>
                    <a:noFill/>
                    <a:ln>
                      <a:noFill/>
                    </a:ln>
                  </pic:spPr>
                </pic:pic>
              </a:graphicData>
            </a:graphic>
          </wp:inline>
        </w:drawing>
      </w:r>
    </w:p>
    <w:p w14:paraId="035B8B5E" w14:textId="77777777" w:rsidR="0094166B" w:rsidRDefault="00E956B3">
      <w:pPr>
        <w:pStyle w:val="IFCNormalTextII"/>
        <w:jc w:val="both"/>
        <w:rPr>
          <w:sz w:val="24"/>
          <w:szCs w:val="24"/>
        </w:rPr>
      </w:pPr>
      <w:r>
        <w:rPr>
          <w:noProof/>
          <w:sz w:val="24"/>
          <w:szCs w:val="24"/>
          <w:lang w:eastAsia="en-US"/>
        </w:rPr>
        <w:drawing>
          <wp:inline distT="0" distB="0" distL="0" distR="0" wp14:anchorId="16D1260E" wp14:editId="70AD97F0">
            <wp:extent cx="6238875" cy="3133725"/>
            <wp:effectExtent l="0" t="0" r="9525" b="9525"/>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38875" cy="3133725"/>
                    </a:xfrm>
                    <a:prstGeom prst="rect">
                      <a:avLst/>
                    </a:prstGeom>
                    <a:noFill/>
                    <a:ln>
                      <a:noFill/>
                    </a:ln>
                  </pic:spPr>
                </pic:pic>
              </a:graphicData>
            </a:graphic>
          </wp:inline>
        </w:drawing>
      </w:r>
    </w:p>
    <w:p w14:paraId="69FE4B65" w14:textId="77777777" w:rsidR="0094166B" w:rsidRPr="00F7202E" w:rsidRDefault="00A23609">
      <w:pPr>
        <w:pStyle w:val="IFCNormalTextII"/>
        <w:ind w:left="1879" w:firstLine="131"/>
        <w:jc w:val="both"/>
        <w:rPr>
          <w:szCs w:val="24"/>
          <w:u w:val="single"/>
        </w:rPr>
      </w:pPr>
      <w:r w:rsidRPr="00F7202E">
        <w:rPr>
          <w:szCs w:val="24"/>
        </w:rPr>
        <w:tab/>
      </w:r>
      <w:r w:rsidRPr="00F7202E">
        <w:rPr>
          <w:szCs w:val="24"/>
          <w:u w:val="single"/>
        </w:rPr>
        <w:t>Features available</w:t>
      </w:r>
    </w:p>
    <w:p w14:paraId="5B9F4F03" w14:textId="77777777" w:rsidR="00431868" w:rsidRPr="00F7202E" w:rsidRDefault="00A23609" w:rsidP="00431868">
      <w:pPr>
        <w:pStyle w:val="IFCNormalTextII"/>
        <w:numPr>
          <w:ilvl w:val="0"/>
          <w:numId w:val="4"/>
        </w:numPr>
        <w:ind w:left="2520"/>
        <w:jc w:val="both"/>
        <w:rPr>
          <w:szCs w:val="24"/>
        </w:rPr>
      </w:pPr>
      <w:r w:rsidRPr="00F7202E">
        <w:rPr>
          <w:szCs w:val="24"/>
        </w:rPr>
        <w:t>Channel: - The Channel list are populated from the Channel master</w:t>
      </w:r>
    </w:p>
    <w:p w14:paraId="09A70075" w14:textId="77777777" w:rsidR="00431868" w:rsidRPr="00F7202E" w:rsidRDefault="00431868" w:rsidP="00431868">
      <w:pPr>
        <w:pStyle w:val="IFCNormalTextII"/>
        <w:numPr>
          <w:ilvl w:val="0"/>
          <w:numId w:val="4"/>
        </w:numPr>
        <w:ind w:left="2520"/>
        <w:jc w:val="both"/>
        <w:rPr>
          <w:szCs w:val="24"/>
        </w:rPr>
      </w:pPr>
      <w:r w:rsidRPr="00F7202E">
        <w:rPr>
          <w:szCs w:val="24"/>
        </w:rPr>
        <w:t>Active from and to – The Basic Plan in BLESS is only active within the date period else agent are not able to view the basic plan in the system</w:t>
      </w:r>
    </w:p>
    <w:p w14:paraId="66C93E3A" w14:textId="77777777" w:rsidR="0094166B" w:rsidRPr="00F7202E" w:rsidRDefault="00A23609">
      <w:pPr>
        <w:pStyle w:val="IFCNormalTextII"/>
        <w:numPr>
          <w:ilvl w:val="0"/>
          <w:numId w:val="4"/>
        </w:numPr>
        <w:ind w:left="2520"/>
        <w:jc w:val="both"/>
        <w:rPr>
          <w:szCs w:val="24"/>
        </w:rPr>
      </w:pPr>
      <w:r w:rsidRPr="00F7202E">
        <w:rPr>
          <w:szCs w:val="24"/>
        </w:rPr>
        <w:t xml:space="preserve">Age: - The Age method </w:t>
      </w:r>
      <w:r w:rsidR="00347C48" w:rsidRPr="00F7202E">
        <w:rPr>
          <w:szCs w:val="24"/>
        </w:rPr>
        <w:t>list is</w:t>
      </w:r>
      <w:r w:rsidRPr="00F7202E">
        <w:rPr>
          <w:szCs w:val="24"/>
        </w:rPr>
        <w:t xml:space="preserve"> populated from the Age Method master. The default value set in the master screen will be display as a default value in this screen.</w:t>
      </w:r>
    </w:p>
    <w:p w14:paraId="516519FA" w14:textId="77777777" w:rsidR="0094166B" w:rsidRDefault="00A23609">
      <w:pPr>
        <w:pStyle w:val="IFCNormalTextII"/>
        <w:numPr>
          <w:ilvl w:val="0"/>
          <w:numId w:val="4"/>
        </w:numPr>
        <w:ind w:left="2520"/>
        <w:jc w:val="both"/>
        <w:rPr>
          <w:szCs w:val="24"/>
        </w:rPr>
      </w:pPr>
      <w:r w:rsidRPr="00F7202E">
        <w:rPr>
          <w:szCs w:val="24"/>
        </w:rPr>
        <w:t>Premium Payment Option: -2 option available which are Whole Life and Premium</w:t>
      </w:r>
    </w:p>
    <w:p w14:paraId="2EA25CAB" w14:textId="77777777" w:rsidR="000E45EC" w:rsidRDefault="000E45EC">
      <w:pPr>
        <w:pStyle w:val="IFCNormalTextII"/>
        <w:numPr>
          <w:ilvl w:val="0"/>
          <w:numId w:val="4"/>
        </w:numPr>
        <w:ind w:left="2520"/>
        <w:jc w:val="both"/>
        <w:rPr>
          <w:szCs w:val="24"/>
        </w:rPr>
      </w:pPr>
      <w:r>
        <w:rPr>
          <w:szCs w:val="24"/>
        </w:rPr>
        <w:t xml:space="preserve">Mode of payment: </w:t>
      </w:r>
      <w:r w:rsidRPr="00F7202E">
        <w:rPr>
          <w:szCs w:val="24"/>
        </w:rPr>
        <w:t xml:space="preserve">The </w:t>
      </w:r>
      <w:r>
        <w:rPr>
          <w:szCs w:val="24"/>
        </w:rPr>
        <w:t xml:space="preserve">mode of payment </w:t>
      </w:r>
      <w:r w:rsidRPr="00F7202E">
        <w:rPr>
          <w:szCs w:val="24"/>
        </w:rPr>
        <w:t xml:space="preserve">list is populated from the </w:t>
      </w:r>
      <w:r>
        <w:rPr>
          <w:szCs w:val="24"/>
        </w:rPr>
        <w:t xml:space="preserve">Mode of Payment </w:t>
      </w:r>
      <w:r w:rsidRPr="00F7202E">
        <w:rPr>
          <w:szCs w:val="24"/>
        </w:rPr>
        <w:t>master.</w:t>
      </w:r>
      <w:r>
        <w:rPr>
          <w:szCs w:val="24"/>
        </w:rPr>
        <w:t xml:space="preserve"> User can select the mode of payment applicable for the product.</w:t>
      </w:r>
    </w:p>
    <w:p w14:paraId="25C9E596" w14:textId="77777777" w:rsidR="000E45EC" w:rsidRPr="00F7202E" w:rsidRDefault="000E45EC" w:rsidP="000E45EC">
      <w:pPr>
        <w:pStyle w:val="IFCNormalTextII"/>
        <w:numPr>
          <w:ilvl w:val="0"/>
          <w:numId w:val="4"/>
        </w:numPr>
        <w:ind w:left="2520"/>
        <w:jc w:val="both"/>
        <w:rPr>
          <w:szCs w:val="24"/>
        </w:rPr>
      </w:pPr>
      <w:r w:rsidRPr="00F7202E">
        <w:rPr>
          <w:szCs w:val="24"/>
        </w:rPr>
        <w:t>Min Basic Sum Assured: - Can be input as numbers or script</w:t>
      </w:r>
      <w:r>
        <w:rPr>
          <w:szCs w:val="24"/>
        </w:rPr>
        <w:t xml:space="preserve">. A box will pop up to fill in the number or script when user click on </w:t>
      </w:r>
      <w:r>
        <w:rPr>
          <w:szCs w:val="24"/>
        </w:rPr>
        <w:lastRenderedPageBreak/>
        <w:t xml:space="preserve">the Min Sm Assured field. </w:t>
      </w:r>
    </w:p>
    <w:p w14:paraId="4D7980AF" w14:textId="77777777" w:rsidR="000E45EC" w:rsidRPr="000E45EC" w:rsidRDefault="000E45EC" w:rsidP="000E45EC">
      <w:pPr>
        <w:pStyle w:val="IFCNormalTextII"/>
        <w:numPr>
          <w:ilvl w:val="0"/>
          <w:numId w:val="4"/>
        </w:numPr>
        <w:ind w:left="2520"/>
        <w:jc w:val="both"/>
        <w:rPr>
          <w:szCs w:val="24"/>
        </w:rPr>
      </w:pPr>
      <w:r w:rsidRPr="00F7202E">
        <w:rPr>
          <w:szCs w:val="24"/>
        </w:rPr>
        <w:t>Max Basic Sum Assured: - Can be input as numbers or script</w:t>
      </w:r>
      <w:r>
        <w:rPr>
          <w:szCs w:val="24"/>
        </w:rPr>
        <w:t>. A box will pop up to fill in the number or script when user click on the Max Sum Assured field.</w:t>
      </w:r>
    </w:p>
    <w:p w14:paraId="494AA792" w14:textId="77777777" w:rsidR="0094166B" w:rsidRPr="00F7202E" w:rsidRDefault="00A23609">
      <w:pPr>
        <w:pStyle w:val="IFCNormalTextII"/>
        <w:numPr>
          <w:ilvl w:val="0"/>
          <w:numId w:val="4"/>
        </w:numPr>
        <w:ind w:left="2520"/>
        <w:jc w:val="both"/>
        <w:rPr>
          <w:szCs w:val="24"/>
        </w:rPr>
      </w:pPr>
      <w:r w:rsidRPr="00F7202E">
        <w:rPr>
          <w:szCs w:val="24"/>
        </w:rPr>
        <w:t xml:space="preserve">Currency: - The Currency </w:t>
      </w:r>
      <w:r w:rsidR="00347C48" w:rsidRPr="00F7202E">
        <w:rPr>
          <w:szCs w:val="24"/>
        </w:rPr>
        <w:t>listing is</w:t>
      </w:r>
      <w:r w:rsidRPr="00F7202E">
        <w:rPr>
          <w:szCs w:val="24"/>
        </w:rPr>
        <w:t xml:space="preserve"> populated from the currency Master setup. User can select more than 1 currency.</w:t>
      </w:r>
    </w:p>
    <w:p w14:paraId="500B5864" w14:textId="77777777" w:rsidR="0094166B" w:rsidRPr="00F7202E" w:rsidRDefault="00A23609">
      <w:pPr>
        <w:pStyle w:val="IFCNormalTextII"/>
        <w:numPr>
          <w:ilvl w:val="0"/>
          <w:numId w:val="4"/>
        </w:numPr>
        <w:ind w:left="2520"/>
        <w:jc w:val="both"/>
        <w:rPr>
          <w:szCs w:val="24"/>
        </w:rPr>
      </w:pPr>
      <w:r w:rsidRPr="00F7202E">
        <w:rPr>
          <w:szCs w:val="24"/>
        </w:rPr>
        <w:t>Discount: – There are 3 types of discount available which consists the below and only 1 option is allow.</w:t>
      </w:r>
    </w:p>
    <w:p w14:paraId="5E4AD1B0" w14:textId="77777777" w:rsidR="0094166B" w:rsidRPr="00F7202E" w:rsidRDefault="00A23609">
      <w:pPr>
        <w:pStyle w:val="IFCNormalTextII"/>
        <w:numPr>
          <w:ilvl w:val="1"/>
          <w:numId w:val="4"/>
        </w:numPr>
        <w:ind w:left="3240"/>
        <w:jc w:val="both"/>
        <w:rPr>
          <w:szCs w:val="24"/>
        </w:rPr>
      </w:pPr>
      <w:r w:rsidRPr="00F7202E">
        <w:rPr>
          <w:szCs w:val="24"/>
        </w:rPr>
        <w:t>Discount by Sum Assured</w:t>
      </w:r>
    </w:p>
    <w:p w14:paraId="775B3336" w14:textId="77777777" w:rsidR="0094166B" w:rsidRPr="00F7202E" w:rsidRDefault="00A23609">
      <w:pPr>
        <w:pStyle w:val="IFCNormalTextII"/>
        <w:numPr>
          <w:ilvl w:val="1"/>
          <w:numId w:val="4"/>
        </w:numPr>
        <w:ind w:left="3240"/>
        <w:jc w:val="both"/>
        <w:rPr>
          <w:szCs w:val="24"/>
        </w:rPr>
      </w:pPr>
      <w:r w:rsidRPr="00F7202E">
        <w:rPr>
          <w:szCs w:val="24"/>
        </w:rPr>
        <w:t>Discount by Year</w:t>
      </w:r>
    </w:p>
    <w:p w14:paraId="00C89C80" w14:textId="77777777" w:rsidR="0094166B" w:rsidRPr="00F7202E" w:rsidRDefault="00A23609">
      <w:pPr>
        <w:pStyle w:val="IFCNormalTextII"/>
        <w:numPr>
          <w:ilvl w:val="1"/>
          <w:numId w:val="4"/>
        </w:numPr>
        <w:ind w:left="3240"/>
        <w:jc w:val="both"/>
        <w:rPr>
          <w:szCs w:val="24"/>
        </w:rPr>
      </w:pPr>
      <w:r w:rsidRPr="00F7202E">
        <w:rPr>
          <w:szCs w:val="24"/>
        </w:rPr>
        <w:t>Discount by Pembelian</w:t>
      </w:r>
    </w:p>
    <w:p w14:paraId="2B2893F9" w14:textId="77777777" w:rsidR="0094166B" w:rsidRPr="00F7202E" w:rsidRDefault="00A23609">
      <w:pPr>
        <w:pStyle w:val="IFCNormalTextII"/>
        <w:numPr>
          <w:ilvl w:val="0"/>
          <w:numId w:val="4"/>
        </w:numPr>
        <w:ind w:left="2520"/>
        <w:jc w:val="both"/>
        <w:rPr>
          <w:szCs w:val="24"/>
        </w:rPr>
      </w:pPr>
      <w:r w:rsidRPr="00F7202E">
        <w:rPr>
          <w:szCs w:val="24"/>
        </w:rPr>
        <w:t>Discount: - User to define what are the discount to be granted</w:t>
      </w:r>
    </w:p>
    <w:p w14:paraId="4EC17726" w14:textId="77777777" w:rsidR="0094166B" w:rsidRPr="00F7202E" w:rsidRDefault="00A23609">
      <w:pPr>
        <w:pStyle w:val="IFCNormalTextII"/>
        <w:numPr>
          <w:ilvl w:val="1"/>
          <w:numId w:val="4"/>
        </w:numPr>
        <w:ind w:left="3240"/>
        <w:jc w:val="both"/>
        <w:rPr>
          <w:szCs w:val="24"/>
        </w:rPr>
      </w:pPr>
      <w:r w:rsidRPr="00F7202E">
        <w:rPr>
          <w:szCs w:val="24"/>
        </w:rPr>
        <w:t>Basic Premium Discount</w:t>
      </w:r>
    </w:p>
    <w:p w14:paraId="6F04BAEA" w14:textId="77777777" w:rsidR="0094166B" w:rsidRPr="00F7202E" w:rsidRDefault="00A23609">
      <w:pPr>
        <w:pStyle w:val="IFCNormalTextII"/>
        <w:numPr>
          <w:ilvl w:val="1"/>
          <w:numId w:val="4"/>
        </w:numPr>
        <w:ind w:left="3240"/>
        <w:jc w:val="both"/>
        <w:rPr>
          <w:szCs w:val="24"/>
        </w:rPr>
      </w:pPr>
      <w:r w:rsidRPr="00F7202E">
        <w:rPr>
          <w:szCs w:val="24"/>
        </w:rPr>
        <w:t>Roi Discount</w:t>
      </w:r>
    </w:p>
    <w:p w14:paraId="23839DE4" w14:textId="77777777" w:rsidR="0094166B" w:rsidRPr="00F7202E" w:rsidRDefault="00A23609">
      <w:pPr>
        <w:pStyle w:val="IFCNormalTextII"/>
        <w:numPr>
          <w:ilvl w:val="1"/>
          <w:numId w:val="4"/>
        </w:numPr>
        <w:ind w:left="3240"/>
        <w:jc w:val="both"/>
        <w:rPr>
          <w:szCs w:val="24"/>
        </w:rPr>
      </w:pPr>
      <w:r w:rsidRPr="00F7202E">
        <w:rPr>
          <w:szCs w:val="24"/>
        </w:rPr>
        <w:t>Loading Discount</w:t>
      </w:r>
    </w:p>
    <w:p w14:paraId="0B4D097A" w14:textId="77777777" w:rsidR="0094166B" w:rsidRPr="00F7202E" w:rsidRDefault="00A23609">
      <w:pPr>
        <w:pStyle w:val="IFCNormalTextII"/>
        <w:numPr>
          <w:ilvl w:val="0"/>
          <w:numId w:val="4"/>
        </w:numPr>
        <w:ind w:left="2520"/>
        <w:jc w:val="both"/>
        <w:rPr>
          <w:szCs w:val="24"/>
        </w:rPr>
      </w:pPr>
      <w:r w:rsidRPr="00F7202E">
        <w:rPr>
          <w:szCs w:val="24"/>
        </w:rPr>
        <w:t>Min Entry Age: - Min Age can be set as ‘Days’ or ‘Year’</w:t>
      </w:r>
    </w:p>
    <w:p w14:paraId="2571320A" w14:textId="77777777" w:rsidR="0094166B" w:rsidRPr="00F7202E" w:rsidRDefault="00A23609">
      <w:pPr>
        <w:pStyle w:val="IFCNormalTextII"/>
        <w:numPr>
          <w:ilvl w:val="0"/>
          <w:numId w:val="4"/>
        </w:numPr>
        <w:ind w:left="2520"/>
        <w:jc w:val="both"/>
        <w:rPr>
          <w:szCs w:val="24"/>
        </w:rPr>
      </w:pPr>
      <w:r w:rsidRPr="00F7202E">
        <w:rPr>
          <w:szCs w:val="24"/>
        </w:rPr>
        <w:t>Term: - Editable option is available to allow or not allow agent to edit the field in BLESS.</w:t>
      </w:r>
    </w:p>
    <w:p w14:paraId="02995D43" w14:textId="77777777" w:rsidR="0094166B" w:rsidRPr="00F7202E" w:rsidRDefault="00A23609">
      <w:pPr>
        <w:pStyle w:val="IFCNormalTextII"/>
        <w:numPr>
          <w:ilvl w:val="0"/>
          <w:numId w:val="4"/>
        </w:numPr>
        <w:ind w:left="2520"/>
        <w:jc w:val="both"/>
        <w:rPr>
          <w:szCs w:val="24"/>
        </w:rPr>
      </w:pPr>
      <w:r w:rsidRPr="00F7202E">
        <w:rPr>
          <w:szCs w:val="24"/>
        </w:rPr>
        <w:t>Regular withdrawal: – There are option to set the Min and Max withdrawal amount for each payment mode</w:t>
      </w:r>
    </w:p>
    <w:p w14:paraId="509B8C96" w14:textId="77777777" w:rsidR="0094166B" w:rsidRPr="00F7202E" w:rsidRDefault="00A23609">
      <w:pPr>
        <w:pStyle w:val="IFCNormalTextII"/>
        <w:numPr>
          <w:ilvl w:val="0"/>
          <w:numId w:val="4"/>
        </w:numPr>
        <w:ind w:left="2520"/>
        <w:jc w:val="both"/>
        <w:rPr>
          <w:szCs w:val="24"/>
        </w:rPr>
      </w:pPr>
      <w:r w:rsidRPr="00F7202E">
        <w:rPr>
          <w:szCs w:val="24"/>
        </w:rPr>
        <w:t>Total Unapplied Premium: - To input script for auto calculation value in BLESS</w:t>
      </w:r>
    </w:p>
    <w:p w14:paraId="7A6D27A3" w14:textId="77777777" w:rsidR="0094166B" w:rsidRPr="00F7202E" w:rsidRDefault="00A23609">
      <w:pPr>
        <w:pStyle w:val="IFCNormalTextII"/>
        <w:numPr>
          <w:ilvl w:val="0"/>
          <w:numId w:val="4"/>
        </w:numPr>
        <w:ind w:left="2520"/>
        <w:jc w:val="both"/>
        <w:rPr>
          <w:szCs w:val="24"/>
        </w:rPr>
      </w:pPr>
      <w:r w:rsidRPr="00F7202E">
        <w:rPr>
          <w:szCs w:val="24"/>
        </w:rPr>
        <w:t>Unapplied Premium: - To input script for auto calculation value in BLESS. Display option is available to set whether to display the field in BLESS</w:t>
      </w:r>
    </w:p>
    <w:p w14:paraId="4896A48E" w14:textId="77777777" w:rsidR="0094166B" w:rsidRPr="00F7202E" w:rsidRDefault="00A23609">
      <w:pPr>
        <w:pStyle w:val="IFCNormalTextII"/>
        <w:numPr>
          <w:ilvl w:val="0"/>
          <w:numId w:val="4"/>
        </w:numPr>
        <w:ind w:left="2520"/>
        <w:jc w:val="both"/>
        <w:rPr>
          <w:szCs w:val="24"/>
        </w:rPr>
      </w:pPr>
      <w:r w:rsidRPr="00F7202E">
        <w:rPr>
          <w:szCs w:val="24"/>
        </w:rPr>
        <w:t>Premium Loading (%): – An option is available (every) to set the mod between the Min and Max value. For example: Min is 25, Max is 200 and mod is set to 25. The premium loading (%) display in the BLESS is 25, 50, 75, 100,125,150,175 and 200.  There are also Display option to set whether to display the field in BLESS.</w:t>
      </w:r>
    </w:p>
    <w:p w14:paraId="5633BDAB" w14:textId="77777777" w:rsidR="0094166B" w:rsidRPr="00F7202E" w:rsidRDefault="00A23609">
      <w:pPr>
        <w:pStyle w:val="IFCNormalTextII"/>
        <w:numPr>
          <w:ilvl w:val="0"/>
          <w:numId w:val="4"/>
        </w:numPr>
        <w:ind w:left="2520"/>
        <w:jc w:val="both"/>
        <w:rPr>
          <w:szCs w:val="24"/>
        </w:rPr>
      </w:pPr>
      <w:r w:rsidRPr="00F7202E">
        <w:rPr>
          <w:szCs w:val="24"/>
        </w:rPr>
        <w:t>Premi MIL – Option available (every) to set the mod between the Min and Max value.  There are also Display option to set whether to display the field in BLESS</w:t>
      </w:r>
    </w:p>
    <w:p w14:paraId="1A001A0C" w14:textId="77777777" w:rsidR="0094166B" w:rsidRPr="00F7202E" w:rsidRDefault="00A23609">
      <w:pPr>
        <w:pStyle w:val="IFCNormalTextII"/>
        <w:numPr>
          <w:ilvl w:val="0"/>
          <w:numId w:val="4"/>
        </w:numPr>
        <w:ind w:left="2520"/>
        <w:jc w:val="both"/>
        <w:rPr>
          <w:szCs w:val="24"/>
        </w:rPr>
      </w:pPr>
      <w:r w:rsidRPr="00F7202E">
        <w:rPr>
          <w:szCs w:val="24"/>
        </w:rPr>
        <w:t>Account distributor: – Consists of Fund, Investment and Dividend. No requirement provided for these field.</w:t>
      </w:r>
    </w:p>
    <w:p w14:paraId="10F3F86F" w14:textId="77777777" w:rsidR="0094166B" w:rsidRPr="00F7202E" w:rsidRDefault="00A23609">
      <w:pPr>
        <w:pStyle w:val="IFCNormalTextII"/>
        <w:numPr>
          <w:ilvl w:val="0"/>
          <w:numId w:val="4"/>
        </w:numPr>
        <w:ind w:left="2520"/>
        <w:jc w:val="both"/>
        <w:rPr>
          <w:szCs w:val="24"/>
        </w:rPr>
      </w:pPr>
      <w:r w:rsidRPr="00F7202E">
        <w:rPr>
          <w:szCs w:val="24"/>
        </w:rPr>
        <w:lastRenderedPageBreak/>
        <w:t>The Basic Plan record can be cloned by clicking “Save as” button.</w:t>
      </w:r>
    </w:p>
    <w:p w14:paraId="7A8E6508" w14:textId="77777777" w:rsidR="0094166B" w:rsidRDefault="0094166B">
      <w:pPr>
        <w:pStyle w:val="IFCNormalTextII"/>
        <w:ind w:left="2520" w:firstLine="0"/>
        <w:jc w:val="both"/>
        <w:rPr>
          <w:sz w:val="24"/>
          <w:szCs w:val="24"/>
        </w:rPr>
      </w:pPr>
    </w:p>
    <w:p w14:paraId="43C6D247" w14:textId="77777777" w:rsidR="0094166B" w:rsidRPr="00F7202E" w:rsidRDefault="00A23609">
      <w:pPr>
        <w:pStyle w:val="IFCNormalTextII"/>
        <w:ind w:left="2160" w:firstLine="0"/>
        <w:jc w:val="both"/>
        <w:rPr>
          <w:szCs w:val="24"/>
          <w:u w:val="single"/>
        </w:rPr>
      </w:pPr>
      <w:r w:rsidRPr="00F7202E">
        <w:rPr>
          <w:szCs w:val="24"/>
          <w:u w:val="single"/>
        </w:rPr>
        <w:t>Validation</w:t>
      </w:r>
    </w:p>
    <w:p w14:paraId="3D7DB6B3" w14:textId="77777777" w:rsidR="0094166B" w:rsidRPr="00F7202E" w:rsidRDefault="00A23609">
      <w:pPr>
        <w:pStyle w:val="IFCNormalTextII"/>
        <w:numPr>
          <w:ilvl w:val="0"/>
          <w:numId w:val="4"/>
        </w:numPr>
        <w:ind w:left="2520"/>
        <w:jc w:val="both"/>
        <w:rPr>
          <w:szCs w:val="24"/>
        </w:rPr>
      </w:pPr>
      <w:r w:rsidRPr="00F7202E">
        <w:rPr>
          <w:szCs w:val="24"/>
        </w:rPr>
        <w:t>Product code ** must be unique</w:t>
      </w:r>
    </w:p>
    <w:p w14:paraId="1AD6C0C1" w14:textId="77777777" w:rsidR="0094166B" w:rsidRPr="00F7202E" w:rsidRDefault="00A23609">
      <w:pPr>
        <w:pStyle w:val="IFCNormalTextII"/>
        <w:numPr>
          <w:ilvl w:val="0"/>
          <w:numId w:val="4"/>
        </w:numPr>
        <w:ind w:left="2520"/>
        <w:jc w:val="both"/>
        <w:rPr>
          <w:szCs w:val="24"/>
        </w:rPr>
      </w:pPr>
      <w:r w:rsidRPr="00F7202E">
        <w:rPr>
          <w:szCs w:val="24"/>
        </w:rPr>
        <w:t>Active from **</w:t>
      </w:r>
    </w:p>
    <w:p w14:paraId="3BAD69C8" w14:textId="77777777" w:rsidR="0094166B" w:rsidRPr="00F7202E" w:rsidRDefault="00A23609">
      <w:pPr>
        <w:pStyle w:val="IFCNormalTextII"/>
        <w:numPr>
          <w:ilvl w:val="0"/>
          <w:numId w:val="4"/>
        </w:numPr>
        <w:ind w:left="2520"/>
        <w:jc w:val="both"/>
        <w:rPr>
          <w:szCs w:val="24"/>
        </w:rPr>
      </w:pPr>
      <w:r w:rsidRPr="00F7202E">
        <w:rPr>
          <w:szCs w:val="24"/>
        </w:rPr>
        <w:t>Active to **</w:t>
      </w:r>
    </w:p>
    <w:p w14:paraId="06BFE3F1" w14:textId="77777777" w:rsidR="0094166B" w:rsidRPr="00F7202E" w:rsidRDefault="00A23609">
      <w:pPr>
        <w:pStyle w:val="IFCNormalTextII"/>
        <w:numPr>
          <w:ilvl w:val="0"/>
          <w:numId w:val="4"/>
        </w:numPr>
        <w:ind w:left="2520"/>
        <w:jc w:val="both"/>
        <w:rPr>
          <w:szCs w:val="24"/>
        </w:rPr>
      </w:pPr>
      <w:r w:rsidRPr="00F7202E">
        <w:rPr>
          <w:szCs w:val="24"/>
        </w:rPr>
        <w:t>Product Name **</w:t>
      </w:r>
    </w:p>
    <w:p w14:paraId="0A985691" w14:textId="77777777" w:rsidR="0094166B" w:rsidRPr="00F7202E" w:rsidRDefault="00A23609">
      <w:pPr>
        <w:pStyle w:val="IFCNormalTextII"/>
        <w:numPr>
          <w:ilvl w:val="0"/>
          <w:numId w:val="4"/>
        </w:numPr>
        <w:ind w:left="2520"/>
        <w:jc w:val="both"/>
        <w:rPr>
          <w:szCs w:val="24"/>
        </w:rPr>
      </w:pPr>
      <w:r w:rsidRPr="00F7202E">
        <w:rPr>
          <w:szCs w:val="24"/>
        </w:rPr>
        <w:t>Description **</w:t>
      </w:r>
    </w:p>
    <w:p w14:paraId="113DAD21" w14:textId="77777777" w:rsidR="0094166B" w:rsidRPr="00F7202E" w:rsidRDefault="00A23609">
      <w:pPr>
        <w:pStyle w:val="IFCNormalTextII"/>
        <w:numPr>
          <w:ilvl w:val="0"/>
          <w:numId w:val="4"/>
        </w:numPr>
        <w:ind w:left="2520"/>
        <w:jc w:val="both"/>
        <w:rPr>
          <w:szCs w:val="24"/>
        </w:rPr>
      </w:pPr>
      <w:r w:rsidRPr="00F7202E">
        <w:rPr>
          <w:szCs w:val="24"/>
        </w:rPr>
        <w:t>Channel **</w:t>
      </w:r>
    </w:p>
    <w:p w14:paraId="0627842A" w14:textId="77777777" w:rsidR="0094166B" w:rsidRPr="00F7202E" w:rsidRDefault="00A23609">
      <w:pPr>
        <w:pStyle w:val="IFCNormalTextII"/>
        <w:numPr>
          <w:ilvl w:val="0"/>
          <w:numId w:val="4"/>
        </w:numPr>
        <w:ind w:left="2520"/>
        <w:jc w:val="both"/>
        <w:rPr>
          <w:szCs w:val="24"/>
        </w:rPr>
      </w:pPr>
      <w:r w:rsidRPr="00F7202E">
        <w:rPr>
          <w:szCs w:val="24"/>
        </w:rPr>
        <w:t>Age method **</w:t>
      </w:r>
    </w:p>
    <w:p w14:paraId="3505E313" w14:textId="77777777" w:rsidR="0094166B" w:rsidRPr="00F7202E" w:rsidRDefault="00A23609">
      <w:pPr>
        <w:pStyle w:val="IFCNormalTextII"/>
        <w:numPr>
          <w:ilvl w:val="0"/>
          <w:numId w:val="4"/>
        </w:numPr>
        <w:ind w:left="2520"/>
        <w:jc w:val="both"/>
        <w:rPr>
          <w:szCs w:val="24"/>
        </w:rPr>
      </w:pPr>
      <w:r w:rsidRPr="00F7202E">
        <w:rPr>
          <w:szCs w:val="24"/>
        </w:rPr>
        <w:t>Product Series **</w:t>
      </w:r>
    </w:p>
    <w:p w14:paraId="3DE52300" w14:textId="77777777" w:rsidR="0094166B" w:rsidRPr="00F7202E" w:rsidRDefault="00A23609">
      <w:pPr>
        <w:pStyle w:val="IFCNormalTextII"/>
        <w:numPr>
          <w:ilvl w:val="0"/>
          <w:numId w:val="4"/>
        </w:numPr>
        <w:ind w:left="2520"/>
        <w:jc w:val="both"/>
        <w:rPr>
          <w:szCs w:val="24"/>
        </w:rPr>
      </w:pPr>
      <w:r w:rsidRPr="00F7202E">
        <w:rPr>
          <w:szCs w:val="24"/>
        </w:rPr>
        <w:t>Mode of Payment **</w:t>
      </w:r>
    </w:p>
    <w:p w14:paraId="1A7C7B56" w14:textId="77777777" w:rsidR="0094166B" w:rsidRPr="00F7202E" w:rsidRDefault="00A23609">
      <w:pPr>
        <w:pStyle w:val="IFCNormalTextII"/>
        <w:numPr>
          <w:ilvl w:val="0"/>
          <w:numId w:val="4"/>
        </w:numPr>
        <w:ind w:left="2520"/>
        <w:jc w:val="both"/>
        <w:rPr>
          <w:szCs w:val="24"/>
        </w:rPr>
      </w:pPr>
      <w:r w:rsidRPr="00F7202E">
        <w:rPr>
          <w:szCs w:val="24"/>
        </w:rPr>
        <w:t>Currency **</w:t>
      </w:r>
    </w:p>
    <w:p w14:paraId="34945EE5" w14:textId="77777777" w:rsidR="0094166B" w:rsidRPr="00F7202E" w:rsidRDefault="00A23609">
      <w:pPr>
        <w:pStyle w:val="IFCNormalTextII"/>
        <w:numPr>
          <w:ilvl w:val="0"/>
          <w:numId w:val="4"/>
        </w:numPr>
        <w:ind w:left="2520"/>
        <w:jc w:val="both"/>
        <w:rPr>
          <w:szCs w:val="24"/>
        </w:rPr>
      </w:pPr>
      <w:r w:rsidRPr="00F7202E">
        <w:rPr>
          <w:szCs w:val="24"/>
        </w:rPr>
        <w:t>Relationship allowable **</w:t>
      </w:r>
    </w:p>
    <w:p w14:paraId="3B094A10" w14:textId="77777777" w:rsidR="0094166B" w:rsidRPr="00F7202E" w:rsidRDefault="00A23609">
      <w:pPr>
        <w:pStyle w:val="IFCNormalTextII"/>
        <w:numPr>
          <w:ilvl w:val="0"/>
          <w:numId w:val="4"/>
        </w:numPr>
        <w:ind w:left="2520"/>
        <w:jc w:val="both"/>
        <w:rPr>
          <w:szCs w:val="24"/>
        </w:rPr>
      </w:pPr>
      <w:r w:rsidRPr="00F7202E">
        <w:rPr>
          <w:szCs w:val="24"/>
        </w:rPr>
        <w:t>If product Series “Traditional” is selected, below field will be disable</w:t>
      </w:r>
      <w:r w:rsidR="002D1C18" w:rsidRPr="00F7202E">
        <w:rPr>
          <w:szCs w:val="24"/>
        </w:rPr>
        <w:t>d</w:t>
      </w:r>
      <w:r w:rsidRPr="00F7202E">
        <w:rPr>
          <w:szCs w:val="24"/>
        </w:rPr>
        <w:t>.</w:t>
      </w:r>
    </w:p>
    <w:p w14:paraId="6E6B1D9A" w14:textId="77777777" w:rsidR="0094166B" w:rsidRPr="00F7202E" w:rsidRDefault="00A23609">
      <w:pPr>
        <w:pStyle w:val="IFCNormalTextII"/>
        <w:numPr>
          <w:ilvl w:val="1"/>
          <w:numId w:val="4"/>
        </w:numPr>
        <w:ind w:left="3240"/>
        <w:jc w:val="both"/>
        <w:rPr>
          <w:szCs w:val="24"/>
        </w:rPr>
      </w:pPr>
      <w:r w:rsidRPr="00F7202E">
        <w:rPr>
          <w:szCs w:val="24"/>
        </w:rPr>
        <w:t>Minimum Preferred Premium</w:t>
      </w:r>
    </w:p>
    <w:p w14:paraId="1E5B9C53" w14:textId="77777777" w:rsidR="0094166B" w:rsidRPr="00F7202E" w:rsidRDefault="00A23609">
      <w:pPr>
        <w:pStyle w:val="IFCNormalTextII"/>
        <w:numPr>
          <w:ilvl w:val="1"/>
          <w:numId w:val="4"/>
        </w:numPr>
        <w:ind w:left="3240"/>
        <w:jc w:val="both"/>
        <w:rPr>
          <w:szCs w:val="24"/>
        </w:rPr>
      </w:pPr>
      <w:r w:rsidRPr="00F7202E">
        <w:rPr>
          <w:szCs w:val="24"/>
        </w:rPr>
        <w:t>Min Top Up</w:t>
      </w:r>
    </w:p>
    <w:p w14:paraId="3B88EDE6" w14:textId="77777777" w:rsidR="0094166B" w:rsidRPr="00F7202E" w:rsidRDefault="00A23609">
      <w:pPr>
        <w:pStyle w:val="IFCNormalTextII"/>
        <w:numPr>
          <w:ilvl w:val="1"/>
          <w:numId w:val="4"/>
        </w:numPr>
        <w:ind w:left="3240"/>
        <w:jc w:val="both"/>
        <w:rPr>
          <w:szCs w:val="24"/>
        </w:rPr>
      </w:pPr>
      <w:r w:rsidRPr="00F7202E">
        <w:rPr>
          <w:szCs w:val="24"/>
        </w:rPr>
        <w:t>Max Top Up</w:t>
      </w:r>
    </w:p>
    <w:p w14:paraId="0F1B70EA" w14:textId="77777777" w:rsidR="0094166B" w:rsidRPr="00F7202E" w:rsidRDefault="00A23609">
      <w:pPr>
        <w:pStyle w:val="IFCNormalTextII"/>
        <w:numPr>
          <w:ilvl w:val="1"/>
          <w:numId w:val="4"/>
        </w:numPr>
        <w:ind w:left="3240"/>
        <w:jc w:val="both"/>
        <w:rPr>
          <w:szCs w:val="24"/>
        </w:rPr>
      </w:pPr>
      <w:r w:rsidRPr="00F7202E">
        <w:rPr>
          <w:szCs w:val="24"/>
        </w:rPr>
        <w:t>Roi Discount</w:t>
      </w:r>
    </w:p>
    <w:p w14:paraId="2AC78B1D" w14:textId="77777777" w:rsidR="0094166B" w:rsidRPr="00F7202E" w:rsidRDefault="00A23609">
      <w:pPr>
        <w:pStyle w:val="IFCNormalTextII"/>
        <w:numPr>
          <w:ilvl w:val="1"/>
          <w:numId w:val="4"/>
        </w:numPr>
        <w:ind w:left="3240"/>
        <w:jc w:val="both"/>
        <w:rPr>
          <w:szCs w:val="24"/>
        </w:rPr>
      </w:pPr>
      <w:r w:rsidRPr="00F7202E">
        <w:rPr>
          <w:szCs w:val="24"/>
        </w:rPr>
        <w:t>Regular Withdrawal Year</w:t>
      </w:r>
    </w:p>
    <w:p w14:paraId="4430A3AA" w14:textId="77777777" w:rsidR="0094166B" w:rsidRPr="00F7202E" w:rsidRDefault="00A23609">
      <w:pPr>
        <w:pStyle w:val="IFCNormalTextII"/>
        <w:numPr>
          <w:ilvl w:val="1"/>
          <w:numId w:val="4"/>
        </w:numPr>
        <w:ind w:left="3240"/>
        <w:jc w:val="both"/>
        <w:rPr>
          <w:szCs w:val="24"/>
        </w:rPr>
      </w:pPr>
      <w:r w:rsidRPr="00F7202E">
        <w:rPr>
          <w:szCs w:val="24"/>
        </w:rPr>
        <w:t>Regular Withdrawal Limit</w:t>
      </w:r>
    </w:p>
    <w:p w14:paraId="19037937" w14:textId="77777777" w:rsidR="0094166B" w:rsidRPr="00F7202E" w:rsidRDefault="00A23609">
      <w:pPr>
        <w:pStyle w:val="IFCNormalTextII"/>
        <w:numPr>
          <w:ilvl w:val="1"/>
          <w:numId w:val="4"/>
        </w:numPr>
        <w:ind w:left="3240"/>
        <w:jc w:val="both"/>
        <w:rPr>
          <w:szCs w:val="24"/>
        </w:rPr>
      </w:pPr>
      <w:r w:rsidRPr="00F7202E">
        <w:rPr>
          <w:szCs w:val="24"/>
        </w:rPr>
        <w:t>Start Premium Holiday Year</w:t>
      </w:r>
    </w:p>
    <w:p w14:paraId="354DFF42" w14:textId="77777777" w:rsidR="0094166B" w:rsidRPr="00F7202E" w:rsidRDefault="00A23609">
      <w:pPr>
        <w:pStyle w:val="IFCNormalTextII"/>
        <w:numPr>
          <w:ilvl w:val="1"/>
          <w:numId w:val="4"/>
        </w:numPr>
        <w:ind w:left="3240"/>
        <w:jc w:val="both"/>
        <w:rPr>
          <w:szCs w:val="24"/>
        </w:rPr>
      </w:pPr>
      <w:r w:rsidRPr="00F7202E">
        <w:rPr>
          <w:szCs w:val="24"/>
        </w:rPr>
        <w:t>Target Premium value</w:t>
      </w:r>
    </w:p>
    <w:p w14:paraId="0C465D5F" w14:textId="77777777" w:rsidR="0094166B" w:rsidRPr="00F7202E" w:rsidRDefault="00A23609">
      <w:pPr>
        <w:pStyle w:val="IFCNormalTextII"/>
        <w:numPr>
          <w:ilvl w:val="1"/>
          <w:numId w:val="4"/>
        </w:numPr>
        <w:ind w:left="3240"/>
        <w:jc w:val="both"/>
        <w:rPr>
          <w:szCs w:val="24"/>
        </w:rPr>
      </w:pPr>
      <w:r w:rsidRPr="00F7202E">
        <w:rPr>
          <w:szCs w:val="24"/>
        </w:rPr>
        <w:t>Total Unapplied Premium</w:t>
      </w:r>
    </w:p>
    <w:p w14:paraId="0278C98D" w14:textId="77777777" w:rsidR="0094166B" w:rsidRPr="00F7202E" w:rsidRDefault="00A23609">
      <w:pPr>
        <w:pStyle w:val="IFCNormalTextII"/>
        <w:numPr>
          <w:ilvl w:val="1"/>
          <w:numId w:val="4"/>
        </w:numPr>
        <w:ind w:left="3240"/>
        <w:jc w:val="both"/>
        <w:rPr>
          <w:szCs w:val="24"/>
        </w:rPr>
      </w:pPr>
      <w:r w:rsidRPr="00F7202E">
        <w:rPr>
          <w:szCs w:val="24"/>
        </w:rPr>
        <w:t>Unapplied Premium</w:t>
      </w:r>
    </w:p>
    <w:p w14:paraId="6ED8D700" w14:textId="77777777" w:rsidR="0094166B" w:rsidRPr="00F7202E" w:rsidRDefault="00A23609">
      <w:pPr>
        <w:pStyle w:val="IFCNormalTextII"/>
        <w:numPr>
          <w:ilvl w:val="1"/>
          <w:numId w:val="4"/>
        </w:numPr>
        <w:ind w:left="3240"/>
        <w:jc w:val="both"/>
        <w:rPr>
          <w:szCs w:val="24"/>
        </w:rPr>
      </w:pPr>
      <w:r w:rsidRPr="00F7202E">
        <w:rPr>
          <w:szCs w:val="24"/>
        </w:rPr>
        <w:t>Account Indicator</w:t>
      </w:r>
    </w:p>
    <w:p w14:paraId="0FBCFE5C" w14:textId="77777777" w:rsidR="0094166B" w:rsidRPr="00F7202E" w:rsidRDefault="00A23609">
      <w:pPr>
        <w:pStyle w:val="IFCNormalTextII"/>
        <w:numPr>
          <w:ilvl w:val="0"/>
          <w:numId w:val="4"/>
        </w:numPr>
        <w:ind w:left="2520"/>
        <w:jc w:val="both"/>
        <w:rPr>
          <w:szCs w:val="24"/>
        </w:rPr>
      </w:pPr>
      <w:r w:rsidRPr="00F7202E">
        <w:rPr>
          <w:szCs w:val="24"/>
        </w:rPr>
        <w:t>Premi Loading (%) is mandatory if Display = Yes option is selected</w:t>
      </w:r>
    </w:p>
    <w:p w14:paraId="6076D46E" w14:textId="77777777" w:rsidR="0094166B" w:rsidRPr="00F7202E" w:rsidRDefault="00A23609">
      <w:pPr>
        <w:pStyle w:val="IFCNormalTextII"/>
        <w:numPr>
          <w:ilvl w:val="0"/>
          <w:numId w:val="4"/>
        </w:numPr>
        <w:ind w:left="2520"/>
        <w:jc w:val="both"/>
        <w:rPr>
          <w:szCs w:val="24"/>
        </w:rPr>
      </w:pPr>
      <w:r w:rsidRPr="00F7202E">
        <w:rPr>
          <w:szCs w:val="24"/>
        </w:rPr>
        <w:t>Premi MIL is mandatory field if Display = Yes option is selected</w:t>
      </w:r>
    </w:p>
    <w:p w14:paraId="49C064F7" w14:textId="77777777" w:rsidR="0094166B" w:rsidRPr="00F7202E" w:rsidRDefault="0094166B">
      <w:pPr>
        <w:pStyle w:val="IFCNormalTextII"/>
        <w:ind w:left="2520" w:firstLine="0"/>
        <w:jc w:val="both"/>
        <w:rPr>
          <w:szCs w:val="24"/>
        </w:rPr>
      </w:pPr>
    </w:p>
    <w:p w14:paraId="74EE2BDF" w14:textId="77777777" w:rsidR="0094166B" w:rsidRPr="00F7202E" w:rsidRDefault="00A23609">
      <w:pPr>
        <w:pStyle w:val="IFCNormalTextII"/>
        <w:ind w:left="2520" w:firstLine="0"/>
        <w:jc w:val="both"/>
        <w:rPr>
          <w:szCs w:val="24"/>
        </w:rPr>
      </w:pPr>
      <w:r w:rsidRPr="00F7202E">
        <w:rPr>
          <w:szCs w:val="24"/>
        </w:rPr>
        <w:t>** Mandatory fields to key in.</w:t>
      </w:r>
    </w:p>
    <w:p w14:paraId="70160989" w14:textId="77777777" w:rsidR="0094166B" w:rsidRPr="00F7202E" w:rsidRDefault="0094166B">
      <w:pPr>
        <w:pStyle w:val="IFCNormalTextII"/>
        <w:ind w:left="2520" w:firstLine="0"/>
        <w:jc w:val="both"/>
        <w:rPr>
          <w:szCs w:val="24"/>
        </w:rPr>
      </w:pPr>
    </w:p>
    <w:p w14:paraId="1878D2F8" w14:textId="77777777" w:rsidR="0094166B" w:rsidRPr="00F7202E" w:rsidRDefault="0094166B">
      <w:pPr>
        <w:pStyle w:val="IFCNormalTextII"/>
        <w:ind w:left="720" w:firstLine="450"/>
        <w:jc w:val="both"/>
        <w:rPr>
          <w:szCs w:val="24"/>
        </w:rPr>
      </w:pPr>
    </w:p>
    <w:p w14:paraId="6E4233DB" w14:textId="77777777" w:rsidR="0094166B" w:rsidRDefault="00A23609">
      <w:pPr>
        <w:pStyle w:val="IFCHeading111X"/>
        <w:jc w:val="both"/>
        <w:rPr>
          <w:sz w:val="24"/>
        </w:rPr>
      </w:pPr>
      <w:bookmarkStart w:id="397" w:name="_Toc454819662"/>
      <w:r>
        <w:rPr>
          <w:sz w:val="24"/>
        </w:rPr>
        <w:lastRenderedPageBreak/>
        <w:t>BASIC PLAN WORDING SETUP</w:t>
      </w:r>
      <w:bookmarkEnd w:id="397"/>
    </w:p>
    <w:p w14:paraId="7CCC4880" w14:textId="77777777" w:rsidR="0094166B" w:rsidRPr="00F7202E" w:rsidRDefault="00A23609" w:rsidP="00F7202E">
      <w:pPr>
        <w:pStyle w:val="IFCNormalTextII"/>
        <w:ind w:left="2430" w:firstLine="0"/>
        <w:jc w:val="both"/>
        <w:rPr>
          <w:szCs w:val="24"/>
        </w:rPr>
      </w:pPr>
      <w:r w:rsidRPr="00F7202E">
        <w:rPr>
          <w:szCs w:val="24"/>
        </w:rPr>
        <w:t>The screen is to set the basic plan wording that will display in the SI quotation report. It can be access from the Basic Plan wording column in Basic plan listing screen.</w:t>
      </w:r>
    </w:p>
    <w:p w14:paraId="44063EBA" w14:textId="77777777" w:rsidR="0094166B" w:rsidRDefault="00E956B3" w:rsidP="002D1C18">
      <w:pPr>
        <w:pStyle w:val="IFCNormalTextII"/>
        <w:ind w:left="2059" w:firstLine="371"/>
        <w:jc w:val="both"/>
        <w:rPr>
          <w:b/>
          <w:sz w:val="24"/>
          <w:szCs w:val="24"/>
        </w:rPr>
      </w:pPr>
      <w:r>
        <w:rPr>
          <w:b/>
          <w:noProof/>
          <w:sz w:val="24"/>
          <w:szCs w:val="24"/>
          <w:lang w:eastAsia="en-US"/>
        </w:rPr>
        <w:drawing>
          <wp:inline distT="0" distB="0" distL="0" distR="0" wp14:anchorId="4EAABC83" wp14:editId="070EBDD8">
            <wp:extent cx="4610100" cy="3095625"/>
            <wp:effectExtent l="0" t="0" r="0" b="9525"/>
            <wp:docPr id="1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10100" cy="3095625"/>
                    </a:xfrm>
                    <a:prstGeom prst="rect">
                      <a:avLst/>
                    </a:prstGeom>
                    <a:noFill/>
                    <a:ln>
                      <a:noFill/>
                    </a:ln>
                  </pic:spPr>
                </pic:pic>
              </a:graphicData>
            </a:graphic>
          </wp:inline>
        </w:drawing>
      </w:r>
    </w:p>
    <w:p w14:paraId="3EA13286" w14:textId="77777777" w:rsidR="0094166B" w:rsidRPr="005754CE" w:rsidRDefault="002D1C18">
      <w:pPr>
        <w:pStyle w:val="IFCNormalTextII"/>
        <w:ind w:left="1879" w:firstLine="131"/>
        <w:jc w:val="both"/>
        <w:rPr>
          <w:szCs w:val="24"/>
          <w:u w:val="single"/>
        </w:rPr>
      </w:pPr>
      <w:r>
        <w:rPr>
          <w:sz w:val="24"/>
          <w:szCs w:val="24"/>
        </w:rPr>
        <w:tab/>
      </w:r>
      <w:r w:rsidR="00A23609">
        <w:rPr>
          <w:sz w:val="24"/>
          <w:szCs w:val="24"/>
        </w:rPr>
        <w:tab/>
      </w:r>
      <w:r w:rsidR="00A23609" w:rsidRPr="005754CE">
        <w:rPr>
          <w:szCs w:val="24"/>
          <w:u w:val="single"/>
        </w:rPr>
        <w:t>Features Available</w:t>
      </w:r>
    </w:p>
    <w:p w14:paraId="491C070F" w14:textId="77777777" w:rsidR="0094166B" w:rsidRPr="005754CE" w:rsidRDefault="00A23609" w:rsidP="00347C48">
      <w:pPr>
        <w:pStyle w:val="IFCNormalTextII"/>
        <w:numPr>
          <w:ilvl w:val="0"/>
          <w:numId w:val="5"/>
        </w:numPr>
        <w:jc w:val="both"/>
        <w:rPr>
          <w:szCs w:val="24"/>
        </w:rPr>
      </w:pPr>
      <w:r w:rsidRPr="005754CE">
        <w:rPr>
          <w:szCs w:val="24"/>
        </w:rPr>
        <w:t>Summary or Detailed: – Basic Plan wording can add either to Summary or Detailed section.</w:t>
      </w:r>
    </w:p>
    <w:p w14:paraId="5347B61F" w14:textId="77777777" w:rsidR="0094166B" w:rsidRPr="005754CE" w:rsidRDefault="00A23609">
      <w:pPr>
        <w:pStyle w:val="IFCNormalTextII"/>
        <w:numPr>
          <w:ilvl w:val="0"/>
          <w:numId w:val="5"/>
        </w:numPr>
        <w:jc w:val="both"/>
        <w:rPr>
          <w:szCs w:val="24"/>
        </w:rPr>
      </w:pPr>
      <w:r w:rsidRPr="005754CE">
        <w:rPr>
          <w:szCs w:val="24"/>
        </w:rPr>
        <w:t xml:space="preserve">Text can be formatted to Underline, Italic or bold. </w:t>
      </w:r>
    </w:p>
    <w:p w14:paraId="01229DC7" w14:textId="77777777" w:rsidR="0094166B" w:rsidRPr="005754CE" w:rsidRDefault="00A23609" w:rsidP="00347C48">
      <w:pPr>
        <w:pStyle w:val="IFCNormalTextII"/>
        <w:numPr>
          <w:ilvl w:val="0"/>
          <w:numId w:val="5"/>
        </w:numPr>
        <w:jc w:val="both"/>
        <w:rPr>
          <w:szCs w:val="24"/>
        </w:rPr>
      </w:pPr>
      <w:r w:rsidRPr="005754CE">
        <w:rPr>
          <w:szCs w:val="24"/>
        </w:rPr>
        <w:t>Script can be inserted into the Text box. The script must be started with &lt;Script&gt; and ended with &lt;/Script&gt;.</w:t>
      </w:r>
    </w:p>
    <w:p w14:paraId="280B9EF4" w14:textId="77777777" w:rsidR="0094166B" w:rsidRPr="005754CE" w:rsidRDefault="0094166B">
      <w:pPr>
        <w:pStyle w:val="IFCNormalTextII"/>
        <w:ind w:left="2160" w:firstLine="0"/>
        <w:jc w:val="both"/>
        <w:rPr>
          <w:szCs w:val="24"/>
          <w:u w:val="single"/>
        </w:rPr>
      </w:pPr>
    </w:p>
    <w:p w14:paraId="60DDD14E" w14:textId="77777777" w:rsidR="0094166B" w:rsidRPr="005754CE" w:rsidRDefault="00A23609" w:rsidP="00347C48">
      <w:pPr>
        <w:pStyle w:val="IFCNormalTextII"/>
        <w:ind w:left="2160" w:firstLine="720"/>
        <w:jc w:val="both"/>
        <w:rPr>
          <w:szCs w:val="24"/>
          <w:u w:val="single"/>
        </w:rPr>
      </w:pPr>
      <w:r w:rsidRPr="005754CE">
        <w:rPr>
          <w:szCs w:val="24"/>
          <w:u w:val="single"/>
        </w:rPr>
        <w:t>Validation</w:t>
      </w:r>
    </w:p>
    <w:p w14:paraId="38B37A6F" w14:textId="77777777" w:rsidR="0094166B" w:rsidRPr="005754CE" w:rsidRDefault="00A23609" w:rsidP="00347C48">
      <w:pPr>
        <w:pStyle w:val="IFCNormalTextII"/>
        <w:numPr>
          <w:ilvl w:val="0"/>
          <w:numId w:val="13"/>
        </w:numPr>
        <w:jc w:val="both"/>
        <w:rPr>
          <w:szCs w:val="24"/>
        </w:rPr>
      </w:pPr>
      <w:r w:rsidRPr="005754CE">
        <w:rPr>
          <w:szCs w:val="24"/>
        </w:rPr>
        <w:t>All fields are mandatory</w:t>
      </w:r>
    </w:p>
    <w:p w14:paraId="586CD56E" w14:textId="77777777" w:rsidR="0094166B" w:rsidRDefault="0094166B">
      <w:pPr>
        <w:pStyle w:val="IFCNormalTextII"/>
        <w:ind w:left="720" w:firstLine="450"/>
        <w:jc w:val="both"/>
        <w:rPr>
          <w:sz w:val="24"/>
          <w:szCs w:val="24"/>
        </w:rPr>
      </w:pPr>
    </w:p>
    <w:p w14:paraId="6244C662" w14:textId="77777777" w:rsidR="0094166B" w:rsidRDefault="00A23609">
      <w:pPr>
        <w:pStyle w:val="IFCHeading111X"/>
        <w:jc w:val="both"/>
        <w:rPr>
          <w:sz w:val="24"/>
        </w:rPr>
      </w:pPr>
      <w:bookmarkStart w:id="398" w:name="_Toc454819663"/>
      <w:r>
        <w:rPr>
          <w:sz w:val="24"/>
        </w:rPr>
        <w:t>RATES AND FORMULA SETUP</w:t>
      </w:r>
      <w:bookmarkEnd w:id="398"/>
    </w:p>
    <w:p w14:paraId="037B8D40" w14:textId="77777777" w:rsidR="0094166B" w:rsidRPr="005754CE" w:rsidRDefault="00A23609">
      <w:pPr>
        <w:pStyle w:val="IFCNormalTextII"/>
        <w:ind w:left="2160" w:firstLine="0"/>
        <w:jc w:val="both"/>
        <w:rPr>
          <w:szCs w:val="24"/>
        </w:rPr>
      </w:pPr>
      <w:r w:rsidRPr="005754CE">
        <w:rPr>
          <w:szCs w:val="24"/>
        </w:rPr>
        <w:t>User can create the formula related t</w:t>
      </w:r>
      <w:r w:rsidR="005754CE">
        <w:rPr>
          <w:szCs w:val="24"/>
        </w:rPr>
        <w:t xml:space="preserve">o Basic Plan such as basic plan </w:t>
      </w:r>
      <w:r w:rsidRPr="005754CE">
        <w:rPr>
          <w:szCs w:val="24"/>
        </w:rPr>
        <w:t>premium in this screen. This screen can be accessible from the Rates and formula column in the Basic Plan listing screen.</w:t>
      </w:r>
    </w:p>
    <w:p w14:paraId="35E67617" w14:textId="77777777" w:rsidR="0094166B" w:rsidRDefault="0094166B">
      <w:pPr>
        <w:pStyle w:val="IFCNormalTextII"/>
        <w:ind w:left="1980" w:firstLine="180"/>
        <w:jc w:val="both"/>
        <w:rPr>
          <w:sz w:val="24"/>
          <w:szCs w:val="24"/>
        </w:rPr>
      </w:pPr>
    </w:p>
    <w:p w14:paraId="654D1FC7" w14:textId="77777777" w:rsidR="0094166B" w:rsidRDefault="00E956B3" w:rsidP="002D1C18">
      <w:pPr>
        <w:pStyle w:val="IFCNormalTextII"/>
        <w:ind w:left="2070" w:firstLine="90"/>
        <w:jc w:val="both"/>
        <w:rPr>
          <w:sz w:val="24"/>
          <w:szCs w:val="24"/>
        </w:rPr>
      </w:pPr>
      <w:r>
        <w:rPr>
          <w:noProof/>
          <w:sz w:val="24"/>
          <w:szCs w:val="24"/>
          <w:lang w:eastAsia="en-US"/>
        </w:rPr>
        <w:lastRenderedPageBreak/>
        <w:drawing>
          <wp:inline distT="0" distB="0" distL="0" distR="0" wp14:anchorId="5B95A92F" wp14:editId="1788663D">
            <wp:extent cx="4848225" cy="2647950"/>
            <wp:effectExtent l="0" t="0" r="9525" b="0"/>
            <wp:docPr id="2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48225" cy="2647950"/>
                    </a:xfrm>
                    <a:prstGeom prst="rect">
                      <a:avLst/>
                    </a:prstGeom>
                    <a:noFill/>
                    <a:ln>
                      <a:noFill/>
                    </a:ln>
                  </pic:spPr>
                </pic:pic>
              </a:graphicData>
            </a:graphic>
          </wp:inline>
        </w:drawing>
      </w:r>
    </w:p>
    <w:p w14:paraId="5AC903D0" w14:textId="77777777" w:rsidR="0094166B" w:rsidRPr="009438BD" w:rsidRDefault="00A23609" w:rsidP="002D1C18">
      <w:pPr>
        <w:pStyle w:val="IFCNormalTextII"/>
        <w:ind w:left="1980" w:firstLine="180"/>
        <w:jc w:val="both"/>
        <w:rPr>
          <w:szCs w:val="24"/>
          <w:u w:val="single"/>
        </w:rPr>
      </w:pPr>
      <w:r w:rsidRPr="009438BD">
        <w:rPr>
          <w:szCs w:val="24"/>
          <w:u w:val="single"/>
        </w:rPr>
        <w:t>Validation</w:t>
      </w:r>
    </w:p>
    <w:p w14:paraId="6CA41954" w14:textId="77777777" w:rsidR="0094166B" w:rsidRPr="009438BD" w:rsidRDefault="00A23609">
      <w:pPr>
        <w:pStyle w:val="IFCNormalTextII"/>
        <w:numPr>
          <w:ilvl w:val="2"/>
          <w:numId w:val="4"/>
        </w:numPr>
        <w:jc w:val="both"/>
        <w:rPr>
          <w:szCs w:val="24"/>
        </w:rPr>
      </w:pPr>
      <w:r w:rsidRPr="009438BD">
        <w:rPr>
          <w:szCs w:val="24"/>
        </w:rPr>
        <w:t>Formula ID must be unique</w:t>
      </w:r>
    </w:p>
    <w:p w14:paraId="6E6C9264" w14:textId="77777777" w:rsidR="0094166B" w:rsidRPr="009438BD" w:rsidRDefault="00A23609">
      <w:pPr>
        <w:pStyle w:val="IFCNormalTextII"/>
        <w:numPr>
          <w:ilvl w:val="2"/>
          <w:numId w:val="4"/>
        </w:numPr>
        <w:jc w:val="both"/>
        <w:rPr>
          <w:szCs w:val="24"/>
        </w:rPr>
      </w:pPr>
      <w:r w:rsidRPr="009438BD">
        <w:rPr>
          <w:szCs w:val="24"/>
        </w:rPr>
        <w:t>All fields are mandatory</w:t>
      </w:r>
    </w:p>
    <w:p w14:paraId="5638EF4D" w14:textId="77777777" w:rsidR="0094166B" w:rsidRDefault="0094166B">
      <w:pPr>
        <w:pStyle w:val="IFCNormalTextII"/>
        <w:ind w:left="720" w:firstLine="450"/>
        <w:jc w:val="both"/>
        <w:rPr>
          <w:sz w:val="24"/>
          <w:szCs w:val="24"/>
        </w:rPr>
      </w:pPr>
    </w:p>
    <w:p w14:paraId="6141493E" w14:textId="77777777" w:rsidR="0094166B" w:rsidRDefault="00A23609">
      <w:pPr>
        <w:pStyle w:val="IFCHeading111X"/>
        <w:jc w:val="both"/>
        <w:rPr>
          <w:sz w:val="24"/>
        </w:rPr>
      </w:pPr>
      <w:bookmarkStart w:id="399" w:name="_Toc454819664"/>
      <w:r>
        <w:rPr>
          <w:sz w:val="24"/>
        </w:rPr>
        <w:t>RATES MAPPING</w:t>
      </w:r>
      <w:bookmarkEnd w:id="399"/>
    </w:p>
    <w:p w14:paraId="20A3BB6C" w14:textId="77777777" w:rsidR="0094166B" w:rsidRPr="009438BD" w:rsidRDefault="00A23609" w:rsidP="009438BD">
      <w:pPr>
        <w:pStyle w:val="IFCNormalTextII"/>
        <w:ind w:left="2356" w:firstLine="0"/>
        <w:jc w:val="both"/>
        <w:rPr>
          <w:szCs w:val="24"/>
        </w:rPr>
      </w:pPr>
      <w:r w:rsidRPr="009438BD">
        <w:rPr>
          <w:szCs w:val="24"/>
        </w:rPr>
        <w:t>This screen can be accessible from the Rates and Formula setup screen by clicking on the Import rates link or the Rates Details column. The purpose of this section is to import the and map the rates field to the Predefined field so that the system knows what are the criteria to meet to retrieve the correct rates.</w:t>
      </w:r>
    </w:p>
    <w:p w14:paraId="4459E74A" w14:textId="77777777" w:rsidR="0094166B" w:rsidRPr="00097960" w:rsidRDefault="00E956B3">
      <w:pPr>
        <w:pStyle w:val="IFCNormalTextII"/>
        <w:ind w:left="2070" w:firstLine="90"/>
        <w:jc w:val="both"/>
        <w:rPr>
          <w:b/>
          <w:sz w:val="24"/>
          <w:szCs w:val="24"/>
        </w:rPr>
      </w:pPr>
      <w:commentRangeStart w:id="400"/>
      <w:del w:id="401" w:author="Foong" w:date="2016-06-27T19:40:00Z">
        <w:r w:rsidRPr="00097960" w:rsidDel="007A6F88">
          <w:rPr>
            <w:noProof/>
            <w:sz w:val="24"/>
            <w:szCs w:val="24"/>
            <w:lang w:eastAsia="en-US"/>
            <w:rPrChange w:id="402" w:author="Unknown">
              <w:rPr>
                <w:noProof/>
                <w:lang w:eastAsia="en-US"/>
              </w:rPr>
            </w:rPrChange>
          </w:rPr>
          <w:drawing>
            <wp:inline distT="0" distB="0" distL="0" distR="0" wp14:anchorId="66C6F6CB" wp14:editId="79F6B245">
              <wp:extent cx="4818851" cy="2997200"/>
              <wp:effectExtent l="19050" t="0" r="799" b="0"/>
              <wp:docPr id="21"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18851" cy="2997200"/>
                      </a:xfrm>
                      <a:prstGeom prst="rect">
                        <a:avLst/>
                      </a:prstGeom>
                      <a:noFill/>
                      <a:ln>
                        <a:noFill/>
                      </a:ln>
                    </pic:spPr>
                  </pic:pic>
                </a:graphicData>
              </a:graphic>
            </wp:inline>
          </w:drawing>
        </w:r>
      </w:del>
      <w:commentRangeEnd w:id="400"/>
      <w:r w:rsidR="00281639" w:rsidRPr="00097960">
        <w:rPr>
          <w:rStyle w:val="CommentReference"/>
          <w:rFonts w:ascii="Times New Roman" w:hAnsi="Times New Roman" w:cs="Times New Roman"/>
        </w:rPr>
        <w:commentReference w:id="400"/>
      </w:r>
    </w:p>
    <w:p w14:paraId="480ADF8B" w14:textId="77777777" w:rsidR="005B14DE" w:rsidRDefault="005B14DE">
      <w:pPr>
        <w:pStyle w:val="IFCNormalTextII"/>
        <w:ind w:left="1879" w:firstLine="281"/>
        <w:jc w:val="both"/>
        <w:rPr>
          <w:ins w:id="403" w:author="Foong" w:date="2016-06-27T19:11:00Z"/>
          <w:szCs w:val="24"/>
          <w:u w:val="single"/>
        </w:rPr>
      </w:pPr>
    </w:p>
    <w:p w14:paraId="642EB348" w14:textId="77777777" w:rsidR="005B14DE" w:rsidRDefault="005B14DE">
      <w:pPr>
        <w:pStyle w:val="IFCNormalTextII"/>
        <w:ind w:left="1879" w:firstLine="281"/>
        <w:jc w:val="both"/>
        <w:rPr>
          <w:ins w:id="404" w:author="Foong" w:date="2016-06-27T19:11:00Z"/>
          <w:szCs w:val="24"/>
          <w:u w:val="single"/>
        </w:rPr>
      </w:pPr>
      <w:ins w:id="405" w:author="Foong" w:date="2016-06-27T19:11:00Z">
        <w:r w:rsidRPr="005B14DE">
          <w:rPr>
            <w:noProof/>
            <w:szCs w:val="24"/>
            <w:u w:val="single"/>
            <w:lang w:eastAsia="en-US"/>
            <w:rPrChange w:id="406" w:author="Unknown">
              <w:rPr>
                <w:b/>
                <w:bCs/>
                <w:caps/>
                <w:noProof/>
                <w:sz w:val="20"/>
                <w:szCs w:val="24"/>
                <w:u w:val="single"/>
                <w:lang w:eastAsia="en-US"/>
              </w:rPr>
            </w:rPrChange>
          </w:rPr>
          <w:drawing>
            <wp:inline distT="0" distB="0" distL="0" distR="0" wp14:anchorId="0821E9D2" wp14:editId="1813CE5F">
              <wp:extent cx="4993419" cy="2304327"/>
              <wp:effectExtent l="0" t="0" r="0" b="1270"/>
              <wp:docPr id="17"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05132" cy="2309732"/>
                      </a:xfrm>
                      <a:prstGeom prst="rect">
                        <a:avLst/>
                      </a:prstGeom>
                      <a:noFill/>
                      <a:ln>
                        <a:noFill/>
                      </a:ln>
                    </pic:spPr>
                  </pic:pic>
                </a:graphicData>
              </a:graphic>
            </wp:inline>
          </w:drawing>
        </w:r>
      </w:ins>
    </w:p>
    <w:p w14:paraId="6EA0BE8D" w14:textId="77777777" w:rsidR="0094166B" w:rsidRPr="00312ABF" w:rsidRDefault="00A23609">
      <w:pPr>
        <w:pStyle w:val="IFCNormalTextII"/>
        <w:ind w:left="1879" w:firstLine="281"/>
        <w:jc w:val="both"/>
        <w:rPr>
          <w:szCs w:val="24"/>
          <w:u w:val="single"/>
        </w:rPr>
      </w:pPr>
      <w:r w:rsidRPr="00312ABF">
        <w:rPr>
          <w:szCs w:val="24"/>
          <w:u w:val="single"/>
        </w:rPr>
        <w:t>Features available</w:t>
      </w:r>
    </w:p>
    <w:p w14:paraId="27BB088E" w14:textId="77777777" w:rsidR="0094166B" w:rsidRPr="00312ABF" w:rsidRDefault="00A23609">
      <w:pPr>
        <w:pStyle w:val="IFCNormalTextII"/>
        <w:numPr>
          <w:ilvl w:val="0"/>
          <w:numId w:val="6"/>
        </w:numPr>
        <w:jc w:val="both"/>
        <w:rPr>
          <w:szCs w:val="24"/>
        </w:rPr>
      </w:pPr>
      <w:r w:rsidRPr="00312ABF">
        <w:rPr>
          <w:szCs w:val="24"/>
        </w:rPr>
        <w:t xml:space="preserve">Import rate: - Rates to be imported from excel file to the </w:t>
      </w:r>
      <w:r w:rsidRPr="00312ABF">
        <w:rPr>
          <w:szCs w:val="24"/>
        </w:rPr>
        <w:lastRenderedPageBreak/>
        <w:t>rates listing. Note: The system only recognizes excel format</w:t>
      </w:r>
    </w:p>
    <w:p w14:paraId="4D4407A0" w14:textId="77777777" w:rsidR="0094166B" w:rsidRDefault="00A23609">
      <w:pPr>
        <w:pStyle w:val="IFCNormalTextII"/>
        <w:numPr>
          <w:ilvl w:val="0"/>
          <w:numId w:val="6"/>
        </w:numPr>
        <w:jc w:val="both"/>
        <w:rPr>
          <w:ins w:id="407" w:author="Foong" w:date="2016-06-27T19:11:00Z"/>
          <w:szCs w:val="24"/>
        </w:rPr>
      </w:pPr>
      <w:r w:rsidRPr="00312ABF">
        <w:rPr>
          <w:szCs w:val="24"/>
        </w:rPr>
        <w:t>Field Mapping: - There are a list of Predefined field. User are required to map the rates field to the predefined field at the combo box provided.</w:t>
      </w:r>
    </w:p>
    <w:p w14:paraId="45E56F60" w14:textId="77777777" w:rsidR="005B14DE" w:rsidRPr="002F2A28" w:rsidRDefault="005B14DE" w:rsidP="005B14DE">
      <w:pPr>
        <w:pStyle w:val="IFCNormalTextII"/>
        <w:numPr>
          <w:ilvl w:val="0"/>
          <w:numId w:val="6"/>
        </w:numPr>
        <w:jc w:val="both"/>
        <w:rPr>
          <w:ins w:id="408" w:author="Foong" w:date="2016-06-27T19:11:00Z"/>
          <w:color w:val="E36C0A" w:themeColor="accent6" w:themeShade="BF"/>
          <w:szCs w:val="24"/>
        </w:rPr>
      </w:pPr>
      <w:ins w:id="409" w:author="Foong" w:date="2016-06-27T19:11:00Z">
        <w:r w:rsidRPr="00E658D8">
          <w:rPr>
            <w:color w:val="E36C0A" w:themeColor="accent6" w:themeShade="BF"/>
            <w:szCs w:val="24"/>
          </w:rPr>
          <w:t xml:space="preserve">Custom Formula </w:t>
        </w:r>
        <w:r>
          <w:rPr>
            <w:color w:val="E36C0A" w:themeColor="accent6" w:themeShade="BF"/>
            <w:szCs w:val="24"/>
          </w:rPr>
          <w:t xml:space="preserve">–User are </w:t>
        </w:r>
        <w:r w:rsidRPr="00E658D8">
          <w:rPr>
            <w:color w:val="E36C0A" w:themeColor="accent6" w:themeShade="BF"/>
            <w:szCs w:val="24"/>
          </w:rPr>
          <w:t xml:space="preserve">able to add formula to </w:t>
        </w:r>
        <w:r>
          <w:rPr>
            <w:color w:val="E36C0A" w:themeColor="accent6" w:themeShade="BF"/>
            <w:szCs w:val="24"/>
          </w:rPr>
          <w:t>map</w:t>
        </w:r>
        <w:r w:rsidRPr="00E658D8">
          <w:rPr>
            <w:color w:val="E36C0A" w:themeColor="accent6" w:themeShade="BF"/>
            <w:szCs w:val="24"/>
          </w:rPr>
          <w:t xml:space="preserve"> the rates</w:t>
        </w:r>
        <w:r>
          <w:rPr>
            <w:color w:val="E36C0A" w:themeColor="accent6" w:themeShade="BF"/>
            <w:szCs w:val="24"/>
          </w:rPr>
          <w:t xml:space="preserve"> if there is special condition</w:t>
        </w:r>
        <w:r w:rsidRPr="00E658D8">
          <w:rPr>
            <w:color w:val="E36C0A" w:themeColor="accent6" w:themeShade="BF"/>
            <w:szCs w:val="24"/>
          </w:rPr>
          <w:t xml:space="preserve">. </w:t>
        </w:r>
        <w:r>
          <w:rPr>
            <w:color w:val="E36C0A" w:themeColor="accent6" w:themeShade="BF"/>
            <w:szCs w:val="24"/>
          </w:rPr>
          <w:t xml:space="preserve">The </w:t>
        </w:r>
        <w:r w:rsidRPr="00E658D8">
          <w:rPr>
            <w:color w:val="E36C0A" w:themeColor="accent6" w:themeShade="BF"/>
            <w:szCs w:val="24"/>
          </w:rPr>
          <w:t xml:space="preserve">formula </w:t>
        </w:r>
        <w:r>
          <w:rPr>
            <w:color w:val="E36C0A" w:themeColor="accent6" w:themeShade="BF"/>
            <w:szCs w:val="24"/>
          </w:rPr>
          <w:t>screen will pop up when user click on the custom formula column.</w:t>
        </w:r>
        <w:r w:rsidRPr="00A40D28">
          <w:rPr>
            <w:color w:val="E36C0A" w:themeColor="accent6" w:themeShade="BF"/>
            <w:szCs w:val="24"/>
          </w:rPr>
          <w:t>(</w:t>
        </w:r>
        <w:r>
          <w:rPr>
            <w:color w:val="E36C0A" w:themeColor="accent6" w:themeShade="BF"/>
            <w:szCs w:val="24"/>
          </w:rPr>
          <w:t xml:space="preserve">Refer to </w:t>
        </w:r>
        <w:r w:rsidRPr="00A40D28">
          <w:rPr>
            <w:color w:val="E36C0A" w:themeColor="accent6" w:themeShade="BF"/>
            <w:szCs w:val="24"/>
          </w:rPr>
          <w:t>2.2.10.6)</w:t>
        </w:r>
      </w:ins>
    </w:p>
    <w:p w14:paraId="0DEE7F15" w14:textId="77777777" w:rsidR="005B14DE" w:rsidRPr="00312ABF" w:rsidRDefault="005B14DE">
      <w:pPr>
        <w:pStyle w:val="IFCNormalTextII"/>
        <w:ind w:left="2880" w:firstLine="0"/>
        <w:jc w:val="both"/>
        <w:rPr>
          <w:szCs w:val="24"/>
        </w:rPr>
        <w:pPrChange w:id="410" w:author="Foong" w:date="2016-06-27T19:11:00Z">
          <w:pPr>
            <w:pStyle w:val="IFCNormalTextII"/>
            <w:numPr>
              <w:numId w:val="6"/>
            </w:numPr>
            <w:ind w:left="2880" w:hanging="360"/>
            <w:jc w:val="both"/>
          </w:pPr>
        </w:pPrChange>
      </w:pPr>
    </w:p>
    <w:p w14:paraId="118E0DDE" w14:textId="77777777" w:rsidR="0094166B" w:rsidRDefault="0094166B">
      <w:pPr>
        <w:pStyle w:val="IFCNormalTextII"/>
        <w:ind w:left="720" w:firstLine="450"/>
        <w:jc w:val="both"/>
        <w:rPr>
          <w:sz w:val="24"/>
          <w:szCs w:val="24"/>
        </w:rPr>
      </w:pPr>
    </w:p>
    <w:p w14:paraId="11B6AAD5" w14:textId="77777777" w:rsidR="0094166B" w:rsidRDefault="00A23609">
      <w:pPr>
        <w:pStyle w:val="IFCHeading111X"/>
        <w:jc w:val="both"/>
        <w:rPr>
          <w:sz w:val="24"/>
        </w:rPr>
      </w:pPr>
      <w:bookmarkStart w:id="411" w:name="_Toc454819665"/>
      <w:r>
        <w:rPr>
          <w:sz w:val="24"/>
        </w:rPr>
        <w:t>FORMULA</w:t>
      </w:r>
      <w:bookmarkEnd w:id="411"/>
    </w:p>
    <w:p w14:paraId="27C47529" w14:textId="77777777" w:rsidR="0094166B" w:rsidRPr="00312ABF" w:rsidRDefault="003975E2" w:rsidP="009636CB">
      <w:pPr>
        <w:pStyle w:val="IFCNormalTextII"/>
        <w:ind w:left="2356" w:firstLine="0"/>
        <w:jc w:val="both"/>
        <w:rPr>
          <w:szCs w:val="24"/>
        </w:rPr>
      </w:pPr>
      <w:r w:rsidRPr="00312ABF">
        <w:rPr>
          <w:szCs w:val="24"/>
        </w:rPr>
        <w:t xml:space="preserve">The section below is the pop up screen from the Rates and Formula setup screen for user to code the script. Once the formula is saved, the formula will be populated to the formula </w:t>
      </w:r>
      <w:r w:rsidR="00312ABF">
        <w:rPr>
          <w:szCs w:val="24"/>
        </w:rPr>
        <w:t xml:space="preserve">textbox in the Main screen. </w:t>
      </w:r>
      <w:r w:rsidRPr="00312ABF">
        <w:rPr>
          <w:szCs w:val="24"/>
        </w:rPr>
        <w:t>This</w:t>
      </w:r>
      <w:r w:rsidR="00A23609" w:rsidRPr="00312ABF">
        <w:rPr>
          <w:szCs w:val="24"/>
        </w:rPr>
        <w:t xml:space="preserve"> screen can be access from the “Click here to input script” in </w:t>
      </w:r>
      <w:r w:rsidRPr="00312ABF">
        <w:rPr>
          <w:szCs w:val="24"/>
        </w:rPr>
        <w:t xml:space="preserve">the </w:t>
      </w:r>
      <w:r w:rsidR="00A23609" w:rsidRPr="00312ABF">
        <w:rPr>
          <w:szCs w:val="24"/>
        </w:rPr>
        <w:t>Rates</w:t>
      </w:r>
      <w:r w:rsidRPr="00312ABF">
        <w:rPr>
          <w:szCs w:val="24"/>
        </w:rPr>
        <w:t xml:space="preserve"> and Formula screen.</w:t>
      </w:r>
    </w:p>
    <w:p w14:paraId="36CF802F" w14:textId="77777777" w:rsidR="005B14DE" w:rsidRDefault="005B14DE">
      <w:pPr>
        <w:pStyle w:val="IFCNormalTextII"/>
        <w:ind w:left="1980" w:firstLine="90"/>
        <w:jc w:val="both"/>
        <w:rPr>
          <w:ins w:id="412" w:author="Foong" w:date="2016-06-27T19:12:00Z"/>
          <w:sz w:val="24"/>
          <w:szCs w:val="24"/>
        </w:rPr>
      </w:pPr>
    </w:p>
    <w:p w14:paraId="51756031" w14:textId="77777777" w:rsidR="0094166B" w:rsidRDefault="00E956B3">
      <w:pPr>
        <w:pStyle w:val="IFCNormalTextII"/>
        <w:ind w:left="1980" w:firstLine="90"/>
        <w:jc w:val="both"/>
        <w:rPr>
          <w:sz w:val="24"/>
          <w:szCs w:val="24"/>
        </w:rPr>
      </w:pPr>
      <w:del w:id="413" w:author="Foong" w:date="2016-06-27T19:27:00Z">
        <w:r w:rsidDel="00097960">
          <w:rPr>
            <w:noProof/>
            <w:sz w:val="24"/>
            <w:szCs w:val="24"/>
            <w:lang w:eastAsia="en-US"/>
            <w:rPrChange w:id="414" w:author="Unknown">
              <w:rPr>
                <w:noProof/>
                <w:lang w:eastAsia="en-US"/>
              </w:rPr>
            </w:rPrChange>
          </w:rPr>
          <w:drawing>
            <wp:inline distT="0" distB="0" distL="0" distR="0" wp14:anchorId="4AE0C503" wp14:editId="2BF2EE44">
              <wp:extent cx="4581525" cy="4095750"/>
              <wp:effectExtent l="19050" t="0" r="9525" b="0"/>
              <wp:docPr id="22"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1525" cy="4095750"/>
                      </a:xfrm>
                      <a:prstGeom prst="rect">
                        <a:avLst/>
                      </a:prstGeom>
                      <a:noFill/>
                      <a:ln>
                        <a:noFill/>
                      </a:ln>
                    </pic:spPr>
                  </pic:pic>
                </a:graphicData>
              </a:graphic>
            </wp:inline>
          </w:drawing>
        </w:r>
      </w:del>
    </w:p>
    <w:p w14:paraId="1EF81ED4" w14:textId="77777777" w:rsidR="005B14DE" w:rsidRDefault="005B14DE">
      <w:pPr>
        <w:pStyle w:val="IFCNormalTextII"/>
        <w:ind w:left="2070" w:firstLine="90"/>
        <w:jc w:val="both"/>
        <w:rPr>
          <w:ins w:id="415" w:author="Foong" w:date="2016-06-27T19:12:00Z"/>
          <w:szCs w:val="24"/>
          <w:u w:val="single"/>
        </w:rPr>
      </w:pPr>
      <w:ins w:id="416" w:author="Foong" w:date="2016-06-27T19:12:00Z">
        <w:r w:rsidRPr="005B14DE">
          <w:rPr>
            <w:noProof/>
            <w:szCs w:val="24"/>
            <w:u w:val="single"/>
            <w:lang w:eastAsia="en-US"/>
            <w:rPrChange w:id="417" w:author="Unknown">
              <w:rPr>
                <w:b/>
                <w:bCs/>
                <w:caps/>
                <w:noProof/>
                <w:sz w:val="20"/>
                <w:szCs w:val="24"/>
                <w:u w:val="single"/>
                <w:lang w:eastAsia="en-US"/>
              </w:rPr>
            </w:rPrChange>
          </w:rPr>
          <w:drawing>
            <wp:inline distT="0" distB="0" distL="0" distR="0" wp14:anchorId="21AB68F1" wp14:editId="47E5AEE8">
              <wp:extent cx="4932077" cy="3140765"/>
              <wp:effectExtent l="19050" t="0" r="1873" b="0"/>
              <wp:docPr id="44"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36454" cy="3143552"/>
                      </a:xfrm>
                      <a:prstGeom prst="rect">
                        <a:avLst/>
                      </a:prstGeom>
                      <a:noFill/>
                      <a:ln>
                        <a:noFill/>
                      </a:ln>
                    </pic:spPr>
                  </pic:pic>
                </a:graphicData>
              </a:graphic>
            </wp:inline>
          </w:drawing>
        </w:r>
      </w:ins>
    </w:p>
    <w:p w14:paraId="2FC37B7D" w14:textId="77777777" w:rsidR="0094166B" w:rsidRPr="009636CB" w:rsidRDefault="00A23609">
      <w:pPr>
        <w:pStyle w:val="IFCNormalTextII"/>
        <w:ind w:left="2070" w:firstLine="90"/>
        <w:jc w:val="both"/>
        <w:rPr>
          <w:szCs w:val="24"/>
          <w:u w:val="single"/>
        </w:rPr>
      </w:pPr>
      <w:r w:rsidRPr="009636CB">
        <w:rPr>
          <w:szCs w:val="24"/>
          <w:u w:val="single"/>
        </w:rPr>
        <w:t>Features available</w:t>
      </w:r>
    </w:p>
    <w:p w14:paraId="79654765" w14:textId="77777777" w:rsidR="005B14DE" w:rsidRPr="008B5A5C" w:rsidRDefault="005B14DE" w:rsidP="005B14DE">
      <w:pPr>
        <w:pStyle w:val="IFCNormalTextII"/>
        <w:numPr>
          <w:ilvl w:val="0"/>
          <w:numId w:val="7"/>
        </w:numPr>
        <w:jc w:val="both"/>
        <w:rPr>
          <w:ins w:id="418" w:author="Foong" w:date="2016-06-27T19:12:00Z"/>
          <w:color w:val="E36C0A" w:themeColor="accent6" w:themeShade="BF"/>
          <w:szCs w:val="24"/>
        </w:rPr>
      </w:pPr>
      <w:ins w:id="419" w:author="Foong" w:date="2016-06-27T19:12:00Z">
        <w:r w:rsidRPr="00A40D28">
          <w:rPr>
            <w:color w:val="E36C0A" w:themeColor="accent6" w:themeShade="BF"/>
            <w:szCs w:val="24"/>
          </w:rPr>
          <w:t xml:space="preserve">Covered Person: - Predefined variable for Person </w:t>
        </w:r>
      </w:ins>
      <w:ins w:id="420" w:author="Foong" w:date="2016-06-27T19:20:00Z">
        <w:r w:rsidR="00A81C0E" w:rsidRPr="00A40D28">
          <w:rPr>
            <w:color w:val="E36C0A" w:themeColor="accent6" w:themeShade="BF"/>
            <w:szCs w:val="24"/>
          </w:rPr>
          <w:t>covered. For</w:t>
        </w:r>
      </w:ins>
      <w:ins w:id="421" w:author="Foong" w:date="2016-06-27T19:12:00Z">
        <w:r w:rsidRPr="00A40D28">
          <w:rPr>
            <w:color w:val="E36C0A" w:themeColor="accent6" w:themeShade="BF"/>
            <w:szCs w:val="24"/>
          </w:rPr>
          <w:t xml:space="preserve"> example, @EntryAge, @Gender</w:t>
        </w:r>
      </w:ins>
    </w:p>
    <w:p w14:paraId="3D70D77E" w14:textId="77777777" w:rsidR="005B14DE" w:rsidRPr="008B5A5C" w:rsidRDefault="005B14DE" w:rsidP="005B14DE">
      <w:pPr>
        <w:pStyle w:val="IFCNormalTextII"/>
        <w:numPr>
          <w:ilvl w:val="0"/>
          <w:numId w:val="7"/>
        </w:numPr>
        <w:jc w:val="both"/>
        <w:rPr>
          <w:ins w:id="422" w:author="Foong" w:date="2016-06-27T19:12:00Z"/>
          <w:color w:val="E36C0A" w:themeColor="accent6" w:themeShade="BF"/>
          <w:szCs w:val="24"/>
        </w:rPr>
      </w:pPr>
      <w:ins w:id="423" w:author="Foong" w:date="2016-06-27T19:12:00Z">
        <w:r w:rsidRPr="00A40D28">
          <w:rPr>
            <w:color w:val="E36C0A" w:themeColor="accent6" w:themeShade="BF"/>
            <w:szCs w:val="24"/>
          </w:rPr>
          <w:lastRenderedPageBreak/>
          <w:t>Basic Plan: - Predefined variable for Basic Plan. For example, @BSA, @Term</w:t>
        </w:r>
      </w:ins>
    </w:p>
    <w:p w14:paraId="2D07C288" w14:textId="77777777" w:rsidR="005B14DE" w:rsidRPr="008B5A5C" w:rsidRDefault="005B14DE" w:rsidP="005B14DE">
      <w:pPr>
        <w:pStyle w:val="IFCNormalTextII"/>
        <w:numPr>
          <w:ilvl w:val="0"/>
          <w:numId w:val="7"/>
        </w:numPr>
        <w:jc w:val="both"/>
        <w:rPr>
          <w:ins w:id="424" w:author="Foong" w:date="2016-06-27T19:12:00Z"/>
          <w:color w:val="E36C0A" w:themeColor="accent6" w:themeShade="BF"/>
          <w:szCs w:val="24"/>
        </w:rPr>
      </w:pPr>
      <w:ins w:id="425" w:author="Foong" w:date="2016-06-27T19:12:00Z">
        <w:r w:rsidRPr="00A40D28">
          <w:rPr>
            <w:color w:val="E36C0A" w:themeColor="accent6" w:themeShade="BF"/>
            <w:szCs w:val="24"/>
          </w:rPr>
          <w:t>Expression field – The calculation expression such as *, -, /, +., @Format</w:t>
        </w:r>
      </w:ins>
    </w:p>
    <w:p w14:paraId="1DBEB95E" w14:textId="77777777" w:rsidR="005B14DE" w:rsidRPr="008B5A5C" w:rsidRDefault="005B14DE" w:rsidP="005B14DE">
      <w:pPr>
        <w:pStyle w:val="IFCNormalTextII"/>
        <w:numPr>
          <w:ilvl w:val="0"/>
          <w:numId w:val="7"/>
        </w:numPr>
        <w:jc w:val="both"/>
        <w:rPr>
          <w:ins w:id="426" w:author="Foong" w:date="2016-06-27T19:12:00Z"/>
          <w:color w:val="E36C0A" w:themeColor="accent6" w:themeShade="BF"/>
          <w:szCs w:val="24"/>
        </w:rPr>
      </w:pPr>
      <w:ins w:id="427" w:author="Foong" w:date="2016-06-27T19:12:00Z">
        <w:r w:rsidRPr="00A40D28">
          <w:rPr>
            <w:color w:val="E36C0A" w:themeColor="accent6" w:themeShade="BF"/>
            <w:szCs w:val="24"/>
          </w:rPr>
          <w:t>Custom formula – formula created by user.</w:t>
        </w:r>
      </w:ins>
    </w:p>
    <w:p w14:paraId="38DA1C72" w14:textId="77777777" w:rsidR="005B14DE" w:rsidRDefault="005B14DE" w:rsidP="005B14DE">
      <w:pPr>
        <w:pStyle w:val="IFCNormalTextII"/>
        <w:ind w:left="2340"/>
        <w:jc w:val="both"/>
        <w:rPr>
          <w:ins w:id="428" w:author="Foong" w:date="2016-06-27T19:12:00Z"/>
          <w:color w:val="E36C0A" w:themeColor="accent6" w:themeShade="BF"/>
          <w:szCs w:val="24"/>
        </w:rPr>
      </w:pPr>
    </w:p>
    <w:p w14:paraId="22821E54" w14:textId="77777777" w:rsidR="005B14DE" w:rsidRDefault="005B14DE" w:rsidP="005B14DE">
      <w:pPr>
        <w:pStyle w:val="IFCNormalTextII"/>
        <w:ind w:left="2340"/>
        <w:jc w:val="both"/>
        <w:rPr>
          <w:ins w:id="429" w:author="Foong" w:date="2016-06-27T19:12:00Z"/>
          <w:color w:val="E36C0A" w:themeColor="accent6" w:themeShade="BF"/>
          <w:szCs w:val="24"/>
        </w:rPr>
      </w:pPr>
      <w:ins w:id="430" w:author="Foong" w:date="2016-06-27T19:12:00Z">
        <w:r w:rsidRPr="00A40D28">
          <w:rPr>
            <w:color w:val="E36C0A" w:themeColor="accent6" w:themeShade="BF"/>
            <w:szCs w:val="24"/>
          </w:rPr>
          <w:t>For more Predefined variable details, refer to Appendix 1</w:t>
        </w:r>
      </w:ins>
    </w:p>
    <w:p w14:paraId="74D238FB" w14:textId="77777777" w:rsidR="005B14DE" w:rsidRPr="008B5A5C" w:rsidRDefault="005B14DE" w:rsidP="005B14DE">
      <w:pPr>
        <w:pStyle w:val="IFCNormalTextII"/>
        <w:jc w:val="both"/>
        <w:rPr>
          <w:ins w:id="431" w:author="Foong" w:date="2016-06-27T19:12:00Z"/>
          <w:color w:val="E36C0A" w:themeColor="accent6" w:themeShade="BF"/>
          <w:sz w:val="24"/>
          <w:szCs w:val="24"/>
        </w:rPr>
      </w:pPr>
    </w:p>
    <w:p w14:paraId="3FE0E56D" w14:textId="77777777" w:rsidR="005B14DE" w:rsidRPr="008B5A5C" w:rsidRDefault="005B14DE" w:rsidP="005B14DE">
      <w:pPr>
        <w:pStyle w:val="IFCNormalTextII"/>
        <w:ind w:left="2070" w:firstLine="90"/>
        <w:jc w:val="both"/>
        <w:rPr>
          <w:ins w:id="432" w:author="Foong" w:date="2016-06-27T19:12:00Z"/>
          <w:color w:val="E36C0A" w:themeColor="accent6" w:themeShade="BF"/>
          <w:szCs w:val="24"/>
          <w:u w:val="single"/>
        </w:rPr>
      </w:pPr>
      <w:ins w:id="433" w:author="Foong" w:date="2016-06-27T19:12:00Z">
        <w:r w:rsidRPr="00A40D28">
          <w:rPr>
            <w:color w:val="E36C0A" w:themeColor="accent6" w:themeShade="BF"/>
            <w:szCs w:val="24"/>
            <w:u w:val="single"/>
          </w:rPr>
          <w:t xml:space="preserve">Validation </w:t>
        </w:r>
      </w:ins>
    </w:p>
    <w:p w14:paraId="31CE6456" w14:textId="77777777" w:rsidR="005B14DE" w:rsidRPr="00A81C0E" w:rsidRDefault="005B14DE" w:rsidP="005B14DE">
      <w:pPr>
        <w:pStyle w:val="IFCNormalTextII"/>
        <w:numPr>
          <w:ilvl w:val="0"/>
          <w:numId w:val="7"/>
        </w:numPr>
        <w:jc w:val="both"/>
        <w:rPr>
          <w:ins w:id="434" w:author="Foong" w:date="2016-06-27T19:12:00Z"/>
          <w:color w:val="E36C0A" w:themeColor="accent6" w:themeShade="BF"/>
          <w:rPrChange w:id="435" w:author="Foong" w:date="2016-06-27T19:20:00Z">
            <w:rPr>
              <w:ins w:id="436" w:author="Foong" w:date="2016-06-27T19:12:00Z"/>
              <w:color w:val="E36C0A" w:themeColor="accent6" w:themeShade="BF"/>
              <w:sz w:val="24"/>
              <w:szCs w:val="24"/>
            </w:rPr>
          </w:rPrChange>
        </w:rPr>
      </w:pPr>
      <w:ins w:id="437" w:author="Foong" w:date="2016-06-27T19:12:00Z">
        <w:r w:rsidRPr="00A81C0E">
          <w:rPr>
            <w:color w:val="E36C0A" w:themeColor="accent6" w:themeShade="BF"/>
            <w:rPrChange w:id="438" w:author="Foong" w:date="2016-06-27T19:20:00Z">
              <w:rPr>
                <w:color w:val="E36C0A" w:themeColor="accent6" w:themeShade="BF"/>
                <w:sz w:val="24"/>
                <w:szCs w:val="24"/>
              </w:rPr>
            </w:rPrChange>
          </w:rPr>
          <w:t>The formula screen is shared among Basic Plan, Rider and Illustration.</w:t>
        </w:r>
      </w:ins>
    </w:p>
    <w:p w14:paraId="55EBF3A2" w14:textId="77777777" w:rsidR="005B14DE" w:rsidRPr="00A81C0E" w:rsidRDefault="005B14DE" w:rsidP="005B14DE">
      <w:pPr>
        <w:pStyle w:val="IFCNormalTextII"/>
        <w:numPr>
          <w:ilvl w:val="0"/>
          <w:numId w:val="7"/>
        </w:numPr>
        <w:jc w:val="both"/>
        <w:rPr>
          <w:ins w:id="439" w:author="Foong" w:date="2016-06-27T19:12:00Z"/>
          <w:color w:val="E36C0A" w:themeColor="accent6" w:themeShade="BF"/>
          <w:rPrChange w:id="440" w:author="Foong" w:date="2016-06-27T19:20:00Z">
            <w:rPr>
              <w:ins w:id="441" w:author="Foong" w:date="2016-06-27T19:12:00Z"/>
              <w:color w:val="E36C0A" w:themeColor="accent6" w:themeShade="BF"/>
              <w:sz w:val="24"/>
              <w:szCs w:val="24"/>
            </w:rPr>
          </w:rPrChange>
        </w:rPr>
      </w:pPr>
      <w:ins w:id="442" w:author="Foong" w:date="2016-06-27T19:12:00Z">
        <w:r w:rsidRPr="00A81C0E">
          <w:rPr>
            <w:color w:val="E36C0A" w:themeColor="accent6" w:themeShade="BF"/>
            <w:rPrChange w:id="443" w:author="Foong" w:date="2016-06-27T19:20:00Z">
              <w:rPr>
                <w:color w:val="E36C0A" w:themeColor="accent6" w:themeShade="BF"/>
                <w:sz w:val="24"/>
                <w:szCs w:val="24"/>
              </w:rPr>
            </w:rPrChange>
          </w:rPr>
          <w:t>Rider and Fund Predefined variable will be disable</w:t>
        </w:r>
      </w:ins>
      <w:ins w:id="444" w:author="Foong" w:date="2016-06-27T19:20:00Z">
        <w:r w:rsidR="00A81C0E">
          <w:rPr>
            <w:color w:val="E36C0A" w:themeColor="accent6" w:themeShade="BF"/>
          </w:rPr>
          <w:t xml:space="preserve"> </w:t>
        </w:r>
      </w:ins>
      <w:ins w:id="445" w:author="Foong" w:date="2016-06-27T19:12:00Z">
        <w:r w:rsidRPr="00A81C0E">
          <w:rPr>
            <w:color w:val="E36C0A" w:themeColor="accent6" w:themeShade="BF"/>
            <w:rPrChange w:id="446" w:author="Foong" w:date="2016-06-27T19:20:00Z">
              <w:rPr>
                <w:color w:val="E36C0A" w:themeColor="accent6" w:themeShade="BF"/>
                <w:sz w:val="24"/>
                <w:szCs w:val="24"/>
              </w:rPr>
            </w:rPrChange>
          </w:rPr>
          <w:t>in this section.</w:t>
        </w:r>
      </w:ins>
    </w:p>
    <w:p w14:paraId="57EE7720" w14:textId="77777777" w:rsidR="0094166B" w:rsidRPr="009636CB" w:rsidDel="005B14DE" w:rsidRDefault="00A23609">
      <w:pPr>
        <w:pStyle w:val="IFCNormalTextII"/>
        <w:numPr>
          <w:ilvl w:val="0"/>
          <w:numId w:val="7"/>
        </w:numPr>
        <w:jc w:val="both"/>
        <w:rPr>
          <w:del w:id="447" w:author="Foong" w:date="2016-06-27T19:12:00Z"/>
          <w:szCs w:val="24"/>
        </w:rPr>
      </w:pPr>
      <w:del w:id="448" w:author="Foong" w:date="2016-06-27T19:12:00Z">
        <w:r w:rsidRPr="009636CB" w:rsidDel="005B14DE">
          <w:rPr>
            <w:szCs w:val="24"/>
          </w:rPr>
          <w:delText>Predefined field: - Consists of field that pre-set in the system. For example @EntryAge, @BasicSumAssured, @Gender, @CovTerm,  @ModeOfPayment, @PolYear</w:delText>
        </w:r>
      </w:del>
    </w:p>
    <w:p w14:paraId="725CE854" w14:textId="77777777" w:rsidR="0094166B" w:rsidRPr="009636CB" w:rsidDel="005B14DE" w:rsidRDefault="00A23609">
      <w:pPr>
        <w:pStyle w:val="IFCNormalTextII"/>
        <w:numPr>
          <w:ilvl w:val="0"/>
          <w:numId w:val="7"/>
        </w:numPr>
        <w:jc w:val="both"/>
        <w:rPr>
          <w:del w:id="449" w:author="Foong" w:date="2016-06-27T19:12:00Z"/>
          <w:szCs w:val="24"/>
        </w:rPr>
      </w:pPr>
      <w:del w:id="450" w:author="Foong" w:date="2016-06-27T19:12:00Z">
        <w:r w:rsidRPr="009636CB" w:rsidDel="005B14DE">
          <w:rPr>
            <w:szCs w:val="24"/>
          </w:rPr>
          <w:delText>Expression field – The calculation expression such as *, -, /, +., @Format</w:delText>
        </w:r>
      </w:del>
    </w:p>
    <w:p w14:paraId="7149D952" w14:textId="77777777" w:rsidR="0094166B" w:rsidRPr="009636CB" w:rsidDel="005B14DE" w:rsidRDefault="00A23609">
      <w:pPr>
        <w:pStyle w:val="IFCNormalTextII"/>
        <w:numPr>
          <w:ilvl w:val="0"/>
          <w:numId w:val="7"/>
        </w:numPr>
        <w:jc w:val="both"/>
        <w:rPr>
          <w:del w:id="451" w:author="Foong" w:date="2016-06-27T19:12:00Z"/>
          <w:szCs w:val="24"/>
        </w:rPr>
      </w:pPr>
      <w:del w:id="452" w:author="Foong" w:date="2016-06-27T19:12:00Z">
        <w:r w:rsidRPr="009636CB" w:rsidDel="005B14DE">
          <w:rPr>
            <w:szCs w:val="24"/>
          </w:rPr>
          <w:delText>Custom formula – formula created by user.</w:delText>
        </w:r>
      </w:del>
    </w:p>
    <w:p w14:paraId="392313E7" w14:textId="77777777" w:rsidR="0094166B" w:rsidRDefault="0094166B">
      <w:pPr>
        <w:pStyle w:val="IFCNormalTextII"/>
        <w:jc w:val="both"/>
        <w:rPr>
          <w:sz w:val="24"/>
          <w:szCs w:val="24"/>
        </w:rPr>
      </w:pPr>
    </w:p>
    <w:p w14:paraId="11BF5B2A" w14:textId="77777777" w:rsidR="0094166B" w:rsidRDefault="0094166B">
      <w:pPr>
        <w:pStyle w:val="IFCNormalTextII"/>
        <w:jc w:val="both"/>
        <w:rPr>
          <w:sz w:val="24"/>
          <w:szCs w:val="24"/>
        </w:rPr>
      </w:pPr>
    </w:p>
    <w:p w14:paraId="7519105A" w14:textId="77777777" w:rsidR="0094166B" w:rsidRDefault="00A23609">
      <w:pPr>
        <w:pStyle w:val="IFCHeading11X"/>
        <w:jc w:val="both"/>
        <w:rPr>
          <w:rFonts w:ascii="Arial" w:hAnsi="Arial"/>
        </w:rPr>
      </w:pPr>
      <w:bookmarkStart w:id="453" w:name="_Toc454819666"/>
      <w:r>
        <w:rPr>
          <w:rFonts w:ascii="Arial" w:hAnsi="Arial"/>
        </w:rPr>
        <w:t>Rider setup</w:t>
      </w:r>
      <w:bookmarkEnd w:id="453"/>
    </w:p>
    <w:p w14:paraId="5D955271" w14:textId="77777777" w:rsidR="0094166B" w:rsidRPr="009636CB" w:rsidRDefault="00A23609" w:rsidP="009636CB">
      <w:pPr>
        <w:pStyle w:val="IFCNormalTextII"/>
        <w:ind w:left="2010" w:firstLine="0"/>
        <w:jc w:val="both"/>
        <w:rPr>
          <w:szCs w:val="24"/>
        </w:rPr>
      </w:pPr>
      <w:r w:rsidRPr="009636CB">
        <w:rPr>
          <w:szCs w:val="24"/>
        </w:rPr>
        <w:t>The Rider setup is divided into few sub module including of Rider listing, Rider setup, Wording setup and the Rates &amp; formula setup.</w:t>
      </w:r>
    </w:p>
    <w:p w14:paraId="44889BBB" w14:textId="77777777" w:rsidR="0094166B" w:rsidRDefault="00A23609">
      <w:pPr>
        <w:pStyle w:val="IFCNormalTextII"/>
        <w:ind w:left="720" w:firstLine="450"/>
        <w:jc w:val="both"/>
        <w:rPr>
          <w:sz w:val="24"/>
          <w:szCs w:val="24"/>
        </w:rPr>
      </w:pPr>
      <w:r>
        <w:rPr>
          <w:sz w:val="24"/>
          <w:szCs w:val="24"/>
        </w:rPr>
        <w:tab/>
      </w:r>
    </w:p>
    <w:p w14:paraId="47CB373D" w14:textId="77777777" w:rsidR="0094166B" w:rsidRDefault="00A23609">
      <w:pPr>
        <w:pStyle w:val="IFCHeading111X"/>
        <w:jc w:val="both"/>
        <w:rPr>
          <w:sz w:val="24"/>
        </w:rPr>
      </w:pPr>
      <w:bookmarkStart w:id="454" w:name="_Toc454819667"/>
      <w:r>
        <w:rPr>
          <w:sz w:val="24"/>
        </w:rPr>
        <w:t>RIDER LISTING</w:t>
      </w:r>
      <w:bookmarkEnd w:id="454"/>
    </w:p>
    <w:p w14:paraId="5A1304FD" w14:textId="77777777" w:rsidR="0094166B" w:rsidRDefault="00E956B3">
      <w:pPr>
        <w:pStyle w:val="IFCHeading111X"/>
        <w:numPr>
          <w:ilvl w:val="3"/>
          <w:numId w:val="0"/>
        </w:numPr>
        <w:ind w:left="2356"/>
        <w:jc w:val="both"/>
        <w:rPr>
          <w:sz w:val="24"/>
        </w:rPr>
      </w:pPr>
      <w:bookmarkStart w:id="455" w:name="_Toc453620851"/>
      <w:r>
        <w:rPr>
          <w:noProof/>
          <w:sz w:val="24"/>
          <w:lang w:eastAsia="en-US"/>
        </w:rPr>
        <w:drawing>
          <wp:inline distT="0" distB="0" distL="0" distR="0" wp14:anchorId="5173CD73" wp14:editId="629DA671">
            <wp:extent cx="5019675" cy="2733675"/>
            <wp:effectExtent l="0" t="0" r="9525" b="9525"/>
            <wp:docPr id="23"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19675" cy="2733675"/>
                    </a:xfrm>
                    <a:prstGeom prst="rect">
                      <a:avLst/>
                    </a:prstGeom>
                    <a:noFill/>
                    <a:ln>
                      <a:noFill/>
                    </a:ln>
                  </pic:spPr>
                </pic:pic>
              </a:graphicData>
            </a:graphic>
          </wp:inline>
        </w:drawing>
      </w:r>
      <w:bookmarkEnd w:id="455"/>
    </w:p>
    <w:p w14:paraId="26B331FB" w14:textId="77777777" w:rsidR="0094166B" w:rsidRPr="00BF1BD4" w:rsidRDefault="00A23609">
      <w:pPr>
        <w:pStyle w:val="IFCNormalTextII"/>
        <w:ind w:left="2266" w:firstLine="90"/>
        <w:jc w:val="both"/>
        <w:rPr>
          <w:szCs w:val="24"/>
          <w:u w:val="single"/>
        </w:rPr>
      </w:pPr>
      <w:r w:rsidRPr="00BF1BD4">
        <w:rPr>
          <w:szCs w:val="24"/>
          <w:u w:val="single"/>
        </w:rPr>
        <w:t>Features available</w:t>
      </w:r>
    </w:p>
    <w:p w14:paraId="43913C61" w14:textId="77777777" w:rsidR="0094166B" w:rsidRPr="00BF1BD4" w:rsidRDefault="00A23609">
      <w:pPr>
        <w:pStyle w:val="IFCNormalTextII"/>
        <w:numPr>
          <w:ilvl w:val="0"/>
          <w:numId w:val="4"/>
        </w:numPr>
        <w:ind w:left="2520"/>
        <w:jc w:val="both"/>
        <w:rPr>
          <w:szCs w:val="24"/>
        </w:rPr>
      </w:pPr>
      <w:r w:rsidRPr="00BF1BD4">
        <w:rPr>
          <w:szCs w:val="24"/>
        </w:rPr>
        <w:t xml:space="preserve">Sorting </w:t>
      </w:r>
    </w:p>
    <w:p w14:paraId="35C6390B" w14:textId="77777777" w:rsidR="0094166B" w:rsidRPr="00BF1BD4" w:rsidRDefault="00A23609">
      <w:pPr>
        <w:pStyle w:val="IFCNormalTextII"/>
        <w:numPr>
          <w:ilvl w:val="1"/>
          <w:numId w:val="4"/>
        </w:numPr>
        <w:ind w:left="3240"/>
        <w:jc w:val="both"/>
        <w:rPr>
          <w:szCs w:val="24"/>
        </w:rPr>
      </w:pPr>
      <w:r w:rsidRPr="00BF1BD4">
        <w:rPr>
          <w:szCs w:val="24"/>
        </w:rPr>
        <w:lastRenderedPageBreak/>
        <w:t>Sorting default by Rider Code</w:t>
      </w:r>
    </w:p>
    <w:p w14:paraId="108732BE" w14:textId="77777777" w:rsidR="0094166B" w:rsidRPr="00BF1BD4" w:rsidRDefault="00A23609">
      <w:pPr>
        <w:pStyle w:val="IFCNormalTextII"/>
        <w:numPr>
          <w:ilvl w:val="1"/>
          <w:numId w:val="4"/>
        </w:numPr>
        <w:ind w:left="3240"/>
        <w:jc w:val="both"/>
        <w:rPr>
          <w:szCs w:val="24"/>
        </w:rPr>
      </w:pPr>
      <w:r w:rsidRPr="00BF1BD4">
        <w:rPr>
          <w:szCs w:val="24"/>
        </w:rPr>
        <w:t>Rider Name</w:t>
      </w:r>
    </w:p>
    <w:p w14:paraId="2DB24B09" w14:textId="77777777" w:rsidR="0094166B" w:rsidRPr="00BF1BD4" w:rsidRDefault="00A23609">
      <w:pPr>
        <w:pStyle w:val="IFCNormalTextII"/>
        <w:numPr>
          <w:ilvl w:val="1"/>
          <w:numId w:val="4"/>
        </w:numPr>
        <w:ind w:left="3240"/>
        <w:jc w:val="both"/>
        <w:rPr>
          <w:szCs w:val="24"/>
        </w:rPr>
      </w:pPr>
      <w:r w:rsidRPr="00BF1BD4">
        <w:rPr>
          <w:szCs w:val="24"/>
        </w:rPr>
        <w:t>Rider Series</w:t>
      </w:r>
    </w:p>
    <w:p w14:paraId="2BF571F6" w14:textId="77777777" w:rsidR="0094166B" w:rsidRPr="00BF1BD4" w:rsidRDefault="00A23609">
      <w:pPr>
        <w:pStyle w:val="IFCNormalTextII"/>
        <w:numPr>
          <w:ilvl w:val="1"/>
          <w:numId w:val="4"/>
        </w:numPr>
        <w:ind w:left="3240"/>
        <w:jc w:val="both"/>
        <w:rPr>
          <w:szCs w:val="24"/>
        </w:rPr>
      </w:pPr>
      <w:r w:rsidRPr="00BF1BD4">
        <w:rPr>
          <w:szCs w:val="24"/>
        </w:rPr>
        <w:t>Rider Type</w:t>
      </w:r>
    </w:p>
    <w:p w14:paraId="0221AE1B" w14:textId="77777777" w:rsidR="0094166B" w:rsidRPr="00BF1BD4" w:rsidRDefault="00A23609">
      <w:pPr>
        <w:pStyle w:val="IFCNormalTextII"/>
        <w:numPr>
          <w:ilvl w:val="0"/>
          <w:numId w:val="4"/>
        </w:numPr>
        <w:ind w:left="2520"/>
        <w:jc w:val="both"/>
        <w:rPr>
          <w:szCs w:val="24"/>
        </w:rPr>
      </w:pPr>
      <w:r w:rsidRPr="00BF1BD4">
        <w:rPr>
          <w:szCs w:val="24"/>
        </w:rPr>
        <w:t xml:space="preserve">Delete record </w:t>
      </w:r>
    </w:p>
    <w:p w14:paraId="6120FD13" w14:textId="77777777" w:rsidR="0094166B" w:rsidRPr="00BF1BD4" w:rsidRDefault="00A23609">
      <w:pPr>
        <w:pStyle w:val="IFCNormalTextII"/>
        <w:numPr>
          <w:ilvl w:val="0"/>
          <w:numId w:val="4"/>
        </w:numPr>
        <w:ind w:left="2520"/>
        <w:jc w:val="both"/>
        <w:rPr>
          <w:szCs w:val="24"/>
        </w:rPr>
      </w:pPr>
      <w:r w:rsidRPr="00BF1BD4">
        <w:rPr>
          <w:szCs w:val="24"/>
        </w:rPr>
        <w:t>Click Clear to clear the searching field such as Rider Series, Rider name and Rider Type</w:t>
      </w:r>
    </w:p>
    <w:p w14:paraId="4999B5BE" w14:textId="77777777" w:rsidR="0094166B" w:rsidRPr="00BF1BD4" w:rsidRDefault="00A23609">
      <w:pPr>
        <w:pStyle w:val="IFCNormalTextII"/>
        <w:numPr>
          <w:ilvl w:val="0"/>
          <w:numId w:val="4"/>
        </w:numPr>
        <w:ind w:left="2520"/>
        <w:jc w:val="both"/>
        <w:rPr>
          <w:szCs w:val="24"/>
        </w:rPr>
      </w:pPr>
      <w:r w:rsidRPr="00BF1BD4">
        <w:rPr>
          <w:szCs w:val="24"/>
        </w:rPr>
        <w:t>Add New Record</w:t>
      </w:r>
    </w:p>
    <w:p w14:paraId="28DE23D3" w14:textId="77777777" w:rsidR="0094166B" w:rsidRDefault="0094166B">
      <w:pPr>
        <w:pStyle w:val="IFCNormalTextII"/>
        <w:ind w:left="2520" w:firstLine="0"/>
        <w:jc w:val="both"/>
        <w:rPr>
          <w:sz w:val="24"/>
          <w:szCs w:val="24"/>
        </w:rPr>
      </w:pPr>
    </w:p>
    <w:p w14:paraId="6D111B68" w14:textId="77777777" w:rsidR="0094166B" w:rsidRDefault="00A23609">
      <w:pPr>
        <w:pStyle w:val="IFCHeading111X"/>
        <w:jc w:val="both"/>
        <w:rPr>
          <w:sz w:val="24"/>
        </w:rPr>
      </w:pPr>
      <w:bookmarkStart w:id="456" w:name="_Toc454819668"/>
      <w:r>
        <w:rPr>
          <w:sz w:val="24"/>
        </w:rPr>
        <w:lastRenderedPageBreak/>
        <w:t>RIDER SETUP</w:t>
      </w:r>
      <w:bookmarkEnd w:id="456"/>
    </w:p>
    <w:p w14:paraId="4455691B" w14:textId="77777777" w:rsidR="0094166B" w:rsidRPr="00BF1BD4" w:rsidRDefault="00A23609">
      <w:pPr>
        <w:pStyle w:val="IFCHeading111X"/>
        <w:numPr>
          <w:ilvl w:val="3"/>
          <w:numId w:val="0"/>
        </w:numPr>
        <w:ind w:left="2356"/>
        <w:jc w:val="both"/>
        <w:rPr>
          <w:b w:val="0"/>
          <w:sz w:val="22"/>
        </w:rPr>
      </w:pPr>
      <w:bookmarkStart w:id="457" w:name="_Toc453620853"/>
      <w:bookmarkStart w:id="458" w:name="_Toc454819669"/>
      <w:r w:rsidRPr="00BF1BD4">
        <w:rPr>
          <w:b w:val="0"/>
          <w:sz w:val="22"/>
        </w:rPr>
        <w:t>This section is to setup the Ride</w:t>
      </w:r>
      <w:r w:rsidR="00CA48B3">
        <w:rPr>
          <w:b w:val="0"/>
          <w:sz w:val="22"/>
        </w:rPr>
        <w:t xml:space="preserve">r master information. The Rider </w:t>
      </w:r>
      <w:r w:rsidRPr="00BF1BD4">
        <w:rPr>
          <w:b w:val="0"/>
          <w:sz w:val="22"/>
        </w:rPr>
        <w:t>setup can be access by clicking on the “New button” or the “Detail” column in Rider listing.</w:t>
      </w:r>
      <w:r w:rsidR="00860DE5" w:rsidRPr="00BF1BD4">
        <w:rPr>
          <w:b w:val="0"/>
          <w:sz w:val="22"/>
        </w:rPr>
        <w:t xml:space="preserve"> Once the Riders are setup, it can be share with multiple product (user will need to do the setup in Product setting).</w:t>
      </w:r>
      <w:bookmarkEnd w:id="457"/>
      <w:bookmarkEnd w:id="458"/>
    </w:p>
    <w:p w14:paraId="1BAE0242" w14:textId="77777777" w:rsidR="0094166B" w:rsidRDefault="00E956B3">
      <w:pPr>
        <w:pStyle w:val="IFCHeading111X"/>
        <w:numPr>
          <w:ilvl w:val="3"/>
          <w:numId w:val="0"/>
        </w:numPr>
        <w:ind w:left="2356"/>
        <w:jc w:val="both"/>
        <w:rPr>
          <w:sz w:val="24"/>
        </w:rPr>
      </w:pPr>
      <w:bookmarkStart w:id="459" w:name="_Toc453620854"/>
      <w:r>
        <w:rPr>
          <w:noProof/>
          <w:sz w:val="24"/>
          <w:lang w:eastAsia="en-US"/>
        </w:rPr>
        <w:drawing>
          <wp:inline distT="0" distB="0" distL="0" distR="0" wp14:anchorId="55072BF2" wp14:editId="0F2DB62A">
            <wp:extent cx="4991100" cy="2905125"/>
            <wp:effectExtent l="0" t="0" r="0" b="9525"/>
            <wp:docPr id="24"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91100" cy="2905125"/>
                    </a:xfrm>
                    <a:prstGeom prst="rect">
                      <a:avLst/>
                    </a:prstGeom>
                    <a:noFill/>
                    <a:ln>
                      <a:noFill/>
                    </a:ln>
                  </pic:spPr>
                </pic:pic>
              </a:graphicData>
            </a:graphic>
          </wp:inline>
        </w:drawing>
      </w:r>
      <w:bookmarkEnd w:id="459"/>
    </w:p>
    <w:p w14:paraId="7D996275" w14:textId="77777777" w:rsidR="0094166B" w:rsidRDefault="00E956B3">
      <w:pPr>
        <w:ind w:left="1636" w:firstLine="720"/>
        <w:jc w:val="both"/>
        <w:rPr>
          <w:rFonts w:ascii="Arial" w:hAnsi="Arial" w:cs="Arial"/>
        </w:rPr>
      </w:pPr>
      <w:r>
        <w:rPr>
          <w:rFonts w:ascii="Arial" w:hAnsi="Arial" w:cs="Arial"/>
          <w:noProof/>
          <w:lang w:eastAsia="en-US"/>
        </w:rPr>
        <w:drawing>
          <wp:inline distT="0" distB="0" distL="0" distR="0" wp14:anchorId="67B2152A" wp14:editId="35E2D708">
            <wp:extent cx="4962525" cy="1762125"/>
            <wp:effectExtent l="0" t="0" r="9525" b="9525"/>
            <wp:docPr id="25"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62525" cy="1762125"/>
                    </a:xfrm>
                    <a:prstGeom prst="rect">
                      <a:avLst/>
                    </a:prstGeom>
                    <a:noFill/>
                    <a:ln>
                      <a:noFill/>
                    </a:ln>
                  </pic:spPr>
                </pic:pic>
              </a:graphicData>
            </a:graphic>
          </wp:inline>
        </w:drawing>
      </w:r>
    </w:p>
    <w:p w14:paraId="00632376" w14:textId="77777777" w:rsidR="0094166B" w:rsidRPr="00CA48B3" w:rsidRDefault="00A23609">
      <w:pPr>
        <w:pStyle w:val="IFCNormalTextII"/>
        <w:ind w:left="1879" w:firstLine="131"/>
        <w:jc w:val="both"/>
        <w:rPr>
          <w:szCs w:val="24"/>
          <w:u w:val="single"/>
        </w:rPr>
      </w:pPr>
      <w:r w:rsidRPr="00CA48B3">
        <w:rPr>
          <w:szCs w:val="24"/>
          <w:u w:val="single"/>
        </w:rPr>
        <w:t>Features available</w:t>
      </w:r>
    </w:p>
    <w:p w14:paraId="76540A34" w14:textId="77777777" w:rsidR="0094166B" w:rsidRPr="00CA48B3" w:rsidRDefault="00A23609" w:rsidP="002D1C18">
      <w:pPr>
        <w:pStyle w:val="ListParagraph1"/>
        <w:numPr>
          <w:ilvl w:val="0"/>
          <w:numId w:val="16"/>
        </w:numPr>
        <w:spacing w:line="360" w:lineRule="auto"/>
        <w:jc w:val="both"/>
        <w:rPr>
          <w:rFonts w:ascii="Arial" w:hAnsi="Arial" w:cs="Arial"/>
          <w:sz w:val="22"/>
        </w:rPr>
      </w:pPr>
      <w:r w:rsidRPr="00CA48B3">
        <w:rPr>
          <w:rFonts w:ascii="Arial" w:hAnsi="Arial" w:cs="Arial"/>
          <w:sz w:val="22"/>
        </w:rPr>
        <w:t>Person Type: - The person type list are populated from Person type master. User are required to select the person type that allowable to attach to the rider during quotation proposal in BLESS.</w:t>
      </w:r>
    </w:p>
    <w:p w14:paraId="111870C5" w14:textId="77777777" w:rsidR="00431868" w:rsidRPr="00CA48B3" w:rsidRDefault="00431868" w:rsidP="002D1C18">
      <w:pPr>
        <w:pStyle w:val="ListParagraph1"/>
        <w:numPr>
          <w:ilvl w:val="0"/>
          <w:numId w:val="16"/>
        </w:numPr>
        <w:spacing w:line="360" w:lineRule="auto"/>
        <w:jc w:val="both"/>
        <w:rPr>
          <w:rFonts w:ascii="Arial" w:hAnsi="Arial" w:cs="Arial"/>
          <w:sz w:val="22"/>
        </w:rPr>
      </w:pPr>
      <w:r w:rsidRPr="00CA48B3">
        <w:rPr>
          <w:rFonts w:ascii="Arial" w:hAnsi="Arial" w:cs="Arial"/>
          <w:sz w:val="22"/>
        </w:rPr>
        <w:t>Active from and To – The Rider in BLESS is only active within the date period else agent are not able to view the rider in the system.</w:t>
      </w:r>
    </w:p>
    <w:p w14:paraId="71AAEB70" w14:textId="77777777" w:rsidR="0094166B" w:rsidRPr="00CA48B3" w:rsidRDefault="00A23609" w:rsidP="002D1C18">
      <w:pPr>
        <w:pStyle w:val="ListParagraph1"/>
        <w:numPr>
          <w:ilvl w:val="1"/>
          <w:numId w:val="17"/>
        </w:numPr>
        <w:spacing w:line="360" w:lineRule="auto"/>
        <w:jc w:val="both"/>
        <w:rPr>
          <w:rFonts w:ascii="Arial" w:hAnsi="Arial" w:cs="Arial"/>
          <w:sz w:val="22"/>
        </w:rPr>
      </w:pPr>
      <w:r w:rsidRPr="00CA48B3">
        <w:rPr>
          <w:rFonts w:ascii="Arial" w:hAnsi="Arial" w:cs="Arial"/>
          <w:sz w:val="22"/>
        </w:rPr>
        <w:t xml:space="preserve">Rider Series: – Only Traditional, Unit-Linked and PPR option available.  </w:t>
      </w:r>
    </w:p>
    <w:p w14:paraId="45171888" w14:textId="77777777" w:rsidR="0094166B" w:rsidRPr="00CA48B3" w:rsidRDefault="00A23609" w:rsidP="002D1C18">
      <w:pPr>
        <w:pStyle w:val="ListParagraph1"/>
        <w:numPr>
          <w:ilvl w:val="1"/>
          <w:numId w:val="17"/>
        </w:numPr>
        <w:spacing w:line="360" w:lineRule="auto"/>
        <w:jc w:val="both"/>
        <w:rPr>
          <w:rFonts w:ascii="Arial" w:hAnsi="Arial" w:cs="Arial"/>
          <w:sz w:val="22"/>
        </w:rPr>
      </w:pPr>
      <w:r w:rsidRPr="00CA48B3">
        <w:rPr>
          <w:rFonts w:ascii="Arial" w:hAnsi="Arial" w:cs="Arial"/>
          <w:sz w:val="22"/>
        </w:rPr>
        <w:t xml:space="preserve">Rider Type: - to categorize the type of rider which is Waiver, Critical </w:t>
      </w:r>
      <w:r w:rsidRPr="00CA48B3">
        <w:rPr>
          <w:rFonts w:ascii="Arial" w:hAnsi="Arial" w:cs="Arial"/>
          <w:sz w:val="22"/>
        </w:rPr>
        <w:lastRenderedPageBreak/>
        <w:t>Illness, RTU, Hospitalization or Personal Accident</w:t>
      </w:r>
    </w:p>
    <w:p w14:paraId="2214E22A" w14:textId="77777777" w:rsidR="0094166B" w:rsidRPr="00CA48B3" w:rsidRDefault="00A23609" w:rsidP="002D1C18">
      <w:pPr>
        <w:pStyle w:val="ListParagraph1"/>
        <w:numPr>
          <w:ilvl w:val="1"/>
          <w:numId w:val="17"/>
        </w:numPr>
        <w:spacing w:line="360" w:lineRule="auto"/>
        <w:jc w:val="both"/>
        <w:rPr>
          <w:rFonts w:ascii="Arial" w:hAnsi="Arial" w:cs="Arial"/>
          <w:sz w:val="22"/>
        </w:rPr>
      </w:pPr>
      <w:r w:rsidRPr="00CA48B3">
        <w:rPr>
          <w:rFonts w:ascii="Arial" w:hAnsi="Arial" w:cs="Arial"/>
          <w:sz w:val="22"/>
        </w:rPr>
        <w:t>Discount: - There are 3 types of discount which consists of the below and only 1 option is allow.</w:t>
      </w:r>
    </w:p>
    <w:p w14:paraId="1635270C" w14:textId="77777777" w:rsidR="0094166B" w:rsidRPr="00CA48B3" w:rsidRDefault="00A23609" w:rsidP="002D1C18">
      <w:pPr>
        <w:pStyle w:val="ListParagraph1"/>
        <w:numPr>
          <w:ilvl w:val="2"/>
          <w:numId w:val="18"/>
        </w:numPr>
        <w:spacing w:line="360" w:lineRule="auto"/>
        <w:jc w:val="both"/>
        <w:rPr>
          <w:rFonts w:ascii="Arial" w:hAnsi="Arial" w:cs="Arial"/>
          <w:sz w:val="22"/>
        </w:rPr>
      </w:pPr>
      <w:r w:rsidRPr="00CA48B3">
        <w:rPr>
          <w:rFonts w:ascii="Arial" w:hAnsi="Arial" w:cs="Arial"/>
          <w:sz w:val="22"/>
        </w:rPr>
        <w:t>Discount by Sum Assured</w:t>
      </w:r>
    </w:p>
    <w:p w14:paraId="1027BD45" w14:textId="77777777" w:rsidR="0094166B" w:rsidRPr="00CA48B3" w:rsidRDefault="00A23609" w:rsidP="002D1C18">
      <w:pPr>
        <w:pStyle w:val="ListParagraph1"/>
        <w:numPr>
          <w:ilvl w:val="2"/>
          <w:numId w:val="18"/>
        </w:numPr>
        <w:spacing w:line="360" w:lineRule="auto"/>
        <w:jc w:val="both"/>
        <w:rPr>
          <w:rFonts w:ascii="Arial" w:hAnsi="Arial" w:cs="Arial"/>
          <w:sz w:val="22"/>
        </w:rPr>
      </w:pPr>
      <w:r w:rsidRPr="00CA48B3">
        <w:rPr>
          <w:rFonts w:ascii="Arial" w:hAnsi="Arial" w:cs="Arial"/>
          <w:sz w:val="22"/>
        </w:rPr>
        <w:t>Discount by Year</w:t>
      </w:r>
    </w:p>
    <w:p w14:paraId="5F94C599" w14:textId="77777777" w:rsidR="0094166B" w:rsidRPr="00CA48B3" w:rsidRDefault="00A23609" w:rsidP="002D1C18">
      <w:pPr>
        <w:pStyle w:val="ListParagraph1"/>
        <w:numPr>
          <w:ilvl w:val="2"/>
          <w:numId w:val="18"/>
        </w:numPr>
        <w:spacing w:line="360" w:lineRule="auto"/>
        <w:jc w:val="both"/>
        <w:rPr>
          <w:rFonts w:ascii="Arial" w:hAnsi="Arial" w:cs="Arial"/>
          <w:sz w:val="22"/>
        </w:rPr>
      </w:pPr>
      <w:r w:rsidRPr="00CA48B3">
        <w:rPr>
          <w:rFonts w:ascii="Arial" w:hAnsi="Arial" w:cs="Arial"/>
          <w:sz w:val="22"/>
        </w:rPr>
        <w:t xml:space="preserve">OR Follow Sum Assured </w:t>
      </w:r>
    </w:p>
    <w:p w14:paraId="696D6E00" w14:textId="77777777" w:rsidR="0094166B" w:rsidRPr="00CA48B3" w:rsidRDefault="00A23609" w:rsidP="002D1C18">
      <w:pPr>
        <w:pStyle w:val="ListParagraph1"/>
        <w:numPr>
          <w:ilvl w:val="1"/>
          <w:numId w:val="19"/>
        </w:numPr>
        <w:spacing w:line="360" w:lineRule="auto"/>
        <w:jc w:val="both"/>
        <w:rPr>
          <w:rFonts w:ascii="Arial" w:hAnsi="Arial" w:cs="Arial"/>
          <w:sz w:val="22"/>
        </w:rPr>
      </w:pPr>
      <w:r w:rsidRPr="00CA48B3">
        <w:rPr>
          <w:rFonts w:ascii="Arial" w:hAnsi="Arial" w:cs="Arial"/>
          <w:sz w:val="22"/>
        </w:rPr>
        <w:t>Min Entry Age: - Min Age can be set as ‘Days’ or ‘Year’</w:t>
      </w:r>
    </w:p>
    <w:p w14:paraId="2621D3AA" w14:textId="77777777" w:rsidR="0094166B" w:rsidRPr="00CA48B3" w:rsidRDefault="00A23609" w:rsidP="002D1C18">
      <w:pPr>
        <w:pStyle w:val="ListParagraph1"/>
        <w:numPr>
          <w:ilvl w:val="1"/>
          <w:numId w:val="19"/>
        </w:numPr>
        <w:spacing w:line="360" w:lineRule="auto"/>
        <w:jc w:val="both"/>
        <w:rPr>
          <w:rFonts w:ascii="Arial" w:hAnsi="Arial" w:cs="Arial"/>
          <w:sz w:val="22"/>
        </w:rPr>
      </w:pPr>
      <w:r w:rsidRPr="00CA48B3">
        <w:rPr>
          <w:rFonts w:ascii="Arial" w:hAnsi="Arial" w:cs="Arial"/>
          <w:sz w:val="22"/>
        </w:rPr>
        <w:t>Term: - Editable option is available to allow or not allow agent to edit the field in BLESS</w:t>
      </w:r>
    </w:p>
    <w:p w14:paraId="7AC1D62E" w14:textId="77777777" w:rsidR="0094166B" w:rsidRPr="00CA48B3" w:rsidRDefault="00A23609" w:rsidP="002D1C18">
      <w:pPr>
        <w:pStyle w:val="ListParagraph1"/>
        <w:numPr>
          <w:ilvl w:val="1"/>
          <w:numId w:val="19"/>
        </w:numPr>
        <w:spacing w:line="360" w:lineRule="auto"/>
        <w:jc w:val="both"/>
        <w:rPr>
          <w:rFonts w:ascii="Arial" w:hAnsi="Arial" w:cs="Arial"/>
          <w:sz w:val="22"/>
        </w:rPr>
      </w:pPr>
      <w:r w:rsidRPr="00CA48B3">
        <w:rPr>
          <w:rFonts w:ascii="Arial" w:hAnsi="Arial" w:cs="Arial"/>
          <w:sz w:val="22"/>
        </w:rPr>
        <w:t>Min Basic Sum Assured: - Can be input as number or script</w:t>
      </w:r>
    </w:p>
    <w:p w14:paraId="7942901A" w14:textId="77777777" w:rsidR="0094166B" w:rsidRPr="00CA48B3" w:rsidRDefault="00A23609" w:rsidP="002D1C18">
      <w:pPr>
        <w:pStyle w:val="ListParagraph1"/>
        <w:numPr>
          <w:ilvl w:val="1"/>
          <w:numId w:val="19"/>
        </w:numPr>
        <w:spacing w:line="360" w:lineRule="auto"/>
        <w:jc w:val="both"/>
        <w:rPr>
          <w:rFonts w:ascii="Arial" w:hAnsi="Arial" w:cs="Arial"/>
          <w:sz w:val="22"/>
        </w:rPr>
      </w:pPr>
      <w:r w:rsidRPr="00CA48B3">
        <w:rPr>
          <w:rFonts w:ascii="Arial" w:hAnsi="Arial" w:cs="Arial"/>
          <w:sz w:val="22"/>
        </w:rPr>
        <w:t>Max Basis Sum Assured: - Can be input as number or script</w:t>
      </w:r>
    </w:p>
    <w:p w14:paraId="099F3D25" w14:textId="77777777" w:rsidR="0094166B" w:rsidRPr="00CA48B3" w:rsidRDefault="00A23609" w:rsidP="002D1C18">
      <w:pPr>
        <w:pStyle w:val="ListParagraph1"/>
        <w:numPr>
          <w:ilvl w:val="1"/>
          <w:numId w:val="19"/>
        </w:numPr>
        <w:spacing w:line="360" w:lineRule="auto"/>
        <w:jc w:val="both"/>
        <w:rPr>
          <w:rFonts w:ascii="Arial" w:hAnsi="Arial" w:cs="Arial"/>
          <w:sz w:val="22"/>
        </w:rPr>
      </w:pPr>
      <w:r w:rsidRPr="00CA48B3">
        <w:rPr>
          <w:rFonts w:ascii="Arial" w:hAnsi="Arial" w:cs="Arial"/>
          <w:sz w:val="22"/>
        </w:rPr>
        <w:t>Min and Max Sum Assured - Min and Max Sum Assured field will be disable if user opt for "follow basic Plan".</w:t>
      </w:r>
    </w:p>
    <w:p w14:paraId="3CF9661F" w14:textId="77777777" w:rsidR="0094166B" w:rsidRPr="00CA48B3" w:rsidRDefault="00A23609" w:rsidP="002D1C18">
      <w:pPr>
        <w:pStyle w:val="ListParagraph1"/>
        <w:numPr>
          <w:ilvl w:val="1"/>
          <w:numId w:val="19"/>
        </w:numPr>
        <w:spacing w:line="360" w:lineRule="auto"/>
        <w:jc w:val="both"/>
        <w:rPr>
          <w:rFonts w:ascii="Arial" w:hAnsi="Arial" w:cs="Arial"/>
          <w:sz w:val="22"/>
        </w:rPr>
      </w:pPr>
      <w:r w:rsidRPr="00CA48B3">
        <w:rPr>
          <w:rFonts w:ascii="Arial" w:hAnsi="Arial" w:cs="Arial"/>
          <w:sz w:val="22"/>
        </w:rPr>
        <w:t>Premium Loading (%): - An option available (every) to set the mod between the Min and Max value. For example: Min Premium Loading (%) is 25, Max Premium Loading (%) is 200 and the mod(Every) is set to 25. The Premium Loading (%) display in the BLESS is 25, 50, 75, 100, 125, 150, 175 and 200. There is also a Display option to set whether this field to be visible in BLESS.</w:t>
      </w:r>
    </w:p>
    <w:p w14:paraId="46CF7726" w14:textId="77777777" w:rsidR="0094166B" w:rsidRPr="00CA48B3" w:rsidRDefault="00A23609" w:rsidP="002D1C18">
      <w:pPr>
        <w:pStyle w:val="ListParagraph1"/>
        <w:numPr>
          <w:ilvl w:val="1"/>
          <w:numId w:val="19"/>
        </w:numPr>
        <w:spacing w:line="360" w:lineRule="auto"/>
        <w:jc w:val="both"/>
        <w:rPr>
          <w:rFonts w:ascii="Arial" w:hAnsi="Arial" w:cs="Arial"/>
          <w:sz w:val="22"/>
        </w:rPr>
      </w:pPr>
      <w:r w:rsidRPr="00CA48B3">
        <w:rPr>
          <w:rFonts w:ascii="Arial" w:hAnsi="Arial" w:cs="Arial"/>
          <w:sz w:val="22"/>
        </w:rPr>
        <w:t>Premi MIL – Option available (Every) to set the mod between the Min and Max vale. There is also a Display option to set if the field to be visible in BLESS.</w:t>
      </w:r>
    </w:p>
    <w:p w14:paraId="201AB603" w14:textId="77777777" w:rsidR="0094166B" w:rsidRPr="00CA48B3" w:rsidRDefault="0094166B">
      <w:pPr>
        <w:spacing w:line="360" w:lineRule="auto"/>
        <w:jc w:val="both"/>
        <w:rPr>
          <w:rFonts w:ascii="Arial" w:hAnsi="Arial" w:cs="Arial"/>
          <w:sz w:val="22"/>
        </w:rPr>
      </w:pPr>
    </w:p>
    <w:p w14:paraId="3BC55653" w14:textId="77777777" w:rsidR="0094166B" w:rsidRPr="00CA48B3" w:rsidRDefault="00A23609">
      <w:pPr>
        <w:pStyle w:val="IFCNormalTextII"/>
        <w:ind w:left="1620" w:firstLine="90"/>
        <w:jc w:val="both"/>
        <w:rPr>
          <w:szCs w:val="24"/>
          <w:u w:val="single"/>
        </w:rPr>
      </w:pPr>
      <w:r w:rsidRPr="00CA48B3">
        <w:rPr>
          <w:szCs w:val="24"/>
          <w:u w:val="single"/>
        </w:rPr>
        <w:t>Validation</w:t>
      </w:r>
    </w:p>
    <w:p w14:paraId="1C8D81B3" w14:textId="77777777" w:rsidR="0094166B" w:rsidRPr="00CA48B3" w:rsidRDefault="00A23609" w:rsidP="002D1C18">
      <w:pPr>
        <w:pStyle w:val="ListParagraph1"/>
        <w:numPr>
          <w:ilvl w:val="1"/>
          <w:numId w:val="20"/>
        </w:numPr>
        <w:spacing w:line="360" w:lineRule="auto"/>
        <w:jc w:val="both"/>
        <w:rPr>
          <w:rFonts w:ascii="Arial" w:hAnsi="Arial" w:cs="Arial"/>
          <w:sz w:val="22"/>
        </w:rPr>
      </w:pPr>
      <w:r w:rsidRPr="00CA48B3">
        <w:rPr>
          <w:rFonts w:ascii="Arial" w:hAnsi="Arial" w:cs="Arial"/>
          <w:sz w:val="22"/>
        </w:rPr>
        <w:t>Rider code ** must be unique</w:t>
      </w:r>
    </w:p>
    <w:p w14:paraId="7BB577CE" w14:textId="77777777" w:rsidR="0094166B" w:rsidRPr="00CA48B3" w:rsidRDefault="00A23609" w:rsidP="002D1C18">
      <w:pPr>
        <w:pStyle w:val="ListParagraph1"/>
        <w:numPr>
          <w:ilvl w:val="1"/>
          <w:numId w:val="20"/>
        </w:numPr>
        <w:spacing w:line="360" w:lineRule="auto"/>
        <w:jc w:val="both"/>
        <w:rPr>
          <w:rFonts w:ascii="Arial" w:hAnsi="Arial" w:cs="Arial"/>
          <w:sz w:val="22"/>
        </w:rPr>
      </w:pPr>
      <w:r w:rsidRPr="00CA48B3">
        <w:rPr>
          <w:rFonts w:ascii="Arial" w:hAnsi="Arial" w:cs="Arial"/>
          <w:sz w:val="22"/>
        </w:rPr>
        <w:t>Active From **</w:t>
      </w:r>
    </w:p>
    <w:p w14:paraId="7BC21A7C" w14:textId="77777777" w:rsidR="0094166B" w:rsidRPr="00CA48B3" w:rsidRDefault="00A23609" w:rsidP="002D1C18">
      <w:pPr>
        <w:pStyle w:val="ListParagraph1"/>
        <w:numPr>
          <w:ilvl w:val="1"/>
          <w:numId w:val="20"/>
        </w:numPr>
        <w:spacing w:line="360" w:lineRule="auto"/>
        <w:jc w:val="both"/>
        <w:rPr>
          <w:rFonts w:ascii="Arial" w:hAnsi="Arial" w:cs="Arial"/>
          <w:sz w:val="22"/>
        </w:rPr>
      </w:pPr>
      <w:r w:rsidRPr="00CA48B3">
        <w:rPr>
          <w:rFonts w:ascii="Arial" w:hAnsi="Arial" w:cs="Arial"/>
          <w:sz w:val="22"/>
        </w:rPr>
        <w:t>Active To **</w:t>
      </w:r>
    </w:p>
    <w:p w14:paraId="607F029A" w14:textId="77777777" w:rsidR="0094166B" w:rsidRPr="00CA48B3" w:rsidRDefault="00A23609" w:rsidP="002D1C18">
      <w:pPr>
        <w:pStyle w:val="ListParagraph1"/>
        <w:numPr>
          <w:ilvl w:val="1"/>
          <w:numId w:val="20"/>
        </w:numPr>
        <w:spacing w:line="360" w:lineRule="auto"/>
        <w:jc w:val="both"/>
        <w:rPr>
          <w:rFonts w:ascii="Arial" w:hAnsi="Arial" w:cs="Arial"/>
          <w:sz w:val="22"/>
        </w:rPr>
      </w:pPr>
      <w:r w:rsidRPr="00CA48B3">
        <w:rPr>
          <w:rFonts w:ascii="Arial" w:hAnsi="Arial" w:cs="Arial"/>
          <w:sz w:val="22"/>
        </w:rPr>
        <w:t>Rider Name **</w:t>
      </w:r>
    </w:p>
    <w:p w14:paraId="0393BC05" w14:textId="77777777" w:rsidR="0094166B" w:rsidRPr="00CA48B3" w:rsidRDefault="00A23609" w:rsidP="002D1C18">
      <w:pPr>
        <w:pStyle w:val="ListParagraph1"/>
        <w:numPr>
          <w:ilvl w:val="1"/>
          <w:numId w:val="20"/>
        </w:numPr>
        <w:spacing w:line="360" w:lineRule="auto"/>
        <w:jc w:val="both"/>
        <w:rPr>
          <w:rFonts w:ascii="Arial" w:hAnsi="Arial" w:cs="Arial"/>
          <w:sz w:val="22"/>
        </w:rPr>
      </w:pPr>
      <w:r w:rsidRPr="00CA48B3">
        <w:rPr>
          <w:rFonts w:ascii="Arial" w:hAnsi="Arial" w:cs="Arial"/>
          <w:sz w:val="22"/>
        </w:rPr>
        <w:t>Description **</w:t>
      </w:r>
    </w:p>
    <w:p w14:paraId="55A0B8C6" w14:textId="77777777" w:rsidR="0094166B" w:rsidRPr="00CA48B3" w:rsidRDefault="00A23609" w:rsidP="002D1C18">
      <w:pPr>
        <w:pStyle w:val="ListParagraph1"/>
        <w:numPr>
          <w:ilvl w:val="1"/>
          <w:numId w:val="20"/>
        </w:numPr>
        <w:spacing w:line="360" w:lineRule="auto"/>
        <w:jc w:val="both"/>
        <w:rPr>
          <w:rFonts w:ascii="Arial" w:hAnsi="Arial" w:cs="Arial"/>
          <w:sz w:val="22"/>
        </w:rPr>
      </w:pPr>
      <w:r w:rsidRPr="00CA48B3">
        <w:rPr>
          <w:rFonts w:ascii="Arial" w:hAnsi="Arial" w:cs="Arial"/>
          <w:sz w:val="22"/>
        </w:rPr>
        <w:t>Person Type **</w:t>
      </w:r>
    </w:p>
    <w:p w14:paraId="11DD5D2C" w14:textId="77777777" w:rsidR="0094166B" w:rsidRPr="00CA48B3" w:rsidRDefault="00A23609" w:rsidP="002D1C18">
      <w:pPr>
        <w:pStyle w:val="ListParagraph1"/>
        <w:numPr>
          <w:ilvl w:val="1"/>
          <w:numId w:val="20"/>
        </w:numPr>
        <w:spacing w:line="360" w:lineRule="auto"/>
        <w:jc w:val="both"/>
        <w:rPr>
          <w:rFonts w:ascii="Arial" w:hAnsi="Arial" w:cs="Arial"/>
          <w:sz w:val="22"/>
        </w:rPr>
      </w:pPr>
      <w:r w:rsidRPr="00CA48B3">
        <w:rPr>
          <w:rFonts w:ascii="Arial" w:hAnsi="Arial" w:cs="Arial"/>
          <w:sz w:val="22"/>
        </w:rPr>
        <w:t>Rider Series **</w:t>
      </w:r>
    </w:p>
    <w:p w14:paraId="744C2145" w14:textId="77777777" w:rsidR="0094166B" w:rsidRPr="00CA48B3" w:rsidRDefault="00A23609" w:rsidP="002D1C18">
      <w:pPr>
        <w:pStyle w:val="ListParagraph1"/>
        <w:numPr>
          <w:ilvl w:val="1"/>
          <w:numId w:val="20"/>
        </w:numPr>
        <w:spacing w:line="360" w:lineRule="auto"/>
        <w:jc w:val="both"/>
        <w:rPr>
          <w:rFonts w:ascii="Arial" w:hAnsi="Arial" w:cs="Arial"/>
          <w:sz w:val="22"/>
        </w:rPr>
      </w:pPr>
      <w:r w:rsidRPr="00CA48B3">
        <w:rPr>
          <w:rFonts w:ascii="Arial" w:hAnsi="Arial" w:cs="Arial"/>
          <w:sz w:val="22"/>
        </w:rPr>
        <w:t>Rider Type **</w:t>
      </w:r>
    </w:p>
    <w:p w14:paraId="27A54E6D" w14:textId="77777777" w:rsidR="0094166B" w:rsidRPr="00CA48B3" w:rsidRDefault="00A23609" w:rsidP="002D1C18">
      <w:pPr>
        <w:pStyle w:val="ListParagraph1"/>
        <w:numPr>
          <w:ilvl w:val="1"/>
          <w:numId w:val="20"/>
        </w:numPr>
        <w:spacing w:line="360" w:lineRule="auto"/>
        <w:jc w:val="both"/>
        <w:rPr>
          <w:rFonts w:ascii="Arial" w:hAnsi="Arial" w:cs="Arial"/>
          <w:sz w:val="22"/>
        </w:rPr>
      </w:pPr>
      <w:r w:rsidRPr="00CA48B3">
        <w:rPr>
          <w:rFonts w:ascii="Arial" w:hAnsi="Arial" w:cs="Arial"/>
          <w:sz w:val="22"/>
        </w:rPr>
        <w:t>Expiry Age **</w:t>
      </w:r>
    </w:p>
    <w:p w14:paraId="0BBE76E7" w14:textId="77777777" w:rsidR="0094166B" w:rsidRPr="00CA48B3" w:rsidRDefault="00A23609" w:rsidP="002D1C18">
      <w:pPr>
        <w:pStyle w:val="ListParagraph1"/>
        <w:numPr>
          <w:ilvl w:val="1"/>
          <w:numId w:val="20"/>
        </w:numPr>
        <w:spacing w:line="360" w:lineRule="auto"/>
        <w:jc w:val="both"/>
        <w:rPr>
          <w:rFonts w:ascii="Arial" w:hAnsi="Arial" w:cs="Arial"/>
          <w:sz w:val="22"/>
        </w:rPr>
      </w:pPr>
      <w:r w:rsidRPr="00CA48B3">
        <w:rPr>
          <w:rFonts w:ascii="Arial" w:hAnsi="Arial" w:cs="Arial"/>
          <w:sz w:val="22"/>
        </w:rPr>
        <w:t>Entry Age **</w:t>
      </w:r>
    </w:p>
    <w:p w14:paraId="24E44473" w14:textId="77777777" w:rsidR="0094166B" w:rsidRPr="00CA48B3" w:rsidRDefault="00A23609" w:rsidP="002D1C18">
      <w:pPr>
        <w:pStyle w:val="ListParagraph1"/>
        <w:numPr>
          <w:ilvl w:val="1"/>
          <w:numId w:val="20"/>
        </w:numPr>
        <w:spacing w:line="360" w:lineRule="auto"/>
        <w:jc w:val="both"/>
        <w:rPr>
          <w:rFonts w:ascii="Arial" w:hAnsi="Arial" w:cs="Arial"/>
          <w:sz w:val="22"/>
        </w:rPr>
      </w:pPr>
      <w:r w:rsidRPr="00CA48B3">
        <w:rPr>
          <w:rFonts w:ascii="Arial" w:hAnsi="Arial" w:cs="Arial"/>
          <w:sz w:val="22"/>
        </w:rPr>
        <w:t>Term **</w:t>
      </w:r>
    </w:p>
    <w:p w14:paraId="6422C305" w14:textId="77777777" w:rsidR="0094166B" w:rsidRPr="00CA48B3" w:rsidRDefault="00A23609" w:rsidP="002D1C18">
      <w:pPr>
        <w:pStyle w:val="ListParagraph1"/>
        <w:numPr>
          <w:ilvl w:val="1"/>
          <w:numId w:val="20"/>
        </w:numPr>
        <w:spacing w:line="360" w:lineRule="auto"/>
        <w:jc w:val="both"/>
        <w:rPr>
          <w:rFonts w:ascii="Arial" w:hAnsi="Arial" w:cs="Arial"/>
          <w:sz w:val="22"/>
        </w:rPr>
      </w:pPr>
      <w:r w:rsidRPr="00CA48B3">
        <w:rPr>
          <w:rFonts w:ascii="Arial" w:hAnsi="Arial" w:cs="Arial"/>
          <w:sz w:val="22"/>
        </w:rPr>
        <w:t xml:space="preserve">Min and Max Sum Assured field will be disable if Rider Type </w:t>
      </w:r>
      <w:r w:rsidRPr="00CA48B3">
        <w:rPr>
          <w:rFonts w:ascii="Arial" w:hAnsi="Arial" w:cs="Arial"/>
          <w:sz w:val="22"/>
        </w:rPr>
        <w:lastRenderedPageBreak/>
        <w:t>“Waiver” or “Follow B.Sum Assured” is selected</w:t>
      </w:r>
    </w:p>
    <w:p w14:paraId="24A08F74" w14:textId="77777777" w:rsidR="0094166B" w:rsidRPr="00CA48B3" w:rsidRDefault="00A23609" w:rsidP="002D1C18">
      <w:pPr>
        <w:pStyle w:val="ListParagraph1"/>
        <w:numPr>
          <w:ilvl w:val="1"/>
          <w:numId w:val="20"/>
        </w:numPr>
        <w:spacing w:line="360" w:lineRule="auto"/>
        <w:jc w:val="both"/>
        <w:rPr>
          <w:rFonts w:ascii="Arial" w:hAnsi="Arial" w:cs="Arial"/>
          <w:sz w:val="22"/>
        </w:rPr>
      </w:pPr>
      <w:r w:rsidRPr="00CA48B3">
        <w:rPr>
          <w:rFonts w:ascii="Arial" w:hAnsi="Arial" w:cs="Arial"/>
          <w:sz w:val="22"/>
        </w:rPr>
        <w:t>Premi Loading (%) is mandatory if Display=Yes option is selected</w:t>
      </w:r>
    </w:p>
    <w:p w14:paraId="3EAC198D" w14:textId="77777777" w:rsidR="0094166B" w:rsidRPr="00CA48B3" w:rsidRDefault="00A23609" w:rsidP="002D1C18">
      <w:pPr>
        <w:pStyle w:val="ListParagraph1"/>
        <w:numPr>
          <w:ilvl w:val="1"/>
          <w:numId w:val="20"/>
        </w:numPr>
        <w:spacing w:line="360" w:lineRule="auto"/>
        <w:jc w:val="both"/>
        <w:rPr>
          <w:rFonts w:ascii="Arial" w:hAnsi="Arial" w:cs="Arial"/>
          <w:sz w:val="22"/>
        </w:rPr>
      </w:pPr>
      <w:r w:rsidRPr="00CA48B3">
        <w:rPr>
          <w:rFonts w:ascii="Arial" w:hAnsi="Arial" w:cs="Arial"/>
          <w:sz w:val="22"/>
        </w:rPr>
        <w:t>Premi MIL is mandatory field if Display=Yes option is selected</w:t>
      </w:r>
    </w:p>
    <w:p w14:paraId="6B5D09D7" w14:textId="77777777" w:rsidR="0094166B" w:rsidRPr="00CA48B3" w:rsidRDefault="0094166B">
      <w:pPr>
        <w:pStyle w:val="ListParagraph1"/>
        <w:spacing w:line="360" w:lineRule="auto"/>
        <w:ind w:left="2070"/>
        <w:jc w:val="both"/>
        <w:rPr>
          <w:rFonts w:ascii="Arial" w:hAnsi="Arial" w:cs="Arial"/>
          <w:sz w:val="22"/>
        </w:rPr>
      </w:pPr>
    </w:p>
    <w:p w14:paraId="6B4F7237" w14:textId="77777777" w:rsidR="0094166B" w:rsidRPr="00CA48B3" w:rsidRDefault="00A23609">
      <w:pPr>
        <w:pStyle w:val="IFCNormalTextII"/>
        <w:ind w:left="1456" w:firstLine="254"/>
        <w:jc w:val="both"/>
        <w:rPr>
          <w:szCs w:val="24"/>
        </w:rPr>
      </w:pPr>
      <w:r w:rsidRPr="00CA48B3">
        <w:rPr>
          <w:szCs w:val="24"/>
        </w:rPr>
        <w:t>** Mandatory fields to key in.</w:t>
      </w:r>
    </w:p>
    <w:p w14:paraId="61DDA496" w14:textId="77777777" w:rsidR="0094166B" w:rsidRDefault="0094166B">
      <w:pPr>
        <w:jc w:val="both"/>
        <w:rPr>
          <w:rFonts w:ascii="Arial" w:hAnsi="Arial" w:cs="Arial"/>
        </w:rPr>
      </w:pPr>
    </w:p>
    <w:p w14:paraId="0EFFEB08" w14:textId="77777777" w:rsidR="0094166B" w:rsidRDefault="00A23609">
      <w:pPr>
        <w:pStyle w:val="IFCHeading111X"/>
        <w:jc w:val="both"/>
        <w:rPr>
          <w:sz w:val="24"/>
        </w:rPr>
      </w:pPr>
      <w:bookmarkStart w:id="460" w:name="_Toc454819670"/>
      <w:r>
        <w:rPr>
          <w:sz w:val="24"/>
        </w:rPr>
        <w:t>RIDER WORDING SETUP</w:t>
      </w:r>
      <w:bookmarkEnd w:id="460"/>
    </w:p>
    <w:p w14:paraId="0AE851E6" w14:textId="77777777" w:rsidR="0094166B" w:rsidRPr="00CA48B3" w:rsidRDefault="00A23609" w:rsidP="00CA48B3">
      <w:pPr>
        <w:pStyle w:val="IFCNormalTextII"/>
        <w:ind w:left="2340" w:firstLine="0"/>
        <w:jc w:val="both"/>
        <w:rPr>
          <w:szCs w:val="24"/>
        </w:rPr>
      </w:pPr>
      <w:r w:rsidRPr="00CA48B3">
        <w:rPr>
          <w:szCs w:val="24"/>
        </w:rPr>
        <w:t>The screen is to set the wording</w:t>
      </w:r>
      <w:r w:rsidR="00F30945" w:rsidRPr="00CA48B3">
        <w:rPr>
          <w:szCs w:val="24"/>
        </w:rPr>
        <w:t xml:space="preserve"> for Rider</w:t>
      </w:r>
      <w:r w:rsidRPr="00CA48B3">
        <w:rPr>
          <w:szCs w:val="24"/>
        </w:rPr>
        <w:t xml:space="preserve"> that will display in </w:t>
      </w:r>
      <w:r w:rsidR="00CA48B3">
        <w:rPr>
          <w:szCs w:val="24"/>
        </w:rPr>
        <w:t xml:space="preserve">the </w:t>
      </w:r>
      <w:r w:rsidR="00F30945" w:rsidRPr="00CA48B3">
        <w:rPr>
          <w:szCs w:val="24"/>
        </w:rPr>
        <w:t>Quotation</w:t>
      </w:r>
      <w:r w:rsidRPr="00CA48B3">
        <w:rPr>
          <w:szCs w:val="24"/>
        </w:rPr>
        <w:t xml:space="preserve"> report. It can be access from the Riderwording column in Rider listing screen.</w:t>
      </w:r>
    </w:p>
    <w:p w14:paraId="0D9A9CAE" w14:textId="77777777" w:rsidR="0094166B" w:rsidRDefault="0094166B">
      <w:pPr>
        <w:ind w:left="1290" w:firstLine="720"/>
        <w:jc w:val="both"/>
        <w:rPr>
          <w:rFonts w:ascii="Arial" w:hAnsi="Arial" w:cs="Arial"/>
        </w:rPr>
      </w:pPr>
    </w:p>
    <w:p w14:paraId="7F79748E" w14:textId="77777777" w:rsidR="0094166B" w:rsidRDefault="00E956B3">
      <w:pPr>
        <w:ind w:left="1290" w:firstLine="720"/>
        <w:jc w:val="both"/>
        <w:rPr>
          <w:rFonts w:ascii="Arial" w:hAnsi="Arial" w:cs="Arial"/>
        </w:rPr>
      </w:pPr>
      <w:r>
        <w:rPr>
          <w:rFonts w:ascii="Arial" w:hAnsi="Arial" w:cs="Arial"/>
          <w:noProof/>
          <w:lang w:eastAsia="en-US"/>
        </w:rPr>
        <w:drawing>
          <wp:inline distT="0" distB="0" distL="0" distR="0" wp14:anchorId="5A602186" wp14:editId="34F306CB">
            <wp:extent cx="4895850" cy="3238500"/>
            <wp:effectExtent l="0" t="0" r="0" b="0"/>
            <wp:docPr id="26" name="Picture 12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5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95850" cy="3238500"/>
                    </a:xfrm>
                    <a:prstGeom prst="rect">
                      <a:avLst/>
                    </a:prstGeom>
                    <a:noFill/>
                    <a:ln>
                      <a:noFill/>
                    </a:ln>
                  </pic:spPr>
                </pic:pic>
              </a:graphicData>
            </a:graphic>
          </wp:inline>
        </w:drawing>
      </w:r>
    </w:p>
    <w:p w14:paraId="71797860" w14:textId="77777777" w:rsidR="0094166B" w:rsidRPr="00F67669" w:rsidRDefault="00A23609">
      <w:pPr>
        <w:pStyle w:val="IFCNormalTextII"/>
        <w:ind w:left="1879" w:firstLine="131"/>
        <w:jc w:val="both"/>
        <w:rPr>
          <w:szCs w:val="24"/>
          <w:u w:val="single"/>
        </w:rPr>
      </w:pPr>
      <w:r w:rsidRPr="00F67669">
        <w:rPr>
          <w:szCs w:val="24"/>
        </w:rPr>
        <w:tab/>
      </w:r>
      <w:r w:rsidRPr="00F67669">
        <w:rPr>
          <w:szCs w:val="24"/>
          <w:u w:val="single"/>
        </w:rPr>
        <w:t>Features available</w:t>
      </w:r>
    </w:p>
    <w:p w14:paraId="5C0BE067" w14:textId="77777777" w:rsidR="0094166B" w:rsidRPr="00F67669" w:rsidRDefault="00A23609">
      <w:pPr>
        <w:pStyle w:val="IFCNormalTextII"/>
        <w:numPr>
          <w:ilvl w:val="0"/>
          <w:numId w:val="8"/>
        </w:numPr>
        <w:jc w:val="both"/>
        <w:rPr>
          <w:szCs w:val="24"/>
        </w:rPr>
      </w:pPr>
      <w:r w:rsidRPr="00F67669">
        <w:rPr>
          <w:szCs w:val="24"/>
        </w:rPr>
        <w:t>Summary or detailed – Rider wording can add to Summary or Detailed section.</w:t>
      </w:r>
    </w:p>
    <w:p w14:paraId="4EACAE0D" w14:textId="77777777" w:rsidR="0094166B" w:rsidRPr="00F67669" w:rsidRDefault="00A23609">
      <w:pPr>
        <w:pStyle w:val="IFCNormalTextII"/>
        <w:numPr>
          <w:ilvl w:val="0"/>
          <w:numId w:val="8"/>
        </w:numPr>
        <w:jc w:val="both"/>
        <w:rPr>
          <w:szCs w:val="24"/>
        </w:rPr>
      </w:pPr>
      <w:r w:rsidRPr="00F67669">
        <w:rPr>
          <w:szCs w:val="24"/>
        </w:rPr>
        <w:t xml:space="preserve">Text can be formatted to Underline, Italic or bold. </w:t>
      </w:r>
    </w:p>
    <w:p w14:paraId="519E125F" w14:textId="77777777" w:rsidR="0094166B" w:rsidRPr="00F67669" w:rsidRDefault="00A23609">
      <w:pPr>
        <w:pStyle w:val="IFCNormalTextII"/>
        <w:numPr>
          <w:ilvl w:val="0"/>
          <w:numId w:val="8"/>
        </w:numPr>
        <w:jc w:val="both"/>
        <w:rPr>
          <w:szCs w:val="24"/>
        </w:rPr>
      </w:pPr>
      <w:r w:rsidRPr="00F67669">
        <w:rPr>
          <w:szCs w:val="24"/>
        </w:rPr>
        <w:t>Script can be inserted into the Text box. The script must be started with &lt;Script&gt; and ended with &lt;/Script&gt;.</w:t>
      </w:r>
    </w:p>
    <w:p w14:paraId="3833A4B3" w14:textId="77777777" w:rsidR="0094166B" w:rsidRPr="00F67669" w:rsidRDefault="0094166B">
      <w:pPr>
        <w:pStyle w:val="IFCNormalTextII"/>
        <w:ind w:left="1879" w:firstLine="131"/>
        <w:jc w:val="both"/>
        <w:rPr>
          <w:szCs w:val="24"/>
        </w:rPr>
      </w:pPr>
    </w:p>
    <w:p w14:paraId="304226DE" w14:textId="77777777" w:rsidR="0094166B" w:rsidRPr="00F67669" w:rsidRDefault="00A23609">
      <w:pPr>
        <w:pStyle w:val="IFCNormalTextII"/>
        <w:ind w:left="2160" w:firstLine="0"/>
        <w:jc w:val="both"/>
        <w:rPr>
          <w:szCs w:val="24"/>
          <w:u w:val="single"/>
        </w:rPr>
      </w:pPr>
      <w:r w:rsidRPr="00F67669">
        <w:rPr>
          <w:szCs w:val="24"/>
          <w:u w:val="single"/>
        </w:rPr>
        <w:t>Validation</w:t>
      </w:r>
    </w:p>
    <w:p w14:paraId="74D9E332" w14:textId="77777777" w:rsidR="0094166B" w:rsidRPr="00F67669" w:rsidRDefault="00A23609">
      <w:pPr>
        <w:pStyle w:val="IFCNormalTextII"/>
        <w:numPr>
          <w:ilvl w:val="0"/>
          <w:numId w:val="4"/>
        </w:numPr>
        <w:ind w:left="2520"/>
        <w:jc w:val="both"/>
        <w:rPr>
          <w:szCs w:val="24"/>
        </w:rPr>
      </w:pPr>
      <w:r w:rsidRPr="00F67669">
        <w:rPr>
          <w:szCs w:val="24"/>
        </w:rPr>
        <w:t>All fields are mandatory</w:t>
      </w:r>
    </w:p>
    <w:p w14:paraId="65EDD91E" w14:textId="77777777" w:rsidR="0094166B" w:rsidRDefault="0094166B">
      <w:pPr>
        <w:pStyle w:val="IFCNormalTextII"/>
        <w:ind w:left="2520" w:firstLine="0"/>
        <w:jc w:val="both"/>
        <w:rPr>
          <w:sz w:val="24"/>
          <w:szCs w:val="24"/>
        </w:rPr>
      </w:pPr>
    </w:p>
    <w:p w14:paraId="70AF39B9" w14:textId="77777777" w:rsidR="0094166B" w:rsidRDefault="00A23609">
      <w:pPr>
        <w:pStyle w:val="IFCHeading111X"/>
        <w:jc w:val="both"/>
        <w:rPr>
          <w:sz w:val="24"/>
        </w:rPr>
      </w:pPr>
      <w:bookmarkStart w:id="461" w:name="_Toc454819671"/>
      <w:r>
        <w:rPr>
          <w:sz w:val="24"/>
        </w:rPr>
        <w:lastRenderedPageBreak/>
        <w:t>RATES AND FORMULA SETUP</w:t>
      </w:r>
      <w:bookmarkEnd w:id="461"/>
    </w:p>
    <w:p w14:paraId="0D4668A5" w14:textId="77777777" w:rsidR="0094166B" w:rsidRPr="00CD0DFA" w:rsidRDefault="00A23609" w:rsidP="00CD0DFA">
      <w:pPr>
        <w:pStyle w:val="IFCNormalTextII"/>
        <w:ind w:left="2356" w:firstLine="0"/>
        <w:jc w:val="both"/>
        <w:rPr>
          <w:szCs w:val="24"/>
        </w:rPr>
      </w:pPr>
      <w:r w:rsidRPr="00F67669">
        <w:rPr>
          <w:szCs w:val="24"/>
        </w:rPr>
        <w:t>User can create the basic plan formula such as basic plan premium in this screen. It can be accessible from the Rates and formula column in the Basic Plan listing screen.</w:t>
      </w:r>
    </w:p>
    <w:p w14:paraId="61292DEC" w14:textId="77777777" w:rsidR="0094166B" w:rsidRDefault="00E956B3">
      <w:pPr>
        <w:pStyle w:val="IFCNormalTextII"/>
        <w:ind w:left="1980" w:firstLine="180"/>
        <w:jc w:val="both"/>
        <w:rPr>
          <w:sz w:val="24"/>
          <w:szCs w:val="24"/>
        </w:rPr>
      </w:pPr>
      <w:r>
        <w:rPr>
          <w:noProof/>
          <w:sz w:val="24"/>
          <w:szCs w:val="24"/>
          <w:lang w:eastAsia="en-US"/>
        </w:rPr>
        <w:drawing>
          <wp:inline distT="0" distB="0" distL="0" distR="0" wp14:anchorId="6A586FE9" wp14:editId="5DCA3980">
            <wp:extent cx="5124450" cy="2809875"/>
            <wp:effectExtent l="0" t="0" r="0" b="9525"/>
            <wp:docPr id="27"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24450" cy="2809875"/>
                    </a:xfrm>
                    <a:prstGeom prst="rect">
                      <a:avLst/>
                    </a:prstGeom>
                    <a:noFill/>
                    <a:ln>
                      <a:noFill/>
                    </a:ln>
                  </pic:spPr>
                </pic:pic>
              </a:graphicData>
            </a:graphic>
          </wp:inline>
        </w:drawing>
      </w:r>
    </w:p>
    <w:p w14:paraId="03D3A87B" w14:textId="77777777" w:rsidR="0094166B" w:rsidRPr="005E1609" w:rsidRDefault="00A23609">
      <w:pPr>
        <w:pStyle w:val="IFCNormalTextII"/>
        <w:ind w:left="1879" w:firstLine="131"/>
        <w:jc w:val="both"/>
        <w:rPr>
          <w:szCs w:val="24"/>
          <w:u w:val="single"/>
        </w:rPr>
      </w:pPr>
      <w:r w:rsidRPr="005E1609">
        <w:rPr>
          <w:szCs w:val="24"/>
          <w:u w:val="single"/>
        </w:rPr>
        <w:t>Validation</w:t>
      </w:r>
    </w:p>
    <w:p w14:paraId="69F31FD1" w14:textId="77777777" w:rsidR="0094166B" w:rsidRPr="005E1609" w:rsidRDefault="00A23609">
      <w:pPr>
        <w:pStyle w:val="IFCNormalTextII"/>
        <w:numPr>
          <w:ilvl w:val="0"/>
          <w:numId w:val="4"/>
        </w:numPr>
        <w:ind w:left="2520"/>
        <w:jc w:val="both"/>
        <w:rPr>
          <w:szCs w:val="24"/>
        </w:rPr>
      </w:pPr>
      <w:r w:rsidRPr="005E1609">
        <w:rPr>
          <w:szCs w:val="24"/>
        </w:rPr>
        <w:t>Formula ID must be unique</w:t>
      </w:r>
    </w:p>
    <w:p w14:paraId="2F188A6A" w14:textId="77777777" w:rsidR="0094166B" w:rsidRPr="005E1609" w:rsidRDefault="00A23609">
      <w:pPr>
        <w:pStyle w:val="IFCNormalTextII"/>
        <w:numPr>
          <w:ilvl w:val="0"/>
          <w:numId w:val="4"/>
        </w:numPr>
        <w:ind w:left="2520"/>
        <w:jc w:val="both"/>
        <w:rPr>
          <w:szCs w:val="24"/>
        </w:rPr>
      </w:pPr>
      <w:r w:rsidRPr="005E1609">
        <w:rPr>
          <w:szCs w:val="24"/>
        </w:rPr>
        <w:t>All fields are mandatory</w:t>
      </w:r>
    </w:p>
    <w:p w14:paraId="5B82D727" w14:textId="77777777" w:rsidR="0094166B" w:rsidRDefault="0094166B">
      <w:pPr>
        <w:pStyle w:val="IFCNormalTextII"/>
        <w:jc w:val="both"/>
        <w:rPr>
          <w:sz w:val="24"/>
          <w:szCs w:val="24"/>
        </w:rPr>
      </w:pPr>
    </w:p>
    <w:p w14:paraId="4584DA6B" w14:textId="77777777" w:rsidR="0094166B" w:rsidRDefault="00A23609">
      <w:pPr>
        <w:pStyle w:val="IFCHeading111X"/>
        <w:jc w:val="both"/>
        <w:rPr>
          <w:sz w:val="24"/>
        </w:rPr>
      </w:pPr>
      <w:bookmarkStart w:id="462" w:name="_Toc454819672"/>
      <w:r>
        <w:rPr>
          <w:sz w:val="24"/>
        </w:rPr>
        <w:t>RATES MAPPING</w:t>
      </w:r>
      <w:bookmarkEnd w:id="462"/>
    </w:p>
    <w:p w14:paraId="14BC2041" w14:textId="77777777" w:rsidR="0094166B" w:rsidRPr="00983360" w:rsidRDefault="00A23609" w:rsidP="00983360">
      <w:pPr>
        <w:pStyle w:val="IFCNormalTextII"/>
        <w:ind w:left="2160" w:firstLine="0"/>
        <w:jc w:val="both"/>
        <w:rPr>
          <w:szCs w:val="24"/>
        </w:rPr>
      </w:pPr>
      <w:r w:rsidRPr="00983360">
        <w:rPr>
          <w:szCs w:val="24"/>
        </w:rPr>
        <w:t>This screen can be access</w:t>
      </w:r>
      <w:r w:rsidR="00983360" w:rsidRPr="00983360">
        <w:rPr>
          <w:szCs w:val="24"/>
        </w:rPr>
        <w:t xml:space="preserve">ible from the Rates and Formula </w:t>
      </w:r>
      <w:r w:rsidRPr="00983360">
        <w:rPr>
          <w:szCs w:val="24"/>
        </w:rPr>
        <w:t>setup screen by clicking on the Import rates link or the Rates Details column in the Rider listing. The purpose of this section is to import and map the rates field to the Predefined field so that the system knows where to retrieve the correct rates for calculation.</w:t>
      </w:r>
    </w:p>
    <w:p w14:paraId="102E07E0" w14:textId="77777777" w:rsidR="0094166B" w:rsidDel="00097960" w:rsidRDefault="00A23609">
      <w:pPr>
        <w:pStyle w:val="IFCNormalTextII"/>
        <w:ind w:left="2070" w:firstLine="90"/>
        <w:jc w:val="both"/>
        <w:rPr>
          <w:del w:id="463" w:author="Foong" w:date="2016-06-27T19:30:00Z"/>
          <w:sz w:val="24"/>
          <w:szCs w:val="24"/>
        </w:rPr>
      </w:pPr>
      <w:r>
        <w:rPr>
          <w:sz w:val="24"/>
          <w:szCs w:val="24"/>
        </w:rPr>
        <w:tab/>
      </w:r>
    </w:p>
    <w:p w14:paraId="50F0E0EF" w14:textId="77777777" w:rsidR="0094166B" w:rsidRDefault="00E956B3">
      <w:pPr>
        <w:pStyle w:val="IFCNormalTextII"/>
        <w:ind w:left="2070" w:firstLine="90"/>
        <w:jc w:val="both"/>
        <w:rPr>
          <w:ins w:id="464" w:author="Foong" w:date="2016-06-27T19:13:00Z"/>
          <w:b/>
          <w:sz w:val="24"/>
          <w:szCs w:val="24"/>
        </w:rPr>
        <w:pPrChange w:id="465" w:author="Foong" w:date="2016-06-27T19:30:00Z">
          <w:pPr>
            <w:pStyle w:val="IFCNormalTextII"/>
            <w:ind w:left="1350" w:firstLine="90"/>
            <w:jc w:val="both"/>
          </w:pPr>
        </w:pPrChange>
      </w:pPr>
      <w:commentRangeStart w:id="466"/>
      <w:del w:id="467" w:author="Foong" w:date="2016-06-27T19:30:00Z">
        <w:r w:rsidDel="00097960">
          <w:rPr>
            <w:noProof/>
            <w:sz w:val="24"/>
            <w:szCs w:val="24"/>
            <w:lang w:eastAsia="en-US"/>
            <w:rPrChange w:id="468" w:author="Unknown">
              <w:rPr>
                <w:noProof/>
                <w:lang w:eastAsia="en-US"/>
              </w:rPr>
            </w:rPrChange>
          </w:rPr>
          <w:drawing>
            <wp:inline distT="0" distB="0" distL="0" distR="0" wp14:anchorId="320CC702" wp14:editId="2F3B5398">
              <wp:extent cx="5086350" cy="3152775"/>
              <wp:effectExtent l="19050" t="0" r="0" b="0"/>
              <wp:docPr id="28"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86350" cy="3152775"/>
                      </a:xfrm>
                      <a:prstGeom prst="rect">
                        <a:avLst/>
                      </a:prstGeom>
                      <a:noFill/>
                      <a:ln>
                        <a:noFill/>
                      </a:ln>
                    </pic:spPr>
                  </pic:pic>
                </a:graphicData>
              </a:graphic>
            </wp:inline>
          </w:drawing>
        </w:r>
      </w:del>
      <w:commentRangeEnd w:id="466"/>
      <w:r w:rsidR="00D7461B">
        <w:rPr>
          <w:rStyle w:val="CommentReference"/>
          <w:rFonts w:ascii="Times New Roman" w:hAnsi="Times New Roman" w:cs="Times New Roman"/>
        </w:rPr>
        <w:commentReference w:id="466"/>
      </w:r>
    </w:p>
    <w:p w14:paraId="43F21262" w14:textId="77777777" w:rsidR="005B14DE" w:rsidRDefault="005B14DE">
      <w:pPr>
        <w:pStyle w:val="IFCNormalTextII"/>
        <w:ind w:left="1350" w:firstLine="90"/>
        <w:jc w:val="both"/>
        <w:rPr>
          <w:ins w:id="469" w:author="Foong" w:date="2016-06-27T19:13:00Z"/>
          <w:b/>
          <w:sz w:val="24"/>
          <w:szCs w:val="24"/>
        </w:rPr>
      </w:pPr>
    </w:p>
    <w:p w14:paraId="38B8001C" w14:textId="77777777" w:rsidR="005B14DE" w:rsidRDefault="005B14DE">
      <w:pPr>
        <w:pStyle w:val="IFCNormalTextII"/>
        <w:ind w:left="1350" w:firstLine="90"/>
        <w:jc w:val="both"/>
        <w:rPr>
          <w:b/>
          <w:sz w:val="24"/>
          <w:szCs w:val="24"/>
        </w:rPr>
      </w:pPr>
      <w:ins w:id="470" w:author="Foong" w:date="2016-06-27T19:13:00Z">
        <w:r w:rsidRPr="005B14DE">
          <w:rPr>
            <w:b/>
            <w:noProof/>
            <w:sz w:val="24"/>
            <w:szCs w:val="24"/>
            <w:lang w:eastAsia="en-US"/>
            <w:rPrChange w:id="471" w:author="Unknown">
              <w:rPr>
                <w:b/>
                <w:bCs/>
                <w:noProof/>
                <w:sz w:val="20"/>
                <w:szCs w:val="24"/>
                <w:u w:val="single"/>
                <w:lang w:eastAsia="en-US"/>
              </w:rPr>
            </w:rPrChange>
          </w:rPr>
          <w:lastRenderedPageBreak/>
          <w:drawing>
            <wp:inline distT="0" distB="0" distL="0" distR="0" wp14:anchorId="1202CD15" wp14:editId="10825076">
              <wp:extent cx="5432574" cy="2603500"/>
              <wp:effectExtent l="19050" t="0" r="0" b="0"/>
              <wp:docPr id="46"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43181" cy="2608583"/>
                      </a:xfrm>
                      <a:prstGeom prst="rect">
                        <a:avLst/>
                      </a:prstGeom>
                      <a:noFill/>
                      <a:ln>
                        <a:noFill/>
                      </a:ln>
                    </pic:spPr>
                  </pic:pic>
                </a:graphicData>
              </a:graphic>
            </wp:inline>
          </w:drawing>
        </w:r>
      </w:ins>
    </w:p>
    <w:p w14:paraId="05E90918" w14:textId="77777777" w:rsidR="0094166B" w:rsidRPr="00151D6E" w:rsidRDefault="00A23609">
      <w:pPr>
        <w:pStyle w:val="IFCNormalTextII"/>
        <w:ind w:left="1879" w:firstLine="131"/>
        <w:jc w:val="both"/>
        <w:rPr>
          <w:szCs w:val="24"/>
          <w:u w:val="single"/>
        </w:rPr>
      </w:pPr>
      <w:r w:rsidRPr="00151D6E">
        <w:rPr>
          <w:szCs w:val="24"/>
          <w:u w:val="single"/>
        </w:rPr>
        <w:t>Features available</w:t>
      </w:r>
    </w:p>
    <w:p w14:paraId="580E85CE" w14:textId="77777777" w:rsidR="0094166B" w:rsidRPr="00151D6E" w:rsidRDefault="00A23609" w:rsidP="00AE5057">
      <w:pPr>
        <w:pStyle w:val="IFCNormalTextII"/>
        <w:numPr>
          <w:ilvl w:val="1"/>
          <w:numId w:val="21"/>
        </w:numPr>
        <w:jc w:val="both"/>
        <w:rPr>
          <w:szCs w:val="24"/>
        </w:rPr>
      </w:pPr>
      <w:r w:rsidRPr="00151D6E">
        <w:rPr>
          <w:szCs w:val="24"/>
        </w:rPr>
        <w:t>Import rate: - Rates to be imported from the excel file to the rates listing. Note: The system only recognizes excel format.</w:t>
      </w:r>
    </w:p>
    <w:p w14:paraId="4030107E" w14:textId="77777777" w:rsidR="0094166B" w:rsidRDefault="00A23609" w:rsidP="00AE5057">
      <w:pPr>
        <w:pStyle w:val="IFCNormalTextII"/>
        <w:numPr>
          <w:ilvl w:val="1"/>
          <w:numId w:val="21"/>
        </w:numPr>
        <w:jc w:val="both"/>
        <w:rPr>
          <w:ins w:id="472" w:author="Foong" w:date="2016-06-27T19:14:00Z"/>
          <w:szCs w:val="24"/>
        </w:rPr>
      </w:pPr>
      <w:r w:rsidRPr="00151D6E">
        <w:rPr>
          <w:szCs w:val="24"/>
        </w:rPr>
        <w:t>Field Mapping: - There are a list of Predefined field. User are required to map the rates field to the predefined field at the combo box provided.</w:t>
      </w:r>
    </w:p>
    <w:p w14:paraId="0EF597C1" w14:textId="77777777" w:rsidR="005B14DE" w:rsidRDefault="005B14DE" w:rsidP="005B14DE">
      <w:pPr>
        <w:pStyle w:val="IFCNormalTextII"/>
        <w:numPr>
          <w:ilvl w:val="1"/>
          <w:numId w:val="21"/>
        </w:numPr>
        <w:jc w:val="both"/>
        <w:rPr>
          <w:ins w:id="473" w:author="Foong" w:date="2016-06-27T19:14:00Z"/>
          <w:color w:val="E36C0A" w:themeColor="accent6" w:themeShade="BF"/>
          <w:szCs w:val="24"/>
        </w:rPr>
      </w:pPr>
      <w:ins w:id="474" w:author="Foong" w:date="2016-06-27T19:14:00Z">
        <w:r w:rsidRPr="00E658D8">
          <w:rPr>
            <w:color w:val="E36C0A" w:themeColor="accent6" w:themeShade="BF"/>
            <w:szCs w:val="24"/>
          </w:rPr>
          <w:t xml:space="preserve">Custom Formula </w:t>
        </w:r>
        <w:r>
          <w:rPr>
            <w:color w:val="E36C0A" w:themeColor="accent6" w:themeShade="BF"/>
            <w:szCs w:val="24"/>
          </w:rPr>
          <w:t xml:space="preserve">–User are </w:t>
        </w:r>
        <w:r w:rsidRPr="00E658D8">
          <w:rPr>
            <w:color w:val="E36C0A" w:themeColor="accent6" w:themeShade="BF"/>
            <w:szCs w:val="24"/>
          </w:rPr>
          <w:t xml:space="preserve">able to add formula to </w:t>
        </w:r>
        <w:r>
          <w:rPr>
            <w:color w:val="E36C0A" w:themeColor="accent6" w:themeShade="BF"/>
            <w:szCs w:val="24"/>
          </w:rPr>
          <w:t>map</w:t>
        </w:r>
        <w:r w:rsidRPr="00E658D8">
          <w:rPr>
            <w:color w:val="E36C0A" w:themeColor="accent6" w:themeShade="BF"/>
            <w:szCs w:val="24"/>
          </w:rPr>
          <w:t xml:space="preserve"> the rates</w:t>
        </w:r>
        <w:r>
          <w:rPr>
            <w:color w:val="E36C0A" w:themeColor="accent6" w:themeShade="BF"/>
            <w:szCs w:val="24"/>
          </w:rPr>
          <w:t xml:space="preserve"> if there is special condition</w:t>
        </w:r>
        <w:r w:rsidRPr="00E658D8">
          <w:rPr>
            <w:color w:val="E36C0A" w:themeColor="accent6" w:themeShade="BF"/>
            <w:szCs w:val="24"/>
          </w:rPr>
          <w:t xml:space="preserve">. </w:t>
        </w:r>
        <w:r>
          <w:rPr>
            <w:color w:val="E36C0A" w:themeColor="accent6" w:themeShade="BF"/>
            <w:szCs w:val="24"/>
          </w:rPr>
          <w:t xml:space="preserve">The </w:t>
        </w:r>
        <w:r w:rsidRPr="00E658D8">
          <w:rPr>
            <w:color w:val="E36C0A" w:themeColor="accent6" w:themeShade="BF"/>
            <w:szCs w:val="24"/>
          </w:rPr>
          <w:t xml:space="preserve">formula </w:t>
        </w:r>
        <w:r>
          <w:rPr>
            <w:color w:val="E36C0A" w:themeColor="accent6" w:themeShade="BF"/>
            <w:szCs w:val="24"/>
          </w:rPr>
          <w:t>screen will pop up when user click on the custom formula column.</w:t>
        </w:r>
        <w:r w:rsidRPr="002F2A28">
          <w:rPr>
            <w:color w:val="E36C0A" w:themeColor="accent6" w:themeShade="BF"/>
            <w:szCs w:val="24"/>
          </w:rPr>
          <w:t>(</w:t>
        </w:r>
        <w:r>
          <w:rPr>
            <w:color w:val="E36C0A" w:themeColor="accent6" w:themeShade="BF"/>
            <w:szCs w:val="24"/>
          </w:rPr>
          <w:t xml:space="preserve">Refer to </w:t>
        </w:r>
        <w:r w:rsidRPr="002F2A28">
          <w:rPr>
            <w:color w:val="E36C0A" w:themeColor="accent6" w:themeShade="BF"/>
            <w:szCs w:val="24"/>
          </w:rPr>
          <w:t>2.2.11.6)</w:t>
        </w:r>
      </w:ins>
    </w:p>
    <w:p w14:paraId="7ECB82C1" w14:textId="77777777" w:rsidR="005B14DE" w:rsidRPr="00151D6E" w:rsidRDefault="005B14DE">
      <w:pPr>
        <w:pStyle w:val="IFCNormalTextII"/>
        <w:ind w:left="2070" w:firstLine="0"/>
        <w:jc w:val="both"/>
        <w:rPr>
          <w:szCs w:val="24"/>
        </w:rPr>
        <w:pPrChange w:id="475" w:author="Foong" w:date="2016-06-27T19:14:00Z">
          <w:pPr>
            <w:pStyle w:val="IFCNormalTextII"/>
            <w:numPr>
              <w:ilvl w:val="1"/>
              <w:numId w:val="21"/>
            </w:numPr>
            <w:ind w:left="2070" w:hanging="360"/>
            <w:jc w:val="both"/>
          </w:pPr>
        </w:pPrChange>
      </w:pPr>
    </w:p>
    <w:p w14:paraId="6064166E" w14:textId="77777777" w:rsidR="0094166B" w:rsidRDefault="0094166B" w:rsidP="00F30945">
      <w:pPr>
        <w:pStyle w:val="IFCNormalTextII"/>
        <w:ind w:left="0" w:firstLine="0"/>
        <w:jc w:val="both"/>
        <w:rPr>
          <w:sz w:val="24"/>
          <w:szCs w:val="24"/>
        </w:rPr>
      </w:pPr>
    </w:p>
    <w:p w14:paraId="7ABD5E96" w14:textId="77777777" w:rsidR="0094166B" w:rsidRDefault="00A23609">
      <w:pPr>
        <w:pStyle w:val="IFCHeading111X"/>
        <w:jc w:val="both"/>
        <w:rPr>
          <w:sz w:val="24"/>
        </w:rPr>
      </w:pPr>
      <w:bookmarkStart w:id="476" w:name="_Toc454819673"/>
      <w:r>
        <w:rPr>
          <w:sz w:val="24"/>
        </w:rPr>
        <w:t>FORMULA</w:t>
      </w:r>
      <w:bookmarkEnd w:id="476"/>
    </w:p>
    <w:p w14:paraId="4DE29E85" w14:textId="77777777" w:rsidR="0094166B" w:rsidRPr="00151D6E" w:rsidRDefault="00A23609" w:rsidP="00151D6E">
      <w:pPr>
        <w:pStyle w:val="IFCNormalTextII"/>
        <w:ind w:left="2356" w:firstLine="0"/>
        <w:jc w:val="both"/>
        <w:rPr>
          <w:szCs w:val="24"/>
        </w:rPr>
      </w:pPr>
      <w:r w:rsidRPr="00151D6E">
        <w:rPr>
          <w:szCs w:val="24"/>
        </w:rPr>
        <w:t>Below screen is to serve to input formula. It can be access from the “Click here to input script” in Rates and Formula setup screen. On</w:t>
      </w:r>
      <w:r w:rsidR="00151D6E">
        <w:rPr>
          <w:szCs w:val="24"/>
        </w:rPr>
        <w:t xml:space="preserve">ce formula is save, the formula </w:t>
      </w:r>
      <w:r w:rsidRPr="00151D6E">
        <w:rPr>
          <w:szCs w:val="24"/>
        </w:rPr>
        <w:t>will be populated to the Rates and Formula setup screen.</w:t>
      </w:r>
    </w:p>
    <w:p w14:paraId="09E8423D" w14:textId="77777777" w:rsidR="0094166B" w:rsidRDefault="0094166B">
      <w:pPr>
        <w:pStyle w:val="IFCNormalTextII"/>
        <w:ind w:left="2070" w:firstLine="90"/>
        <w:jc w:val="both"/>
        <w:rPr>
          <w:sz w:val="24"/>
          <w:szCs w:val="24"/>
        </w:rPr>
      </w:pPr>
    </w:p>
    <w:p w14:paraId="2E41E38C" w14:textId="77777777" w:rsidR="0094166B" w:rsidRDefault="00E956B3">
      <w:pPr>
        <w:pStyle w:val="IFCNormalTextII"/>
        <w:ind w:left="2070" w:firstLine="90"/>
        <w:jc w:val="both"/>
        <w:rPr>
          <w:sz w:val="24"/>
          <w:szCs w:val="24"/>
        </w:rPr>
      </w:pPr>
      <w:del w:id="477" w:author="Foong" w:date="2016-06-27T19:30:00Z">
        <w:r w:rsidDel="00097960">
          <w:rPr>
            <w:noProof/>
            <w:sz w:val="24"/>
            <w:szCs w:val="24"/>
            <w:lang w:eastAsia="en-US"/>
            <w:rPrChange w:id="478" w:author="Unknown">
              <w:rPr>
                <w:noProof/>
                <w:lang w:eastAsia="en-US"/>
              </w:rPr>
            </w:rPrChange>
          </w:rPr>
          <w:drawing>
            <wp:inline distT="0" distB="0" distL="0" distR="0" wp14:anchorId="72556A53" wp14:editId="51DCD97A">
              <wp:extent cx="4991100" cy="4457700"/>
              <wp:effectExtent l="19050" t="0" r="0" b="0"/>
              <wp:docPr id="29"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91100" cy="4457700"/>
                      </a:xfrm>
                      <a:prstGeom prst="rect">
                        <a:avLst/>
                      </a:prstGeom>
                      <a:noFill/>
                      <a:ln>
                        <a:noFill/>
                      </a:ln>
                    </pic:spPr>
                  </pic:pic>
                </a:graphicData>
              </a:graphic>
            </wp:inline>
          </w:drawing>
        </w:r>
      </w:del>
    </w:p>
    <w:p w14:paraId="30C32CFB" w14:textId="77777777" w:rsidR="005B14DE" w:rsidRDefault="005B14DE">
      <w:pPr>
        <w:pStyle w:val="IFCNormalTextII"/>
        <w:ind w:left="1879" w:firstLine="131"/>
        <w:jc w:val="both"/>
        <w:rPr>
          <w:ins w:id="479" w:author="Foong" w:date="2016-06-27T19:14:00Z"/>
          <w:szCs w:val="24"/>
          <w:u w:val="single"/>
        </w:rPr>
      </w:pPr>
      <w:ins w:id="480" w:author="Foong" w:date="2016-06-27T19:14:00Z">
        <w:r w:rsidRPr="005B14DE">
          <w:rPr>
            <w:noProof/>
            <w:szCs w:val="24"/>
            <w:lang w:eastAsia="en-US"/>
            <w:rPrChange w:id="481" w:author="Foong" w:date="2016-06-27T19:14:00Z">
              <w:rPr>
                <w:b/>
                <w:bCs/>
                <w:noProof/>
                <w:sz w:val="20"/>
                <w:szCs w:val="24"/>
                <w:u w:val="single"/>
                <w:lang w:eastAsia="en-US"/>
              </w:rPr>
            </w:rPrChange>
          </w:rPr>
          <w:lastRenderedPageBreak/>
          <w:drawing>
            <wp:inline distT="0" distB="0" distL="0" distR="0" wp14:anchorId="209009BE" wp14:editId="50D2917E">
              <wp:extent cx="5003800" cy="3186438"/>
              <wp:effectExtent l="19050" t="0" r="6350" b="0"/>
              <wp:docPr id="48"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01833" cy="3185186"/>
                      </a:xfrm>
                      <a:prstGeom prst="rect">
                        <a:avLst/>
                      </a:prstGeom>
                      <a:noFill/>
                      <a:ln>
                        <a:noFill/>
                      </a:ln>
                    </pic:spPr>
                  </pic:pic>
                </a:graphicData>
              </a:graphic>
            </wp:inline>
          </w:drawing>
        </w:r>
      </w:ins>
    </w:p>
    <w:p w14:paraId="4AA158B9" w14:textId="77777777" w:rsidR="005B14DE" w:rsidRDefault="005B14DE">
      <w:pPr>
        <w:pStyle w:val="IFCNormalTextII"/>
        <w:ind w:left="1879" w:firstLine="131"/>
        <w:jc w:val="both"/>
        <w:rPr>
          <w:ins w:id="482" w:author="Foong" w:date="2016-06-27T19:14:00Z"/>
          <w:szCs w:val="24"/>
          <w:u w:val="single"/>
        </w:rPr>
      </w:pPr>
    </w:p>
    <w:p w14:paraId="2AD58C3F" w14:textId="77777777" w:rsidR="0094166B" w:rsidRPr="00D41309" w:rsidRDefault="00A23609">
      <w:pPr>
        <w:pStyle w:val="IFCNormalTextII"/>
        <w:ind w:left="1879" w:firstLine="131"/>
        <w:jc w:val="both"/>
        <w:rPr>
          <w:szCs w:val="24"/>
          <w:u w:val="single"/>
        </w:rPr>
      </w:pPr>
      <w:r w:rsidRPr="00D41309">
        <w:rPr>
          <w:szCs w:val="24"/>
          <w:u w:val="single"/>
        </w:rPr>
        <w:t>Features available</w:t>
      </w:r>
    </w:p>
    <w:p w14:paraId="5D721AF6" w14:textId="77777777" w:rsidR="005B14DE" w:rsidRPr="00E658D8" w:rsidRDefault="005B14DE" w:rsidP="005B14DE">
      <w:pPr>
        <w:pStyle w:val="IFCNormalTextII"/>
        <w:numPr>
          <w:ilvl w:val="0"/>
          <w:numId w:val="7"/>
        </w:numPr>
        <w:jc w:val="both"/>
        <w:rPr>
          <w:ins w:id="483" w:author="Foong" w:date="2016-06-27T19:15:00Z"/>
          <w:color w:val="E36C0A" w:themeColor="accent6" w:themeShade="BF"/>
          <w:szCs w:val="24"/>
        </w:rPr>
      </w:pPr>
      <w:ins w:id="484" w:author="Foong" w:date="2016-06-27T19:15:00Z">
        <w:r w:rsidRPr="00E658D8">
          <w:rPr>
            <w:color w:val="E36C0A" w:themeColor="accent6" w:themeShade="BF"/>
            <w:szCs w:val="24"/>
          </w:rPr>
          <w:t>Covered Person: - Predefined variable for Person covered. For example, @EntryAge, @Gender</w:t>
        </w:r>
      </w:ins>
    </w:p>
    <w:p w14:paraId="7D81338B" w14:textId="77777777" w:rsidR="005B14DE" w:rsidRDefault="005B14DE" w:rsidP="005B14DE">
      <w:pPr>
        <w:pStyle w:val="IFCNormalTextII"/>
        <w:numPr>
          <w:ilvl w:val="0"/>
          <w:numId w:val="7"/>
        </w:numPr>
        <w:jc w:val="both"/>
        <w:rPr>
          <w:ins w:id="485" w:author="Foong" w:date="2016-06-27T19:15:00Z"/>
          <w:color w:val="E36C0A" w:themeColor="accent6" w:themeShade="BF"/>
          <w:szCs w:val="24"/>
        </w:rPr>
      </w:pPr>
      <w:ins w:id="486" w:author="Foong" w:date="2016-06-27T19:15:00Z">
        <w:r w:rsidRPr="00E658D8">
          <w:rPr>
            <w:color w:val="E36C0A" w:themeColor="accent6" w:themeShade="BF"/>
            <w:szCs w:val="24"/>
          </w:rPr>
          <w:t xml:space="preserve"> Basic Plan: - Predefined variable for Basic Plan. For example, @BSA, @Term</w:t>
        </w:r>
      </w:ins>
    </w:p>
    <w:p w14:paraId="60A35614" w14:textId="77777777" w:rsidR="005B14DE" w:rsidRPr="00E658D8" w:rsidRDefault="005B14DE" w:rsidP="005B14DE">
      <w:pPr>
        <w:pStyle w:val="IFCNormalTextII"/>
        <w:numPr>
          <w:ilvl w:val="0"/>
          <w:numId w:val="7"/>
        </w:numPr>
        <w:jc w:val="both"/>
        <w:rPr>
          <w:ins w:id="487" w:author="Foong" w:date="2016-06-27T19:15:00Z"/>
          <w:color w:val="E36C0A" w:themeColor="accent6" w:themeShade="BF"/>
          <w:szCs w:val="24"/>
        </w:rPr>
      </w:pPr>
      <w:ins w:id="488" w:author="Foong" w:date="2016-06-27T19:15:00Z">
        <w:r>
          <w:rPr>
            <w:color w:val="E36C0A" w:themeColor="accent6" w:themeShade="BF"/>
            <w:szCs w:val="24"/>
          </w:rPr>
          <w:t xml:space="preserve">Rider - </w:t>
        </w:r>
        <w:r w:rsidRPr="00E658D8">
          <w:rPr>
            <w:color w:val="E36C0A" w:themeColor="accent6" w:themeShade="BF"/>
            <w:szCs w:val="24"/>
          </w:rPr>
          <w:t xml:space="preserve">Predefined variable for </w:t>
        </w:r>
        <w:r>
          <w:rPr>
            <w:color w:val="E36C0A" w:themeColor="accent6" w:themeShade="BF"/>
            <w:szCs w:val="24"/>
          </w:rPr>
          <w:t>Rider</w:t>
        </w:r>
        <w:r w:rsidRPr="00E658D8">
          <w:rPr>
            <w:color w:val="E36C0A" w:themeColor="accent6" w:themeShade="BF"/>
            <w:szCs w:val="24"/>
          </w:rPr>
          <w:t>.</w:t>
        </w:r>
      </w:ins>
    </w:p>
    <w:p w14:paraId="752A1D65" w14:textId="77777777" w:rsidR="005B14DE" w:rsidRPr="00E658D8" w:rsidRDefault="005B14DE" w:rsidP="005B14DE">
      <w:pPr>
        <w:pStyle w:val="IFCNormalTextII"/>
        <w:numPr>
          <w:ilvl w:val="0"/>
          <w:numId w:val="7"/>
        </w:numPr>
        <w:jc w:val="both"/>
        <w:rPr>
          <w:ins w:id="489" w:author="Foong" w:date="2016-06-27T19:15:00Z"/>
          <w:color w:val="E36C0A" w:themeColor="accent6" w:themeShade="BF"/>
          <w:szCs w:val="24"/>
        </w:rPr>
      </w:pPr>
      <w:ins w:id="490" w:author="Foong" w:date="2016-06-27T19:15:00Z">
        <w:r w:rsidRPr="00E658D8">
          <w:rPr>
            <w:color w:val="E36C0A" w:themeColor="accent6" w:themeShade="BF"/>
            <w:szCs w:val="24"/>
          </w:rPr>
          <w:t>Expression field – The calculation expression such as *, -, /, +., @Format</w:t>
        </w:r>
      </w:ins>
    </w:p>
    <w:p w14:paraId="6BB6AD9D" w14:textId="77777777" w:rsidR="005B14DE" w:rsidRPr="00E658D8" w:rsidRDefault="005B14DE" w:rsidP="005B14DE">
      <w:pPr>
        <w:pStyle w:val="IFCNormalTextII"/>
        <w:numPr>
          <w:ilvl w:val="0"/>
          <w:numId w:val="7"/>
        </w:numPr>
        <w:jc w:val="both"/>
        <w:rPr>
          <w:ins w:id="491" w:author="Foong" w:date="2016-06-27T19:15:00Z"/>
          <w:color w:val="E36C0A" w:themeColor="accent6" w:themeShade="BF"/>
          <w:szCs w:val="24"/>
        </w:rPr>
      </w:pPr>
      <w:ins w:id="492" w:author="Foong" w:date="2016-06-27T19:15:00Z">
        <w:r w:rsidRPr="00E658D8">
          <w:rPr>
            <w:color w:val="E36C0A" w:themeColor="accent6" w:themeShade="BF"/>
            <w:szCs w:val="24"/>
          </w:rPr>
          <w:t>Custom formula – formula created by user.</w:t>
        </w:r>
      </w:ins>
    </w:p>
    <w:p w14:paraId="5A2F5F0A" w14:textId="77777777" w:rsidR="005B14DE" w:rsidRPr="00E658D8" w:rsidRDefault="005B14DE" w:rsidP="005B14DE">
      <w:pPr>
        <w:pStyle w:val="IFCNormalTextII"/>
        <w:ind w:left="2340"/>
        <w:jc w:val="both"/>
        <w:rPr>
          <w:ins w:id="493" w:author="Foong" w:date="2016-06-27T19:15:00Z"/>
          <w:color w:val="E36C0A" w:themeColor="accent6" w:themeShade="BF"/>
          <w:szCs w:val="24"/>
        </w:rPr>
      </w:pPr>
    </w:p>
    <w:p w14:paraId="665DD7F9" w14:textId="77777777" w:rsidR="005B14DE" w:rsidRPr="00E658D8" w:rsidRDefault="005B14DE" w:rsidP="005B14DE">
      <w:pPr>
        <w:pStyle w:val="IFCNormalTextII"/>
        <w:ind w:left="2340"/>
        <w:jc w:val="both"/>
        <w:rPr>
          <w:ins w:id="494" w:author="Foong" w:date="2016-06-27T19:15:00Z"/>
          <w:color w:val="E36C0A" w:themeColor="accent6" w:themeShade="BF"/>
          <w:szCs w:val="24"/>
        </w:rPr>
      </w:pPr>
      <w:ins w:id="495" w:author="Foong" w:date="2016-06-27T19:15:00Z">
        <w:r w:rsidRPr="00E658D8">
          <w:rPr>
            <w:color w:val="E36C0A" w:themeColor="accent6" w:themeShade="BF"/>
            <w:szCs w:val="24"/>
          </w:rPr>
          <w:t>For more Predefined variable details, refer to Appendix 1</w:t>
        </w:r>
      </w:ins>
    </w:p>
    <w:p w14:paraId="39336764" w14:textId="77777777" w:rsidR="005B14DE" w:rsidRPr="00E658D8" w:rsidRDefault="005B14DE" w:rsidP="005B14DE">
      <w:pPr>
        <w:pStyle w:val="IFCNormalTextII"/>
        <w:jc w:val="both"/>
        <w:rPr>
          <w:ins w:id="496" w:author="Foong" w:date="2016-06-27T19:15:00Z"/>
          <w:color w:val="E36C0A" w:themeColor="accent6" w:themeShade="BF"/>
          <w:sz w:val="24"/>
          <w:szCs w:val="24"/>
        </w:rPr>
      </w:pPr>
    </w:p>
    <w:p w14:paraId="04122B71" w14:textId="77777777" w:rsidR="005B14DE" w:rsidRPr="00E658D8" w:rsidRDefault="005B14DE" w:rsidP="005B14DE">
      <w:pPr>
        <w:pStyle w:val="IFCNormalTextII"/>
        <w:ind w:left="2070" w:firstLine="90"/>
        <w:jc w:val="both"/>
        <w:rPr>
          <w:ins w:id="497" w:author="Foong" w:date="2016-06-27T19:15:00Z"/>
          <w:color w:val="E36C0A" w:themeColor="accent6" w:themeShade="BF"/>
          <w:szCs w:val="24"/>
          <w:u w:val="single"/>
        </w:rPr>
      </w:pPr>
      <w:ins w:id="498" w:author="Foong" w:date="2016-06-27T19:15:00Z">
        <w:r w:rsidRPr="00E658D8">
          <w:rPr>
            <w:color w:val="E36C0A" w:themeColor="accent6" w:themeShade="BF"/>
            <w:szCs w:val="24"/>
            <w:u w:val="single"/>
          </w:rPr>
          <w:t xml:space="preserve">Validation </w:t>
        </w:r>
      </w:ins>
    </w:p>
    <w:p w14:paraId="481945CC" w14:textId="77777777" w:rsidR="005B14DE" w:rsidRPr="00E658D8" w:rsidRDefault="005B14DE" w:rsidP="005B14DE">
      <w:pPr>
        <w:pStyle w:val="IFCNormalTextII"/>
        <w:numPr>
          <w:ilvl w:val="0"/>
          <w:numId w:val="7"/>
        </w:numPr>
        <w:jc w:val="both"/>
        <w:rPr>
          <w:ins w:id="499" w:author="Foong" w:date="2016-06-27T19:15:00Z"/>
          <w:color w:val="E36C0A" w:themeColor="accent6" w:themeShade="BF"/>
          <w:sz w:val="24"/>
          <w:szCs w:val="24"/>
        </w:rPr>
      </w:pPr>
      <w:ins w:id="500" w:author="Foong" w:date="2016-06-27T19:15:00Z">
        <w:r w:rsidRPr="00E658D8">
          <w:rPr>
            <w:color w:val="E36C0A" w:themeColor="accent6" w:themeShade="BF"/>
            <w:sz w:val="24"/>
            <w:szCs w:val="24"/>
          </w:rPr>
          <w:t>The formula screen is share</w:t>
        </w:r>
        <w:r>
          <w:rPr>
            <w:color w:val="E36C0A" w:themeColor="accent6" w:themeShade="BF"/>
            <w:sz w:val="24"/>
            <w:szCs w:val="24"/>
          </w:rPr>
          <w:t>d</w:t>
        </w:r>
      </w:ins>
      <w:ins w:id="501" w:author="Foong" w:date="2016-06-27T19:21:00Z">
        <w:r w:rsidR="00A81C0E">
          <w:rPr>
            <w:color w:val="E36C0A" w:themeColor="accent6" w:themeShade="BF"/>
            <w:sz w:val="24"/>
            <w:szCs w:val="24"/>
          </w:rPr>
          <w:t xml:space="preserve"> </w:t>
        </w:r>
      </w:ins>
      <w:ins w:id="502" w:author="Foong" w:date="2016-06-27T19:15:00Z">
        <w:r>
          <w:rPr>
            <w:color w:val="E36C0A" w:themeColor="accent6" w:themeShade="BF"/>
            <w:sz w:val="24"/>
            <w:szCs w:val="24"/>
          </w:rPr>
          <w:t xml:space="preserve">among </w:t>
        </w:r>
        <w:r w:rsidRPr="00E658D8">
          <w:rPr>
            <w:color w:val="E36C0A" w:themeColor="accent6" w:themeShade="BF"/>
            <w:sz w:val="24"/>
            <w:szCs w:val="24"/>
          </w:rPr>
          <w:t>Basic Plan, Rider and Illustration.</w:t>
        </w:r>
      </w:ins>
    </w:p>
    <w:p w14:paraId="0C978259" w14:textId="77777777" w:rsidR="005B14DE" w:rsidRPr="00E658D8" w:rsidRDefault="005B14DE" w:rsidP="005B14DE">
      <w:pPr>
        <w:pStyle w:val="IFCNormalTextII"/>
        <w:numPr>
          <w:ilvl w:val="0"/>
          <w:numId w:val="7"/>
        </w:numPr>
        <w:jc w:val="both"/>
        <w:rPr>
          <w:ins w:id="503" w:author="Foong" w:date="2016-06-27T19:15:00Z"/>
          <w:color w:val="E36C0A" w:themeColor="accent6" w:themeShade="BF"/>
          <w:sz w:val="24"/>
          <w:szCs w:val="24"/>
        </w:rPr>
      </w:pPr>
      <w:ins w:id="504" w:author="Foong" w:date="2016-06-27T19:15:00Z">
        <w:r w:rsidRPr="00E658D8">
          <w:rPr>
            <w:color w:val="E36C0A" w:themeColor="accent6" w:themeShade="BF"/>
            <w:sz w:val="24"/>
            <w:szCs w:val="24"/>
          </w:rPr>
          <w:t xml:space="preserve">Fund Predefined variable will be disable </w:t>
        </w:r>
        <w:r>
          <w:rPr>
            <w:color w:val="E36C0A" w:themeColor="accent6" w:themeShade="BF"/>
            <w:sz w:val="24"/>
            <w:szCs w:val="24"/>
          </w:rPr>
          <w:t>in</w:t>
        </w:r>
        <w:r w:rsidRPr="00E658D8">
          <w:rPr>
            <w:color w:val="E36C0A" w:themeColor="accent6" w:themeShade="BF"/>
            <w:sz w:val="24"/>
            <w:szCs w:val="24"/>
          </w:rPr>
          <w:t xml:space="preserve"> this section.</w:t>
        </w:r>
      </w:ins>
    </w:p>
    <w:p w14:paraId="2B703EA4" w14:textId="77777777" w:rsidR="005B14DE" w:rsidRDefault="005B14DE" w:rsidP="005B14DE">
      <w:pPr>
        <w:pStyle w:val="IFCNormalTextII"/>
        <w:ind w:left="2070" w:firstLine="0"/>
        <w:jc w:val="both"/>
        <w:rPr>
          <w:ins w:id="505" w:author="Foong" w:date="2016-06-27T19:15:00Z"/>
          <w:sz w:val="24"/>
          <w:szCs w:val="24"/>
        </w:rPr>
      </w:pPr>
    </w:p>
    <w:p w14:paraId="0C1FD6CC" w14:textId="77777777" w:rsidR="0094166B" w:rsidRPr="00D41309" w:rsidDel="005B14DE" w:rsidRDefault="00A23609" w:rsidP="00AE5057">
      <w:pPr>
        <w:pStyle w:val="IFCNormalTextII"/>
        <w:numPr>
          <w:ilvl w:val="0"/>
          <w:numId w:val="22"/>
        </w:numPr>
        <w:jc w:val="both"/>
        <w:rPr>
          <w:del w:id="506" w:author="Foong" w:date="2016-06-27T19:15:00Z"/>
          <w:szCs w:val="24"/>
        </w:rPr>
      </w:pPr>
      <w:del w:id="507" w:author="Foong" w:date="2016-06-27T19:15:00Z">
        <w:r w:rsidRPr="00D41309" w:rsidDel="005B14DE">
          <w:rPr>
            <w:szCs w:val="24"/>
          </w:rPr>
          <w:delText>Predefined field: - Consists of field that pre-set in the system. For example @EntryAge, @BasicSumAssured, @Gender, @CovTerm,  @ModeOfPayment</w:delText>
        </w:r>
      </w:del>
    </w:p>
    <w:p w14:paraId="3C8012F2" w14:textId="77777777" w:rsidR="0094166B" w:rsidRPr="00D41309" w:rsidDel="005B14DE" w:rsidRDefault="00A23609" w:rsidP="00AE5057">
      <w:pPr>
        <w:pStyle w:val="IFCNormalTextII"/>
        <w:numPr>
          <w:ilvl w:val="0"/>
          <w:numId w:val="22"/>
        </w:numPr>
        <w:jc w:val="both"/>
        <w:rPr>
          <w:del w:id="508" w:author="Foong" w:date="2016-06-27T19:15:00Z"/>
          <w:szCs w:val="24"/>
        </w:rPr>
      </w:pPr>
      <w:del w:id="509" w:author="Foong" w:date="2016-06-27T19:15:00Z">
        <w:r w:rsidRPr="00D41309" w:rsidDel="005B14DE">
          <w:rPr>
            <w:szCs w:val="24"/>
          </w:rPr>
          <w:delText>Expression field – The calculation expression such as *, -, /, +., @Format</w:delText>
        </w:r>
      </w:del>
    </w:p>
    <w:p w14:paraId="1863A8A8" w14:textId="77777777" w:rsidR="0094166B" w:rsidRPr="00D41309" w:rsidDel="005B14DE" w:rsidRDefault="00A23609" w:rsidP="00AE5057">
      <w:pPr>
        <w:pStyle w:val="IFCNormalTextII"/>
        <w:numPr>
          <w:ilvl w:val="0"/>
          <w:numId w:val="22"/>
        </w:numPr>
        <w:jc w:val="both"/>
        <w:rPr>
          <w:del w:id="510" w:author="Foong" w:date="2016-06-27T19:15:00Z"/>
          <w:szCs w:val="24"/>
        </w:rPr>
      </w:pPr>
      <w:del w:id="511" w:author="Foong" w:date="2016-06-27T19:15:00Z">
        <w:r w:rsidRPr="00D41309" w:rsidDel="005B14DE">
          <w:rPr>
            <w:szCs w:val="24"/>
          </w:rPr>
          <w:delText>Custom formula – formula created by user.</w:delText>
        </w:r>
      </w:del>
    </w:p>
    <w:p w14:paraId="4249E73C" w14:textId="77777777" w:rsidR="0094166B" w:rsidRDefault="0094166B">
      <w:pPr>
        <w:pStyle w:val="IFCNormalTextII"/>
        <w:ind w:left="2070" w:firstLine="0"/>
        <w:jc w:val="both"/>
        <w:rPr>
          <w:sz w:val="24"/>
          <w:szCs w:val="24"/>
        </w:rPr>
      </w:pPr>
    </w:p>
    <w:p w14:paraId="2838B719" w14:textId="77777777" w:rsidR="0094166B" w:rsidRDefault="0094166B">
      <w:pPr>
        <w:pStyle w:val="IFCNormalTextII"/>
        <w:ind w:left="2070" w:firstLine="0"/>
        <w:jc w:val="both"/>
        <w:rPr>
          <w:sz w:val="24"/>
          <w:szCs w:val="24"/>
        </w:rPr>
      </w:pPr>
    </w:p>
    <w:p w14:paraId="22D50CCE" w14:textId="77777777" w:rsidR="0094166B" w:rsidRDefault="00A23609">
      <w:pPr>
        <w:pStyle w:val="IFCHeading11X"/>
        <w:jc w:val="both"/>
        <w:rPr>
          <w:rFonts w:ascii="Arial" w:hAnsi="Arial"/>
        </w:rPr>
      </w:pPr>
      <w:bookmarkStart w:id="512" w:name="_Toc454819674"/>
      <w:r>
        <w:rPr>
          <w:rFonts w:ascii="Arial" w:hAnsi="Arial"/>
        </w:rPr>
        <w:lastRenderedPageBreak/>
        <w:t>Additional wording</w:t>
      </w:r>
      <w:bookmarkEnd w:id="512"/>
    </w:p>
    <w:p w14:paraId="625902B1" w14:textId="77777777" w:rsidR="0094166B" w:rsidRPr="00D41309" w:rsidRDefault="00A23609" w:rsidP="00AB3108">
      <w:pPr>
        <w:pStyle w:val="IFCNormalTextII"/>
        <w:ind w:left="2010" w:firstLine="0"/>
        <w:jc w:val="both"/>
        <w:rPr>
          <w:szCs w:val="24"/>
        </w:rPr>
      </w:pPr>
      <w:r w:rsidRPr="00D41309">
        <w:rPr>
          <w:szCs w:val="24"/>
        </w:rPr>
        <w:t>This section is for user to add additional wording if they wish to illustrate more information or clauses to display in the quotation.</w:t>
      </w:r>
    </w:p>
    <w:p w14:paraId="0BC92190" w14:textId="77777777" w:rsidR="0094166B" w:rsidRDefault="0094166B">
      <w:pPr>
        <w:pStyle w:val="IFCNormalTextII"/>
        <w:ind w:left="2280"/>
        <w:jc w:val="both"/>
        <w:rPr>
          <w:sz w:val="24"/>
          <w:szCs w:val="24"/>
        </w:rPr>
      </w:pPr>
    </w:p>
    <w:p w14:paraId="3E193BF2" w14:textId="77777777" w:rsidR="0094166B" w:rsidRDefault="00E956B3">
      <w:pPr>
        <w:pStyle w:val="IFCNormalTextII"/>
        <w:ind w:left="2280"/>
        <w:jc w:val="both"/>
        <w:rPr>
          <w:sz w:val="24"/>
          <w:szCs w:val="24"/>
        </w:rPr>
      </w:pPr>
      <w:r>
        <w:rPr>
          <w:noProof/>
          <w:sz w:val="24"/>
          <w:szCs w:val="24"/>
          <w:lang w:eastAsia="en-US"/>
        </w:rPr>
        <w:drawing>
          <wp:inline distT="0" distB="0" distL="0" distR="0" wp14:anchorId="392475F3" wp14:editId="46CDC9B0">
            <wp:extent cx="5172075" cy="2352675"/>
            <wp:effectExtent l="0" t="0" r="9525" b="9525"/>
            <wp:docPr id="30" name="Picture 12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5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72075" cy="2352675"/>
                    </a:xfrm>
                    <a:prstGeom prst="rect">
                      <a:avLst/>
                    </a:prstGeom>
                    <a:noFill/>
                    <a:ln>
                      <a:noFill/>
                    </a:ln>
                  </pic:spPr>
                </pic:pic>
              </a:graphicData>
            </a:graphic>
          </wp:inline>
        </w:drawing>
      </w:r>
    </w:p>
    <w:p w14:paraId="691D9A50" w14:textId="77777777" w:rsidR="0094166B" w:rsidRPr="00216BB3" w:rsidRDefault="00A23609">
      <w:pPr>
        <w:pStyle w:val="IFCNormalTextII"/>
        <w:ind w:left="2070" w:firstLine="0"/>
        <w:jc w:val="both"/>
        <w:rPr>
          <w:szCs w:val="24"/>
          <w:u w:val="single"/>
        </w:rPr>
      </w:pPr>
      <w:r w:rsidRPr="00216BB3">
        <w:rPr>
          <w:szCs w:val="24"/>
          <w:u w:val="single"/>
        </w:rPr>
        <w:t>Features available</w:t>
      </w:r>
    </w:p>
    <w:p w14:paraId="2FB5E261" w14:textId="77777777" w:rsidR="0094166B" w:rsidRPr="00216BB3" w:rsidRDefault="00A23609">
      <w:pPr>
        <w:pStyle w:val="ListParagraph1"/>
        <w:numPr>
          <w:ilvl w:val="0"/>
          <w:numId w:val="9"/>
        </w:numPr>
        <w:spacing w:line="360" w:lineRule="auto"/>
        <w:jc w:val="both"/>
        <w:rPr>
          <w:rFonts w:ascii="Arial" w:hAnsi="Arial" w:cs="Arial"/>
          <w:sz w:val="22"/>
        </w:rPr>
      </w:pPr>
      <w:r w:rsidRPr="00216BB3">
        <w:rPr>
          <w:rFonts w:ascii="Arial" w:hAnsi="Arial" w:cs="Arial"/>
          <w:sz w:val="22"/>
        </w:rPr>
        <w:t>Rider Allowable – The rider list is populated from Rider setup master. User are required to choose the rider if they wis</w:t>
      </w:r>
      <w:r w:rsidR="00F30945" w:rsidRPr="00216BB3">
        <w:rPr>
          <w:rFonts w:ascii="Arial" w:hAnsi="Arial" w:cs="Arial"/>
          <w:sz w:val="22"/>
        </w:rPr>
        <w:t>h to display the information based on the</w:t>
      </w:r>
      <w:r w:rsidRPr="00216BB3">
        <w:rPr>
          <w:rFonts w:ascii="Arial" w:hAnsi="Arial" w:cs="Arial"/>
          <w:sz w:val="22"/>
        </w:rPr>
        <w:t xml:space="preserve"> rider in the BLESS</w:t>
      </w:r>
    </w:p>
    <w:p w14:paraId="6FBA6B9E" w14:textId="77777777" w:rsidR="0094166B" w:rsidRPr="00216BB3" w:rsidRDefault="00A23609">
      <w:pPr>
        <w:pStyle w:val="ListParagraph1"/>
        <w:numPr>
          <w:ilvl w:val="0"/>
          <w:numId w:val="9"/>
        </w:numPr>
        <w:spacing w:line="360" w:lineRule="auto"/>
        <w:jc w:val="both"/>
        <w:rPr>
          <w:rFonts w:ascii="Arial" w:hAnsi="Arial" w:cs="Arial"/>
          <w:sz w:val="22"/>
        </w:rPr>
      </w:pPr>
      <w:r w:rsidRPr="00216BB3">
        <w:rPr>
          <w:rFonts w:ascii="Arial" w:hAnsi="Arial" w:cs="Arial"/>
          <w:sz w:val="22"/>
        </w:rPr>
        <w:t>Add New wording</w:t>
      </w:r>
    </w:p>
    <w:p w14:paraId="5DBF7812" w14:textId="77777777" w:rsidR="0094166B" w:rsidRPr="00216BB3" w:rsidRDefault="00A23609">
      <w:pPr>
        <w:pStyle w:val="ListParagraph1"/>
        <w:numPr>
          <w:ilvl w:val="0"/>
          <w:numId w:val="9"/>
        </w:numPr>
        <w:spacing w:line="360" w:lineRule="auto"/>
        <w:jc w:val="both"/>
        <w:rPr>
          <w:rFonts w:ascii="Arial" w:hAnsi="Arial" w:cs="Arial"/>
          <w:sz w:val="22"/>
        </w:rPr>
      </w:pPr>
      <w:r w:rsidRPr="00216BB3">
        <w:rPr>
          <w:rFonts w:ascii="Arial" w:hAnsi="Arial" w:cs="Arial"/>
          <w:sz w:val="22"/>
        </w:rPr>
        <w:t>Delete wording</w:t>
      </w:r>
    </w:p>
    <w:p w14:paraId="156E2521" w14:textId="77777777" w:rsidR="00F30945" w:rsidRPr="00216BB3" w:rsidRDefault="00F30945">
      <w:pPr>
        <w:pStyle w:val="ListParagraph1"/>
        <w:numPr>
          <w:ilvl w:val="0"/>
          <w:numId w:val="9"/>
        </w:numPr>
        <w:spacing w:line="360" w:lineRule="auto"/>
        <w:jc w:val="both"/>
        <w:rPr>
          <w:rFonts w:ascii="Arial" w:hAnsi="Arial" w:cs="Arial"/>
          <w:sz w:val="22"/>
        </w:rPr>
      </w:pPr>
      <w:r w:rsidRPr="00216BB3">
        <w:rPr>
          <w:rFonts w:ascii="Arial" w:hAnsi="Arial" w:cs="Arial"/>
          <w:sz w:val="22"/>
        </w:rPr>
        <w:t>Edit wording by click the Details link</w:t>
      </w:r>
    </w:p>
    <w:p w14:paraId="3D932D9E" w14:textId="77777777" w:rsidR="0094166B" w:rsidRPr="00216BB3" w:rsidRDefault="0094166B">
      <w:pPr>
        <w:pStyle w:val="ListParagraph1"/>
        <w:spacing w:line="360" w:lineRule="auto"/>
        <w:ind w:left="1350"/>
        <w:jc w:val="both"/>
        <w:rPr>
          <w:rFonts w:ascii="Arial" w:hAnsi="Arial" w:cs="Arial"/>
          <w:sz w:val="22"/>
        </w:rPr>
      </w:pPr>
    </w:p>
    <w:p w14:paraId="5249DCF1" w14:textId="77777777" w:rsidR="0094166B" w:rsidRPr="00216BB3" w:rsidRDefault="00A23609">
      <w:pPr>
        <w:pStyle w:val="ListParagraph1"/>
        <w:spacing w:line="360" w:lineRule="auto"/>
        <w:ind w:left="1620" w:firstLine="450"/>
        <w:jc w:val="both"/>
        <w:rPr>
          <w:rFonts w:ascii="Arial" w:hAnsi="Arial" w:cs="Arial"/>
          <w:sz w:val="22"/>
          <w:u w:val="single"/>
        </w:rPr>
      </w:pPr>
      <w:r w:rsidRPr="00216BB3">
        <w:rPr>
          <w:rFonts w:ascii="Arial" w:hAnsi="Arial" w:cs="Arial"/>
          <w:sz w:val="22"/>
          <w:u w:val="single"/>
        </w:rPr>
        <w:t xml:space="preserve">Validation </w:t>
      </w:r>
    </w:p>
    <w:p w14:paraId="76ADDB85" w14:textId="77777777" w:rsidR="0094166B" w:rsidRPr="00216BB3" w:rsidRDefault="00A23609">
      <w:pPr>
        <w:pStyle w:val="ListParagraph1"/>
        <w:numPr>
          <w:ilvl w:val="1"/>
          <w:numId w:val="4"/>
        </w:numPr>
        <w:spacing w:line="360" w:lineRule="auto"/>
        <w:jc w:val="both"/>
        <w:rPr>
          <w:rFonts w:ascii="Arial" w:hAnsi="Arial" w:cs="Arial"/>
          <w:sz w:val="22"/>
        </w:rPr>
      </w:pPr>
      <w:r w:rsidRPr="00216BB3">
        <w:rPr>
          <w:rFonts w:ascii="Arial" w:hAnsi="Arial" w:cs="Arial"/>
          <w:sz w:val="22"/>
        </w:rPr>
        <w:t>Wording Code ** must be unique</w:t>
      </w:r>
    </w:p>
    <w:p w14:paraId="06CB7295" w14:textId="77777777" w:rsidR="0094166B" w:rsidRPr="00216BB3" w:rsidRDefault="00A23609">
      <w:pPr>
        <w:pStyle w:val="ListParagraph1"/>
        <w:numPr>
          <w:ilvl w:val="1"/>
          <w:numId w:val="4"/>
        </w:numPr>
        <w:spacing w:line="360" w:lineRule="auto"/>
        <w:jc w:val="both"/>
        <w:rPr>
          <w:rFonts w:ascii="Arial" w:hAnsi="Arial" w:cs="Arial"/>
          <w:sz w:val="22"/>
        </w:rPr>
      </w:pPr>
      <w:r w:rsidRPr="00216BB3">
        <w:rPr>
          <w:rFonts w:ascii="Arial" w:hAnsi="Arial" w:cs="Arial"/>
          <w:sz w:val="22"/>
        </w:rPr>
        <w:t>Wording description **</w:t>
      </w:r>
    </w:p>
    <w:p w14:paraId="45F77BF2" w14:textId="77777777" w:rsidR="0094166B" w:rsidRPr="00216BB3" w:rsidRDefault="0094166B">
      <w:pPr>
        <w:pStyle w:val="ListParagraph1"/>
        <w:spacing w:line="360" w:lineRule="auto"/>
        <w:ind w:left="1350"/>
        <w:jc w:val="both"/>
        <w:rPr>
          <w:rFonts w:ascii="Arial" w:hAnsi="Arial" w:cs="Arial"/>
          <w:sz w:val="22"/>
          <w:u w:val="single"/>
        </w:rPr>
      </w:pPr>
    </w:p>
    <w:p w14:paraId="425AC722" w14:textId="77777777" w:rsidR="0094166B" w:rsidRPr="00216BB3" w:rsidRDefault="00A23609">
      <w:pPr>
        <w:pStyle w:val="IFCNormalTextII"/>
        <w:ind w:left="1350" w:firstLine="360"/>
        <w:jc w:val="both"/>
        <w:rPr>
          <w:szCs w:val="24"/>
        </w:rPr>
      </w:pPr>
      <w:r w:rsidRPr="00216BB3">
        <w:rPr>
          <w:szCs w:val="24"/>
        </w:rPr>
        <w:t>** Mandatory fields to key in.</w:t>
      </w:r>
    </w:p>
    <w:p w14:paraId="2F96437C" w14:textId="77777777" w:rsidR="0094166B" w:rsidRDefault="0094166B">
      <w:pPr>
        <w:pStyle w:val="ListParagraph1"/>
        <w:spacing w:line="360" w:lineRule="auto"/>
        <w:ind w:left="1350"/>
        <w:jc w:val="both"/>
        <w:rPr>
          <w:rFonts w:ascii="Arial" w:hAnsi="Arial" w:cs="Arial"/>
          <w:u w:val="single"/>
        </w:rPr>
      </w:pPr>
    </w:p>
    <w:p w14:paraId="32A7C79C" w14:textId="77777777" w:rsidR="0094166B" w:rsidRDefault="0094166B">
      <w:pPr>
        <w:pStyle w:val="ListParagraph1"/>
        <w:spacing w:line="360" w:lineRule="auto"/>
        <w:ind w:left="1350"/>
        <w:jc w:val="both"/>
        <w:rPr>
          <w:rFonts w:ascii="Arial" w:hAnsi="Arial" w:cs="Arial"/>
          <w:u w:val="single"/>
        </w:rPr>
      </w:pPr>
    </w:p>
    <w:p w14:paraId="69A18429" w14:textId="77777777" w:rsidR="0094166B" w:rsidRDefault="0094166B">
      <w:pPr>
        <w:pStyle w:val="ListParagraph1"/>
        <w:spacing w:line="360" w:lineRule="auto"/>
        <w:ind w:left="1350"/>
        <w:jc w:val="both"/>
        <w:rPr>
          <w:rFonts w:ascii="Arial" w:hAnsi="Arial" w:cs="Arial"/>
          <w:u w:val="single"/>
        </w:rPr>
      </w:pPr>
    </w:p>
    <w:p w14:paraId="74580696" w14:textId="77777777" w:rsidR="0094166B" w:rsidRDefault="00A23609">
      <w:pPr>
        <w:pStyle w:val="IFCHeading111X"/>
        <w:jc w:val="both"/>
        <w:rPr>
          <w:sz w:val="24"/>
        </w:rPr>
      </w:pPr>
      <w:bookmarkStart w:id="513" w:name="_Toc454819675"/>
      <w:r>
        <w:rPr>
          <w:sz w:val="24"/>
        </w:rPr>
        <w:lastRenderedPageBreak/>
        <w:t>Additional wording (Insert wording)</w:t>
      </w:r>
      <w:bookmarkEnd w:id="513"/>
    </w:p>
    <w:p w14:paraId="7001A5B2" w14:textId="77777777" w:rsidR="0094166B" w:rsidRPr="00216BB3" w:rsidRDefault="00A23609">
      <w:pPr>
        <w:pStyle w:val="IFCHeading111X"/>
        <w:numPr>
          <w:ilvl w:val="3"/>
          <w:numId w:val="0"/>
        </w:numPr>
        <w:ind w:left="2356"/>
        <w:jc w:val="both"/>
        <w:rPr>
          <w:b w:val="0"/>
          <w:sz w:val="22"/>
        </w:rPr>
      </w:pPr>
      <w:bookmarkStart w:id="514" w:name="_Toc452880267"/>
      <w:bookmarkStart w:id="515" w:name="_Toc453620861"/>
      <w:bookmarkStart w:id="516" w:name="_Toc454819676"/>
      <w:r w:rsidRPr="00216BB3">
        <w:rPr>
          <w:b w:val="0"/>
          <w:sz w:val="22"/>
        </w:rPr>
        <w:t>User can insert or maintain the wording in this section. This screen can be accessible from the Wording column in the Additional Wording Main Screen</w:t>
      </w:r>
      <w:bookmarkEnd w:id="514"/>
      <w:bookmarkEnd w:id="515"/>
      <w:bookmarkEnd w:id="516"/>
    </w:p>
    <w:p w14:paraId="0A3E8B96" w14:textId="77777777" w:rsidR="0094166B" w:rsidRDefault="00E956B3">
      <w:pPr>
        <w:pStyle w:val="IFCHeading111X"/>
        <w:numPr>
          <w:ilvl w:val="3"/>
          <w:numId w:val="0"/>
        </w:numPr>
        <w:ind w:left="2356"/>
        <w:jc w:val="both"/>
        <w:rPr>
          <w:sz w:val="24"/>
        </w:rPr>
      </w:pPr>
      <w:bookmarkStart w:id="517" w:name="_Toc453620862"/>
      <w:r>
        <w:rPr>
          <w:noProof/>
          <w:sz w:val="24"/>
          <w:lang w:eastAsia="en-US"/>
        </w:rPr>
        <w:drawing>
          <wp:inline distT="0" distB="0" distL="0" distR="0" wp14:anchorId="5FBF39AE" wp14:editId="4614B2C2">
            <wp:extent cx="4933950" cy="3019425"/>
            <wp:effectExtent l="0" t="0" r="0" b="9525"/>
            <wp:docPr id="31" name="Picture 12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6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33950" cy="3019425"/>
                    </a:xfrm>
                    <a:prstGeom prst="rect">
                      <a:avLst/>
                    </a:prstGeom>
                    <a:noFill/>
                    <a:ln>
                      <a:noFill/>
                    </a:ln>
                  </pic:spPr>
                </pic:pic>
              </a:graphicData>
            </a:graphic>
          </wp:inline>
        </w:drawing>
      </w:r>
      <w:bookmarkEnd w:id="517"/>
    </w:p>
    <w:p w14:paraId="1C7DBEF4" w14:textId="77777777" w:rsidR="0094166B" w:rsidRPr="00216BB3" w:rsidRDefault="00A23609">
      <w:pPr>
        <w:ind w:left="1636" w:firstLine="720"/>
        <w:jc w:val="both"/>
        <w:rPr>
          <w:rFonts w:ascii="Arial" w:hAnsi="Arial" w:cs="Arial"/>
          <w:sz w:val="22"/>
          <w:u w:val="single"/>
        </w:rPr>
      </w:pPr>
      <w:r w:rsidRPr="00216BB3">
        <w:rPr>
          <w:rFonts w:ascii="Arial" w:hAnsi="Arial" w:cs="Arial"/>
          <w:sz w:val="22"/>
          <w:u w:val="single"/>
        </w:rPr>
        <w:t>Features Available</w:t>
      </w:r>
    </w:p>
    <w:p w14:paraId="1F1358BB" w14:textId="77777777" w:rsidR="0094166B" w:rsidRPr="00216BB3" w:rsidRDefault="00A23609">
      <w:pPr>
        <w:pStyle w:val="ListParagraph1"/>
        <w:numPr>
          <w:ilvl w:val="0"/>
          <w:numId w:val="10"/>
        </w:numPr>
        <w:jc w:val="both"/>
        <w:rPr>
          <w:rFonts w:ascii="Arial" w:hAnsi="Arial" w:cs="Arial"/>
          <w:sz w:val="22"/>
        </w:rPr>
      </w:pPr>
      <w:r w:rsidRPr="00216BB3">
        <w:rPr>
          <w:rFonts w:ascii="Arial" w:hAnsi="Arial" w:cs="Arial"/>
          <w:sz w:val="22"/>
        </w:rPr>
        <w:t>Text can be formatted to Underline, Italic or bold</w:t>
      </w:r>
    </w:p>
    <w:p w14:paraId="443FB95A" w14:textId="77777777" w:rsidR="0094166B" w:rsidRPr="00216BB3" w:rsidRDefault="0094166B">
      <w:pPr>
        <w:jc w:val="both"/>
        <w:rPr>
          <w:rFonts w:ascii="Arial" w:hAnsi="Arial" w:cs="Arial"/>
          <w:sz w:val="22"/>
        </w:rPr>
      </w:pPr>
    </w:p>
    <w:p w14:paraId="5BB68D1B" w14:textId="77777777" w:rsidR="0094166B" w:rsidRDefault="00A23609">
      <w:pPr>
        <w:pStyle w:val="IFCHeading11X"/>
        <w:jc w:val="both"/>
        <w:rPr>
          <w:rFonts w:ascii="Arial" w:hAnsi="Arial"/>
        </w:rPr>
      </w:pPr>
      <w:bookmarkStart w:id="518" w:name="_Toc454819677"/>
      <w:r>
        <w:rPr>
          <w:rFonts w:ascii="Arial" w:hAnsi="Arial"/>
        </w:rPr>
        <w:t>Product setup</w:t>
      </w:r>
      <w:bookmarkEnd w:id="518"/>
    </w:p>
    <w:p w14:paraId="055035BB" w14:textId="77777777" w:rsidR="0094166B" w:rsidRPr="00216BB3" w:rsidRDefault="00A23609" w:rsidP="00962600">
      <w:pPr>
        <w:spacing w:line="360" w:lineRule="auto"/>
        <w:ind w:left="2010"/>
        <w:jc w:val="both"/>
        <w:rPr>
          <w:rFonts w:ascii="Arial" w:hAnsi="Arial" w:cs="Arial"/>
          <w:sz w:val="22"/>
        </w:rPr>
      </w:pPr>
      <w:r w:rsidRPr="00216BB3">
        <w:rPr>
          <w:rFonts w:ascii="Arial" w:hAnsi="Arial" w:cs="Arial"/>
          <w:sz w:val="22"/>
        </w:rPr>
        <w:t xml:space="preserve">Once the Basic Plan and Rider setup </w:t>
      </w:r>
      <w:r w:rsidR="008F204B" w:rsidRPr="00216BB3">
        <w:rPr>
          <w:rFonts w:ascii="Arial" w:hAnsi="Arial" w:cs="Arial"/>
          <w:sz w:val="22"/>
        </w:rPr>
        <w:t xml:space="preserve">is </w:t>
      </w:r>
      <w:r w:rsidRPr="00216BB3">
        <w:rPr>
          <w:rFonts w:ascii="Arial" w:hAnsi="Arial" w:cs="Arial"/>
          <w:sz w:val="22"/>
        </w:rPr>
        <w:t xml:space="preserve">completed, user can proceed </w:t>
      </w:r>
      <w:r w:rsidR="008F204B" w:rsidRPr="00216BB3">
        <w:rPr>
          <w:rFonts w:ascii="Arial" w:hAnsi="Arial" w:cs="Arial"/>
          <w:sz w:val="22"/>
        </w:rPr>
        <w:t>product mapping</w:t>
      </w:r>
      <w:r w:rsidRPr="00216BB3">
        <w:rPr>
          <w:rFonts w:ascii="Arial" w:hAnsi="Arial" w:cs="Arial"/>
          <w:sz w:val="22"/>
        </w:rPr>
        <w:t xml:space="preserve">. User are required to </w:t>
      </w:r>
      <w:r w:rsidR="008F204B" w:rsidRPr="00216BB3">
        <w:rPr>
          <w:rFonts w:ascii="Arial" w:hAnsi="Arial" w:cs="Arial"/>
          <w:sz w:val="22"/>
        </w:rPr>
        <w:t xml:space="preserve">map </w:t>
      </w:r>
      <w:r w:rsidRPr="00216BB3">
        <w:rPr>
          <w:rFonts w:ascii="Arial" w:hAnsi="Arial" w:cs="Arial"/>
          <w:sz w:val="22"/>
        </w:rPr>
        <w:t xml:space="preserve">the Basic Plan, Rider </w:t>
      </w:r>
      <w:r w:rsidR="008F204B" w:rsidRPr="00216BB3">
        <w:rPr>
          <w:rFonts w:ascii="Arial" w:hAnsi="Arial" w:cs="Arial"/>
          <w:sz w:val="22"/>
        </w:rPr>
        <w:t>and  Additional</w:t>
      </w:r>
      <w:r w:rsidRPr="00216BB3">
        <w:rPr>
          <w:rFonts w:ascii="Arial" w:hAnsi="Arial" w:cs="Arial"/>
          <w:sz w:val="22"/>
        </w:rPr>
        <w:t xml:space="preserve"> wording.</w:t>
      </w:r>
    </w:p>
    <w:p w14:paraId="7129F024" w14:textId="77777777" w:rsidR="0094166B" w:rsidRDefault="0094166B">
      <w:pPr>
        <w:spacing w:line="360" w:lineRule="auto"/>
        <w:ind w:left="720" w:firstLine="720"/>
        <w:jc w:val="both"/>
        <w:rPr>
          <w:rFonts w:ascii="Arial" w:hAnsi="Arial" w:cs="Arial"/>
        </w:rPr>
      </w:pPr>
    </w:p>
    <w:p w14:paraId="70EE9188" w14:textId="77777777" w:rsidR="0094166B" w:rsidRDefault="00E956B3">
      <w:pPr>
        <w:spacing w:line="360" w:lineRule="auto"/>
        <w:ind w:left="720" w:firstLine="720"/>
        <w:jc w:val="both"/>
        <w:rPr>
          <w:rFonts w:ascii="Arial" w:hAnsi="Arial" w:cs="Arial"/>
        </w:rPr>
      </w:pPr>
      <w:r>
        <w:rPr>
          <w:rFonts w:ascii="Arial" w:hAnsi="Arial" w:cs="Arial"/>
          <w:noProof/>
          <w:lang w:eastAsia="en-US"/>
        </w:rPr>
        <w:drawing>
          <wp:inline distT="0" distB="0" distL="0" distR="0" wp14:anchorId="231AA18F" wp14:editId="4FB49FB3">
            <wp:extent cx="5467350" cy="2518351"/>
            <wp:effectExtent l="0" t="0" r="0" b="0"/>
            <wp:docPr id="32"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71472" cy="2520249"/>
                    </a:xfrm>
                    <a:prstGeom prst="rect">
                      <a:avLst/>
                    </a:prstGeom>
                    <a:noFill/>
                    <a:ln>
                      <a:noFill/>
                    </a:ln>
                  </pic:spPr>
                </pic:pic>
              </a:graphicData>
            </a:graphic>
          </wp:inline>
        </w:drawing>
      </w:r>
    </w:p>
    <w:p w14:paraId="0B52035F" w14:textId="77777777" w:rsidR="0094166B" w:rsidRPr="00AD370A" w:rsidRDefault="0094166B">
      <w:pPr>
        <w:pStyle w:val="ListParagraph1"/>
        <w:spacing w:line="360" w:lineRule="auto"/>
        <w:ind w:left="1350"/>
        <w:jc w:val="both"/>
        <w:rPr>
          <w:rFonts w:ascii="Arial" w:hAnsi="Arial" w:cs="Arial"/>
          <w:sz w:val="22"/>
          <w:u w:val="single"/>
        </w:rPr>
      </w:pPr>
    </w:p>
    <w:p w14:paraId="64581BD1" w14:textId="77777777" w:rsidR="0094166B" w:rsidRPr="00AD370A" w:rsidRDefault="00A23609">
      <w:pPr>
        <w:spacing w:line="360" w:lineRule="auto"/>
        <w:ind w:left="270" w:firstLine="720"/>
        <w:jc w:val="both"/>
        <w:rPr>
          <w:rFonts w:ascii="Arial" w:hAnsi="Arial" w:cs="Arial"/>
          <w:sz w:val="22"/>
          <w:u w:val="single"/>
        </w:rPr>
      </w:pPr>
      <w:r w:rsidRPr="00AD370A">
        <w:rPr>
          <w:rFonts w:ascii="Arial" w:hAnsi="Arial" w:cs="Arial"/>
          <w:sz w:val="22"/>
          <w:u w:val="single"/>
        </w:rPr>
        <w:t>Features Available</w:t>
      </w:r>
    </w:p>
    <w:p w14:paraId="233005A2" w14:textId="77777777" w:rsidR="0094166B" w:rsidRPr="00AD370A" w:rsidRDefault="00A23609">
      <w:pPr>
        <w:pStyle w:val="ListParagraph1"/>
        <w:numPr>
          <w:ilvl w:val="0"/>
          <w:numId w:val="4"/>
        </w:numPr>
        <w:spacing w:line="360" w:lineRule="auto"/>
        <w:jc w:val="both"/>
        <w:rPr>
          <w:rFonts w:ascii="Arial" w:hAnsi="Arial" w:cs="Arial"/>
          <w:sz w:val="22"/>
        </w:rPr>
      </w:pPr>
      <w:r w:rsidRPr="00AD370A">
        <w:rPr>
          <w:rFonts w:ascii="Arial" w:hAnsi="Arial" w:cs="Arial"/>
          <w:sz w:val="22"/>
        </w:rPr>
        <w:t xml:space="preserve">Basic Plan – The Basic Plan list is populated from the Basic Plan master. </w:t>
      </w:r>
    </w:p>
    <w:p w14:paraId="0454D020" w14:textId="77777777" w:rsidR="0094166B" w:rsidRPr="00AD370A" w:rsidRDefault="00A23609">
      <w:pPr>
        <w:pStyle w:val="ListParagraph1"/>
        <w:numPr>
          <w:ilvl w:val="0"/>
          <w:numId w:val="4"/>
        </w:numPr>
        <w:spacing w:line="360" w:lineRule="auto"/>
        <w:jc w:val="both"/>
        <w:rPr>
          <w:rFonts w:ascii="Arial" w:hAnsi="Arial" w:cs="Arial"/>
          <w:sz w:val="22"/>
        </w:rPr>
      </w:pPr>
      <w:r w:rsidRPr="00AD370A">
        <w:rPr>
          <w:rFonts w:ascii="Arial" w:hAnsi="Arial" w:cs="Arial"/>
          <w:sz w:val="22"/>
        </w:rPr>
        <w:t>Person Type – The person type is populated from the Rider Master. Once person type is selected, a list of rider will be display in the Rider list to user to choose.</w:t>
      </w:r>
    </w:p>
    <w:p w14:paraId="44C11EE9" w14:textId="77777777" w:rsidR="0094166B" w:rsidRPr="00AD370A" w:rsidRDefault="00A23609">
      <w:pPr>
        <w:pStyle w:val="ListParagraph1"/>
        <w:numPr>
          <w:ilvl w:val="0"/>
          <w:numId w:val="4"/>
        </w:numPr>
        <w:spacing w:line="360" w:lineRule="auto"/>
        <w:jc w:val="both"/>
        <w:rPr>
          <w:rFonts w:ascii="Arial" w:hAnsi="Arial" w:cs="Arial"/>
          <w:sz w:val="22"/>
        </w:rPr>
      </w:pPr>
      <w:r w:rsidRPr="00AD370A">
        <w:rPr>
          <w:rFonts w:ascii="Arial" w:hAnsi="Arial" w:cs="Arial"/>
          <w:sz w:val="22"/>
        </w:rPr>
        <w:t>There are 3 type of Rider attachment type</w:t>
      </w:r>
    </w:p>
    <w:p w14:paraId="3FCBAED4" w14:textId="77777777" w:rsidR="0094166B" w:rsidRPr="00AD370A" w:rsidRDefault="00A23609">
      <w:pPr>
        <w:pStyle w:val="ListParagraph1"/>
        <w:numPr>
          <w:ilvl w:val="1"/>
          <w:numId w:val="4"/>
        </w:numPr>
        <w:spacing w:line="360" w:lineRule="auto"/>
        <w:jc w:val="both"/>
        <w:rPr>
          <w:rFonts w:ascii="Arial" w:hAnsi="Arial" w:cs="Arial"/>
          <w:sz w:val="22"/>
        </w:rPr>
      </w:pPr>
      <w:r w:rsidRPr="00AD370A">
        <w:rPr>
          <w:rFonts w:ascii="Arial" w:hAnsi="Arial" w:cs="Arial"/>
          <w:sz w:val="22"/>
        </w:rPr>
        <w:t>Mandatory – The rider is compulsory to attach to the basic plan. Agent will prompt with an error message if they failed to do so.</w:t>
      </w:r>
    </w:p>
    <w:p w14:paraId="03FEE139" w14:textId="77777777" w:rsidR="0094166B" w:rsidRPr="00AD370A" w:rsidRDefault="00A23609">
      <w:pPr>
        <w:pStyle w:val="ListParagraph1"/>
        <w:numPr>
          <w:ilvl w:val="1"/>
          <w:numId w:val="4"/>
        </w:numPr>
        <w:spacing w:line="360" w:lineRule="auto"/>
        <w:jc w:val="both"/>
        <w:rPr>
          <w:rFonts w:ascii="Arial" w:hAnsi="Arial" w:cs="Arial"/>
          <w:sz w:val="22"/>
        </w:rPr>
      </w:pPr>
      <w:r w:rsidRPr="00AD370A">
        <w:rPr>
          <w:rFonts w:ascii="Arial" w:hAnsi="Arial" w:cs="Arial"/>
          <w:sz w:val="22"/>
        </w:rPr>
        <w:t>Bundle – The rider will be automatically bundle to the Basic Plan in BLESS.</w:t>
      </w:r>
    </w:p>
    <w:p w14:paraId="6412F1E4" w14:textId="77777777" w:rsidR="0094166B" w:rsidRPr="00AD370A" w:rsidRDefault="00A23609">
      <w:pPr>
        <w:pStyle w:val="ListParagraph1"/>
        <w:numPr>
          <w:ilvl w:val="1"/>
          <w:numId w:val="4"/>
        </w:numPr>
        <w:spacing w:line="360" w:lineRule="auto"/>
        <w:jc w:val="both"/>
        <w:rPr>
          <w:rFonts w:ascii="Arial" w:hAnsi="Arial" w:cs="Arial"/>
          <w:sz w:val="22"/>
        </w:rPr>
      </w:pPr>
      <w:r w:rsidRPr="00AD370A">
        <w:rPr>
          <w:rFonts w:ascii="Arial" w:hAnsi="Arial" w:cs="Arial"/>
          <w:sz w:val="22"/>
        </w:rPr>
        <w:t>Optional – It is optional for the agent to attach the rider to BLESS quotation stage.</w:t>
      </w:r>
    </w:p>
    <w:p w14:paraId="45D69BC8" w14:textId="77777777" w:rsidR="0094166B" w:rsidRPr="00AD370A" w:rsidRDefault="00A23609">
      <w:pPr>
        <w:pStyle w:val="ListParagraph1"/>
        <w:numPr>
          <w:ilvl w:val="0"/>
          <w:numId w:val="4"/>
        </w:numPr>
        <w:spacing w:line="360" w:lineRule="auto"/>
        <w:jc w:val="both"/>
        <w:rPr>
          <w:rFonts w:ascii="Arial" w:hAnsi="Arial" w:cs="Arial"/>
          <w:sz w:val="22"/>
        </w:rPr>
      </w:pPr>
      <w:r w:rsidRPr="00AD370A">
        <w:rPr>
          <w:rFonts w:ascii="Arial" w:hAnsi="Arial" w:cs="Arial"/>
          <w:sz w:val="22"/>
        </w:rPr>
        <w:t>Recmded Rider – The rider must be attached to the quotation if the 1</w:t>
      </w:r>
      <w:r w:rsidRPr="00AD370A">
        <w:rPr>
          <w:rFonts w:ascii="Arial" w:hAnsi="Arial" w:cs="Arial"/>
          <w:sz w:val="22"/>
          <w:vertAlign w:val="superscript"/>
        </w:rPr>
        <w:t>st</w:t>
      </w:r>
      <w:r w:rsidRPr="00AD370A">
        <w:rPr>
          <w:rFonts w:ascii="Arial" w:hAnsi="Arial" w:cs="Arial"/>
          <w:sz w:val="22"/>
        </w:rPr>
        <w:t xml:space="preserve"> column rider is attached </w:t>
      </w:r>
    </w:p>
    <w:p w14:paraId="55232D55" w14:textId="77777777" w:rsidR="0094166B" w:rsidRPr="00AD370A" w:rsidRDefault="00A23609">
      <w:pPr>
        <w:pStyle w:val="ListParagraph1"/>
        <w:numPr>
          <w:ilvl w:val="0"/>
          <w:numId w:val="4"/>
        </w:numPr>
        <w:spacing w:line="360" w:lineRule="auto"/>
        <w:jc w:val="both"/>
        <w:rPr>
          <w:rFonts w:ascii="Arial" w:hAnsi="Arial" w:cs="Arial"/>
          <w:sz w:val="22"/>
        </w:rPr>
      </w:pPr>
      <w:r w:rsidRPr="00AD370A">
        <w:rPr>
          <w:rFonts w:ascii="Arial" w:hAnsi="Arial" w:cs="Arial"/>
          <w:sz w:val="22"/>
        </w:rPr>
        <w:t>Non Matching Rider  - The rider is not allow to attached to the quotation if the 1</w:t>
      </w:r>
      <w:r w:rsidRPr="00AD370A">
        <w:rPr>
          <w:rFonts w:ascii="Arial" w:hAnsi="Arial" w:cs="Arial"/>
          <w:sz w:val="22"/>
          <w:vertAlign w:val="superscript"/>
        </w:rPr>
        <w:t>st</w:t>
      </w:r>
      <w:r w:rsidRPr="00AD370A">
        <w:rPr>
          <w:rFonts w:ascii="Arial" w:hAnsi="Arial" w:cs="Arial"/>
          <w:sz w:val="22"/>
        </w:rPr>
        <w:t xml:space="preserve"> column rider </w:t>
      </w:r>
      <w:r w:rsidR="008F204B" w:rsidRPr="00AD370A">
        <w:rPr>
          <w:rFonts w:ascii="Arial" w:hAnsi="Arial" w:cs="Arial"/>
          <w:sz w:val="22"/>
        </w:rPr>
        <w:t>is</w:t>
      </w:r>
      <w:r w:rsidRPr="00AD370A">
        <w:rPr>
          <w:rFonts w:ascii="Arial" w:hAnsi="Arial" w:cs="Arial"/>
          <w:sz w:val="22"/>
        </w:rPr>
        <w:t xml:space="preserve"> attach to the quotation.</w:t>
      </w:r>
    </w:p>
    <w:p w14:paraId="418F0260" w14:textId="77777777" w:rsidR="0094166B" w:rsidRDefault="0094166B">
      <w:pPr>
        <w:pStyle w:val="ListParagraph1"/>
        <w:spacing w:line="360" w:lineRule="auto"/>
        <w:ind w:left="1350"/>
        <w:jc w:val="both"/>
        <w:rPr>
          <w:rFonts w:ascii="Arial" w:hAnsi="Arial" w:cs="Arial"/>
        </w:rPr>
      </w:pPr>
    </w:p>
    <w:p w14:paraId="265AF751" w14:textId="77777777" w:rsidR="0094166B" w:rsidRDefault="00A23609">
      <w:pPr>
        <w:pStyle w:val="IFCHeading11X"/>
        <w:jc w:val="both"/>
        <w:rPr>
          <w:rFonts w:ascii="Arial" w:hAnsi="Arial"/>
        </w:rPr>
      </w:pPr>
      <w:bookmarkStart w:id="519" w:name="_Toc454819678"/>
      <w:r>
        <w:rPr>
          <w:rFonts w:ascii="Arial" w:hAnsi="Arial"/>
        </w:rPr>
        <w:lastRenderedPageBreak/>
        <w:t>Illustration setup</w:t>
      </w:r>
      <w:bookmarkEnd w:id="519"/>
    </w:p>
    <w:p w14:paraId="0ACE9B1F" w14:textId="77777777" w:rsidR="0094166B" w:rsidRDefault="00A23609">
      <w:pPr>
        <w:pStyle w:val="IFCHeading111X"/>
        <w:jc w:val="both"/>
        <w:rPr>
          <w:sz w:val="24"/>
        </w:rPr>
      </w:pPr>
      <w:bookmarkStart w:id="520" w:name="_Toc454819679"/>
      <w:r>
        <w:rPr>
          <w:sz w:val="24"/>
        </w:rPr>
        <w:t>ILLUSTRATION TABLE SETUP</w:t>
      </w:r>
      <w:bookmarkEnd w:id="520"/>
    </w:p>
    <w:p w14:paraId="3321ACAF" w14:textId="77777777" w:rsidR="0094166B" w:rsidRDefault="00A23609">
      <w:pPr>
        <w:pStyle w:val="IFCHeading111X"/>
        <w:numPr>
          <w:ilvl w:val="3"/>
          <w:numId w:val="0"/>
        </w:numPr>
        <w:ind w:left="2356"/>
        <w:jc w:val="both"/>
        <w:rPr>
          <w:sz w:val="24"/>
        </w:rPr>
      </w:pPr>
      <w:bookmarkStart w:id="521" w:name="_Toc452880271"/>
      <w:bookmarkStart w:id="522" w:name="_Toc453620866"/>
      <w:bookmarkStart w:id="523" w:name="_Toc454819680"/>
      <w:r w:rsidRPr="00AD370A">
        <w:rPr>
          <w:b w:val="0"/>
          <w:sz w:val="22"/>
        </w:rPr>
        <w:t>Below screen are use to create the illus</w:t>
      </w:r>
      <w:r w:rsidR="00F60640">
        <w:rPr>
          <w:b w:val="0"/>
          <w:sz w:val="22"/>
        </w:rPr>
        <w:t xml:space="preserve">tration table that will display </w:t>
      </w:r>
      <w:r w:rsidRPr="00AD370A">
        <w:rPr>
          <w:b w:val="0"/>
          <w:sz w:val="22"/>
        </w:rPr>
        <w:t>in the SI quotation. User can create more than 1 quotation table for each product</w:t>
      </w:r>
      <w:r w:rsidR="008F204B" w:rsidRPr="00AD370A">
        <w:rPr>
          <w:b w:val="0"/>
          <w:sz w:val="22"/>
        </w:rPr>
        <w:t xml:space="preserve"> to be display in the quotation table</w:t>
      </w:r>
      <w:r w:rsidRPr="00AD370A">
        <w:rPr>
          <w:b w:val="0"/>
          <w:sz w:val="22"/>
        </w:rPr>
        <w:t xml:space="preserve">. </w:t>
      </w:r>
      <w:r w:rsidR="00E956B3">
        <w:rPr>
          <w:noProof/>
          <w:sz w:val="24"/>
          <w:lang w:eastAsia="en-US"/>
        </w:rPr>
        <w:drawing>
          <wp:inline distT="0" distB="0" distL="0" distR="0" wp14:anchorId="5F5F6B12" wp14:editId="6A9B7198">
            <wp:extent cx="4972050" cy="2647950"/>
            <wp:effectExtent l="0" t="0" r="0" b="0"/>
            <wp:docPr id="33" name="Picture 12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7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72050" cy="2647950"/>
                    </a:xfrm>
                    <a:prstGeom prst="rect">
                      <a:avLst/>
                    </a:prstGeom>
                    <a:noFill/>
                    <a:ln>
                      <a:noFill/>
                    </a:ln>
                  </pic:spPr>
                </pic:pic>
              </a:graphicData>
            </a:graphic>
          </wp:inline>
        </w:drawing>
      </w:r>
      <w:bookmarkEnd w:id="521"/>
      <w:bookmarkEnd w:id="522"/>
      <w:bookmarkEnd w:id="523"/>
    </w:p>
    <w:p w14:paraId="2DEA86CC" w14:textId="77777777" w:rsidR="0094166B" w:rsidRPr="000D0477" w:rsidRDefault="00A23609">
      <w:pPr>
        <w:spacing w:line="360" w:lineRule="auto"/>
        <w:ind w:left="1440" w:firstLine="720"/>
        <w:jc w:val="both"/>
        <w:rPr>
          <w:rFonts w:ascii="Arial" w:hAnsi="Arial" w:cs="Arial"/>
          <w:sz w:val="22"/>
          <w:u w:val="single"/>
        </w:rPr>
      </w:pPr>
      <w:r w:rsidRPr="000D0477">
        <w:rPr>
          <w:rFonts w:ascii="Arial" w:hAnsi="Arial" w:cs="Arial"/>
          <w:sz w:val="22"/>
          <w:u w:val="single"/>
        </w:rPr>
        <w:t>Features Available</w:t>
      </w:r>
    </w:p>
    <w:p w14:paraId="1942160E" w14:textId="77777777" w:rsidR="0094166B" w:rsidRPr="000D0477" w:rsidRDefault="00A23609">
      <w:pPr>
        <w:pStyle w:val="ListParagraph1"/>
        <w:numPr>
          <w:ilvl w:val="0"/>
          <w:numId w:val="11"/>
        </w:numPr>
        <w:spacing w:line="360" w:lineRule="auto"/>
        <w:jc w:val="both"/>
        <w:rPr>
          <w:rFonts w:ascii="Arial" w:hAnsi="Arial" w:cs="Arial"/>
          <w:sz w:val="22"/>
        </w:rPr>
      </w:pPr>
      <w:r w:rsidRPr="000D0477">
        <w:rPr>
          <w:rFonts w:ascii="Arial" w:hAnsi="Arial" w:cs="Arial"/>
          <w:sz w:val="22"/>
        </w:rPr>
        <w:t>Product Name: - User to choose the product from the combo box provided</w:t>
      </w:r>
    </w:p>
    <w:p w14:paraId="1754D7AD" w14:textId="77777777" w:rsidR="0094166B" w:rsidRPr="000D0477" w:rsidRDefault="00A23609">
      <w:pPr>
        <w:pStyle w:val="ListParagraph1"/>
        <w:numPr>
          <w:ilvl w:val="0"/>
          <w:numId w:val="11"/>
        </w:numPr>
        <w:spacing w:line="360" w:lineRule="auto"/>
        <w:jc w:val="both"/>
        <w:rPr>
          <w:rFonts w:ascii="Arial" w:hAnsi="Arial" w:cs="Arial"/>
          <w:sz w:val="22"/>
        </w:rPr>
      </w:pPr>
      <w:r w:rsidRPr="000D0477">
        <w:rPr>
          <w:rFonts w:ascii="Arial" w:hAnsi="Arial" w:cs="Arial"/>
          <w:sz w:val="22"/>
        </w:rPr>
        <w:t>Sequence: - User can define the sequence of the table to show in the SI quotation</w:t>
      </w:r>
    </w:p>
    <w:p w14:paraId="2CE2D15B" w14:textId="77777777" w:rsidR="0094166B" w:rsidRPr="000D0477" w:rsidRDefault="00A23609">
      <w:pPr>
        <w:pStyle w:val="ListParagraph1"/>
        <w:numPr>
          <w:ilvl w:val="0"/>
          <w:numId w:val="11"/>
        </w:numPr>
        <w:spacing w:line="360" w:lineRule="auto"/>
        <w:jc w:val="both"/>
        <w:rPr>
          <w:rFonts w:ascii="Arial" w:hAnsi="Arial" w:cs="Arial"/>
          <w:sz w:val="22"/>
        </w:rPr>
      </w:pPr>
      <w:r w:rsidRPr="000D0477">
        <w:rPr>
          <w:rFonts w:ascii="Arial" w:hAnsi="Arial" w:cs="Arial"/>
          <w:sz w:val="22"/>
        </w:rPr>
        <w:t>Delete Record</w:t>
      </w:r>
    </w:p>
    <w:p w14:paraId="14864ACE" w14:textId="77777777" w:rsidR="0094166B" w:rsidRPr="000D0477" w:rsidRDefault="00A23609">
      <w:pPr>
        <w:pStyle w:val="ListParagraph1"/>
        <w:numPr>
          <w:ilvl w:val="0"/>
          <w:numId w:val="11"/>
        </w:numPr>
        <w:spacing w:line="360" w:lineRule="auto"/>
        <w:jc w:val="both"/>
        <w:rPr>
          <w:rFonts w:ascii="Arial" w:hAnsi="Arial" w:cs="Arial"/>
          <w:sz w:val="22"/>
        </w:rPr>
      </w:pPr>
      <w:r w:rsidRPr="000D0477">
        <w:rPr>
          <w:rFonts w:ascii="Arial" w:hAnsi="Arial" w:cs="Arial"/>
          <w:sz w:val="22"/>
        </w:rPr>
        <w:t>Add New Illustration table</w:t>
      </w:r>
    </w:p>
    <w:p w14:paraId="7EF083E5" w14:textId="77777777" w:rsidR="0094166B" w:rsidRPr="000D0477" w:rsidRDefault="0094166B">
      <w:pPr>
        <w:spacing w:line="360" w:lineRule="auto"/>
        <w:jc w:val="both"/>
        <w:rPr>
          <w:rFonts w:ascii="Arial" w:hAnsi="Arial" w:cs="Arial"/>
          <w:sz w:val="22"/>
        </w:rPr>
      </w:pPr>
    </w:p>
    <w:p w14:paraId="6C00D7D5" w14:textId="77777777" w:rsidR="0094166B" w:rsidRPr="000D0477" w:rsidRDefault="00A23609">
      <w:pPr>
        <w:pStyle w:val="ListParagraph1"/>
        <w:spacing w:line="360" w:lineRule="auto"/>
        <w:ind w:left="1620" w:firstLine="450"/>
        <w:jc w:val="both"/>
        <w:rPr>
          <w:rFonts w:ascii="Arial" w:hAnsi="Arial" w:cs="Arial"/>
          <w:sz w:val="22"/>
          <w:u w:val="single"/>
        </w:rPr>
      </w:pPr>
      <w:r w:rsidRPr="000D0477">
        <w:rPr>
          <w:rFonts w:ascii="Arial" w:hAnsi="Arial" w:cs="Arial"/>
          <w:sz w:val="22"/>
          <w:u w:val="single"/>
        </w:rPr>
        <w:t xml:space="preserve">Validation </w:t>
      </w:r>
    </w:p>
    <w:p w14:paraId="7764F917" w14:textId="77777777" w:rsidR="0094166B" w:rsidRPr="000D0477" w:rsidRDefault="00A23609">
      <w:pPr>
        <w:pStyle w:val="ListParagraph1"/>
        <w:numPr>
          <w:ilvl w:val="0"/>
          <w:numId w:val="12"/>
        </w:numPr>
        <w:spacing w:line="360" w:lineRule="auto"/>
        <w:jc w:val="both"/>
        <w:rPr>
          <w:rFonts w:ascii="Arial" w:hAnsi="Arial" w:cs="Arial"/>
          <w:sz w:val="22"/>
        </w:rPr>
      </w:pPr>
      <w:r w:rsidRPr="000D0477">
        <w:rPr>
          <w:rFonts w:ascii="Arial" w:hAnsi="Arial" w:cs="Arial"/>
          <w:sz w:val="22"/>
        </w:rPr>
        <w:t>Table ID must be unique</w:t>
      </w:r>
    </w:p>
    <w:p w14:paraId="77B4EB27" w14:textId="77777777" w:rsidR="0094166B" w:rsidRPr="000D0477" w:rsidRDefault="00A23609">
      <w:pPr>
        <w:pStyle w:val="ListParagraph1"/>
        <w:numPr>
          <w:ilvl w:val="0"/>
          <w:numId w:val="12"/>
        </w:numPr>
        <w:spacing w:line="360" w:lineRule="auto"/>
        <w:jc w:val="both"/>
        <w:rPr>
          <w:rFonts w:ascii="Arial" w:hAnsi="Arial" w:cs="Arial"/>
          <w:sz w:val="22"/>
        </w:rPr>
      </w:pPr>
      <w:r w:rsidRPr="000D0477">
        <w:rPr>
          <w:rFonts w:ascii="Arial" w:hAnsi="Arial" w:cs="Arial"/>
          <w:sz w:val="22"/>
        </w:rPr>
        <w:t>All fields are mandatory</w:t>
      </w:r>
    </w:p>
    <w:p w14:paraId="72AE247C" w14:textId="77777777" w:rsidR="0094166B" w:rsidRDefault="0094166B">
      <w:pPr>
        <w:spacing w:line="360" w:lineRule="auto"/>
        <w:jc w:val="both"/>
        <w:rPr>
          <w:rFonts w:ascii="Arial" w:hAnsi="Arial" w:cs="Arial"/>
        </w:rPr>
      </w:pPr>
    </w:p>
    <w:p w14:paraId="1DBAA9DA" w14:textId="77777777" w:rsidR="0094166B" w:rsidRDefault="00A23609">
      <w:pPr>
        <w:pStyle w:val="IFCHeading111X"/>
        <w:jc w:val="both"/>
        <w:rPr>
          <w:sz w:val="24"/>
        </w:rPr>
      </w:pPr>
      <w:bookmarkStart w:id="524" w:name="_Toc454819681"/>
      <w:r>
        <w:rPr>
          <w:sz w:val="24"/>
        </w:rPr>
        <w:t>ILLUSTRATION TABLE DETAIL</w:t>
      </w:r>
      <w:bookmarkEnd w:id="524"/>
    </w:p>
    <w:p w14:paraId="1D12CCF7" w14:textId="77777777" w:rsidR="0094166B" w:rsidRPr="000D0477" w:rsidRDefault="00A23609" w:rsidP="000D0477">
      <w:pPr>
        <w:spacing w:line="360" w:lineRule="auto"/>
        <w:ind w:left="2356"/>
        <w:jc w:val="both"/>
        <w:rPr>
          <w:rFonts w:ascii="Arial" w:hAnsi="Arial" w:cs="Arial"/>
          <w:sz w:val="22"/>
        </w:rPr>
      </w:pPr>
      <w:r w:rsidRPr="000D0477">
        <w:rPr>
          <w:rFonts w:ascii="Arial" w:hAnsi="Arial" w:cs="Arial"/>
          <w:sz w:val="22"/>
        </w:rPr>
        <w:t>Below screen can be access by clicking the “Details” column in the Illu</w:t>
      </w:r>
      <w:r w:rsidR="008F204B" w:rsidRPr="000D0477">
        <w:rPr>
          <w:rFonts w:ascii="Arial" w:hAnsi="Arial" w:cs="Arial"/>
          <w:sz w:val="22"/>
        </w:rPr>
        <w:t>stration Table setup screen. This</w:t>
      </w:r>
      <w:r w:rsidRPr="000D0477">
        <w:rPr>
          <w:rFonts w:ascii="Arial" w:hAnsi="Arial" w:cs="Arial"/>
          <w:sz w:val="22"/>
        </w:rPr>
        <w:t xml:space="preserve"> screen is for the user to create the illustration table column for the particular illustration table.</w:t>
      </w:r>
    </w:p>
    <w:p w14:paraId="754DDF1E" w14:textId="77777777" w:rsidR="0094166B" w:rsidRDefault="00E956B3">
      <w:pPr>
        <w:spacing w:line="360" w:lineRule="auto"/>
        <w:ind w:left="1440" w:firstLine="720"/>
        <w:jc w:val="both"/>
        <w:rPr>
          <w:rFonts w:ascii="Arial" w:hAnsi="Arial" w:cs="Arial"/>
        </w:rPr>
      </w:pPr>
      <w:r>
        <w:rPr>
          <w:rFonts w:ascii="Arial" w:hAnsi="Arial" w:cs="Arial"/>
          <w:noProof/>
          <w:lang w:eastAsia="en-US"/>
        </w:rPr>
        <w:lastRenderedPageBreak/>
        <w:drawing>
          <wp:inline distT="0" distB="0" distL="0" distR="0" wp14:anchorId="6861CF2D" wp14:editId="0B55CDF6">
            <wp:extent cx="4876800" cy="4476750"/>
            <wp:effectExtent l="0" t="0" r="0" b="0"/>
            <wp:docPr id="34"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76800" cy="4476750"/>
                    </a:xfrm>
                    <a:prstGeom prst="rect">
                      <a:avLst/>
                    </a:prstGeom>
                    <a:noFill/>
                    <a:ln>
                      <a:noFill/>
                    </a:ln>
                  </pic:spPr>
                </pic:pic>
              </a:graphicData>
            </a:graphic>
          </wp:inline>
        </w:drawing>
      </w:r>
    </w:p>
    <w:p w14:paraId="4775755D" w14:textId="77777777" w:rsidR="0094166B" w:rsidRPr="004E04A3" w:rsidRDefault="00A23609">
      <w:pPr>
        <w:spacing w:line="360" w:lineRule="auto"/>
        <w:ind w:left="1440" w:firstLine="720"/>
        <w:jc w:val="both"/>
        <w:rPr>
          <w:rFonts w:ascii="Arial" w:hAnsi="Arial" w:cs="Arial"/>
          <w:sz w:val="22"/>
          <w:u w:val="single"/>
        </w:rPr>
      </w:pPr>
      <w:r w:rsidRPr="004E04A3">
        <w:rPr>
          <w:rFonts w:ascii="Arial" w:hAnsi="Arial" w:cs="Arial"/>
          <w:sz w:val="22"/>
          <w:u w:val="single"/>
        </w:rPr>
        <w:t>Features Available</w:t>
      </w:r>
    </w:p>
    <w:p w14:paraId="0024472F" w14:textId="77777777" w:rsidR="0094166B" w:rsidRPr="004E04A3" w:rsidRDefault="00A23609">
      <w:pPr>
        <w:pStyle w:val="ListParagraph1"/>
        <w:numPr>
          <w:ilvl w:val="0"/>
          <w:numId w:val="11"/>
        </w:numPr>
        <w:spacing w:line="360" w:lineRule="auto"/>
        <w:jc w:val="both"/>
        <w:rPr>
          <w:rFonts w:ascii="Arial" w:hAnsi="Arial" w:cs="Arial"/>
          <w:sz w:val="22"/>
        </w:rPr>
      </w:pPr>
      <w:r w:rsidRPr="004E04A3">
        <w:rPr>
          <w:rFonts w:ascii="Arial" w:hAnsi="Arial" w:cs="Arial"/>
          <w:sz w:val="22"/>
        </w:rPr>
        <w:t>Column name: – the column name created will show in the illustration table’s column header.</w:t>
      </w:r>
    </w:p>
    <w:p w14:paraId="0ACB73C0" w14:textId="77777777" w:rsidR="0094166B" w:rsidRPr="004E04A3" w:rsidRDefault="00A23609">
      <w:pPr>
        <w:pStyle w:val="ListParagraph1"/>
        <w:numPr>
          <w:ilvl w:val="0"/>
          <w:numId w:val="11"/>
        </w:numPr>
        <w:spacing w:line="360" w:lineRule="auto"/>
        <w:jc w:val="both"/>
        <w:rPr>
          <w:rFonts w:ascii="Arial" w:hAnsi="Arial" w:cs="Arial"/>
          <w:sz w:val="22"/>
        </w:rPr>
      </w:pPr>
      <w:r w:rsidRPr="004E04A3">
        <w:rPr>
          <w:rFonts w:ascii="Arial" w:hAnsi="Arial" w:cs="Arial"/>
          <w:sz w:val="22"/>
        </w:rPr>
        <w:t>Display option is available to set not to display the column in the illustration table</w:t>
      </w:r>
    </w:p>
    <w:p w14:paraId="3A243D88" w14:textId="77777777" w:rsidR="0094166B" w:rsidRPr="004E04A3" w:rsidRDefault="0094166B">
      <w:pPr>
        <w:spacing w:line="360" w:lineRule="auto"/>
        <w:jc w:val="both"/>
        <w:rPr>
          <w:rFonts w:ascii="Arial" w:hAnsi="Arial" w:cs="Arial"/>
          <w:sz w:val="22"/>
        </w:rPr>
      </w:pPr>
    </w:p>
    <w:p w14:paraId="1B5955C7" w14:textId="77777777" w:rsidR="0094166B" w:rsidRPr="004E04A3" w:rsidRDefault="00A23609">
      <w:pPr>
        <w:pStyle w:val="ListParagraph1"/>
        <w:spacing w:line="360" w:lineRule="auto"/>
        <w:ind w:left="1620" w:firstLine="450"/>
        <w:jc w:val="both"/>
        <w:rPr>
          <w:rFonts w:ascii="Arial" w:hAnsi="Arial" w:cs="Arial"/>
          <w:sz w:val="22"/>
          <w:u w:val="single"/>
        </w:rPr>
      </w:pPr>
      <w:r w:rsidRPr="004E04A3">
        <w:rPr>
          <w:rFonts w:ascii="Arial" w:hAnsi="Arial" w:cs="Arial"/>
          <w:sz w:val="22"/>
          <w:u w:val="single"/>
        </w:rPr>
        <w:t xml:space="preserve">Validation </w:t>
      </w:r>
    </w:p>
    <w:p w14:paraId="4D3C7382" w14:textId="77777777" w:rsidR="0094166B" w:rsidRPr="004E04A3" w:rsidRDefault="00A23609">
      <w:pPr>
        <w:pStyle w:val="ListParagraph1"/>
        <w:numPr>
          <w:ilvl w:val="0"/>
          <w:numId w:val="12"/>
        </w:numPr>
        <w:spacing w:line="360" w:lineRule="auto"/>
        <w:jc w:val="both"/>
        <w:rPr>
          <w:rFonts w:ascii="Arial" w:hAnsi="Arial" w:cs="Arial"/>
          <w:sz w:val="22"/>
        </w:rPr>
      </w:pPr>
      <w:r w:rsidRPr="004E04A3">
        <w:rPr>
          <w:rFonts w:ascii="Arial" w:hAnsi="Arial" w:cs="Arial"/>
          <w:sz w:val="22"/>
        </w:rPr>
        <w:t>Col ID must be unique</w:t>
      </w:r>
    </w:p>
    <w:p w14:paraId="23280F41" w14:textId="77777777" w:rsidR="0094166B" w:rsidRPr="004E04A3" w:rsidRDefault="00A23609">
      <w:pPr>
        <w:pStyle w:val="ListParagraph1"/>
        <w:numPr>
          <w:ilvl w:val="0"/>
          <w:numId w:val="12"/>
        </w:numPr>
        <w:spacing w:line="360" w:lineRule="auto"/>
        <w:jc w:val="both"/>
        <w:rPr>
          <w:rFonts w:ascii="Arial" w:hAnsi="Arial" w:cs="Arial"/>
          <w:sz w:val="22"/>
        </w:rPr>
      </w:pPr>
      <w:r w:rsidRPr="004E04A3">
        <w:rPr>
          <w:rFonts w:ascii="Arial" w:hAnsi="Arial" w:cs="Arial"/>
          <w:sz w:val="22"/>
        </w:rPr>
        <w:t>All field are mandatory</w:t>
      </w:r>
    </w:p>
    <w:p w14:paraId="52DDFFF6" w14:textId="77777777" w:rsidR="0094166B" w:rsidRPr="004E04A3" w:rsidRDefault="0094166B" w:rsidP="004E04A3">
      <w:pPr>
        <w:pStyle w:val="ListParagraph1"/>
        <w:spacing w:line="360" w:lineRule="auto"/>
        <w:ind w:left="3076"/>
        <w:jc w:val="both"/>
        <w:rPr>
          <w:rFonts w:ascii="Arial" w:hAnsi="Arial" w:cs="Arial"/>
          <w:sz w:val="22"/>
        </w:rPr>
      </w:pPr>
    </w:p>
    <w:p w14:paraId="29B167EB" w14:textId="77777777" w:rsidR="0094166B" w:rsidRDefault="00A23609">
      <w:pPr>
        <w:pStyle w:val="IFCHeading111X"/>
        <w:jc w:val="both"/>
        <w:rPr>
          <w:sz w:val="24"/>
        </w:rPr>
      </w:pPr>
      <w:bookmarkStart w:id="525" w:name="_Toc454819682"/>
      <w:r>
        <w:rPr>
          <w:sz w:val="24"/>
        </w:rPr>
        <w:t>Formula</w:t>
      </w:r>
      <w:bookmarkEnd w:id="525"/>
    </w:p>
    <w:p w14:paraId="15EC7D43" w14:textId="77777777" w:rsidR="0094166B" w:rsidRPr="00153B24" w:rsidRDefault="00A23609" w:rsidP="00153B24">
      <w:pPr>
        <w:pStyle w:val="IFCNormalTextII"/>
        <w:ind w:left="2356" w:firstLine="0"/>
        <w:jc w:val="both"/>
        <w:rPr>
          <w:szCs w:val="24"/>
        </w:rPr>
      </w:pPr>
      <w:r w:rsidRPr="00432D59">
        <w:rPr>
          <w:szCs w:val="24"/>
        </w:rPr>
        <w:t xml:space="preserve">Below screen is to serve to input formula. The formula set in </w:t>
      </w:r>
      <w:r w:rsidR="008F204B" w:rsidRPr="00432D59">
        <w:rPr>
          <w:szCs w:val="24"/>
        </w:rPr>
        <w:t xml:space="preserve">this section </w:t>
      </w:r>
      <w:r w:rsidRPr="00432D59">
        <w:rPr>
          <w:szCs w:val="24"/>
        </w:rPr>
        <w:t xml:space="preserve">can be access from the “Click here to input script” in the Illustration Table Setup Detail Screen. </w:t>
      </w:r>
    </w:p>
    <w:p w14:paraId="2C8E337B" w14:textId="77777777" w:rsidR="0094166B" w:rsidRDefault="00A23609">
      <w:pPr>
        <w:spacing w:line="360" w:lineRule="auto"/>
        <w:ind w:left="1440"/>
        <w:jc w:val="both"/>
        <w:rPr>
          <w:rFonts w:ascii="Arial" w:hAnsi="Arial" w:cs="Arial"/>
        </w:rPr>
        <w:pPrChange w:id="526" w:author="Foong" w:date="2016-06-27T19:15:00Z">
          <w:pPr>
            <w:spacing w:line="360" w:lineRule="auto"/>
            <w:jc w:val="both"/>
          </w:pPr>
        </w:pPrChange>
      </w:pPr>
      <w:r>
        <w:rPr>
          <w:rFonts w:ascii="Arial" w:hAnsi="Arial" w:cs="Arial"/>
        </w:rPr>
        <w:tab/>
      </w:r>
      <w:r>
        <w:rPr>
          <w:rFonts w:ascii="Arial" w:hAnsi="Arial" w:cs="Arial"/>
        </w:rPr>
        <w:tab/>
      </w:r>
      <w:ins w:id="527" w:author="Foong" w:date="2016-06-27T19:15:00Z">
        <w:r w:rsidR="005B14DE">
          <w:rPr>
            <w:rFonts w:ascii="Arial" w:hAnsi="Arial" w:cs="Arial"/>
          </w:rPr>
          <w:tab/>
        </w:r>
        <w:r w:rsidR="005B14DE">
          <w:rPr>
            <w:rFonts w:ascii="Arial" w:hAnsi="Arial" w:cs="Arial"/>
          </w:rPr>
          <w:tab/>
        </w:r>
      </w:ins>
      <w:r>
        <w:rPr>
          <w:rFonts w:ascii="Arial" w:hAnsi="Arial" w:cs="Arial"/>
        </w:rPr>
        <w:tab/>
      </w:r>
      <w:ins w:id="528" w:author="Foong" w:date="2016-06-27T19:15:00Z">
        <w:r w:rsidR="005B14DE" w:rsidRPr="005B14DE">
          <w:rPr>
            <w:rFonts w:ascii="Arial" w:hAnsi="Arial" w:cs="Arial"/>
            <w:noProof/>
            <w:lang w:eastAsia="en-US"/>
            <w:rPrChange w:id="529" w:author="Unknown">
              <w:rPr>
                <w:rFonts w:ascii="Arial" w:hAnsi="Arial"/>
                <w:b/>
                <w:bCs/>
                <w:noProof/>
                <w:sz w:val="20"/>
                <w:u w:val="single"/>
                <w:lang w:eastAsia="en-US"/>
              </w:rPr>
            </w:rPrChange>
          </w:rPr>
          <w:lastRenderedPageBreak/>
          <w:drawing>
            <wp:inline distT="0" distB="0" distL="0" distR="0" wp14:anchorId="75CB1D52" wp14:editId="0C30D385">
              <wp:extent cx="5503545" cy="3601966"/>
              <wp:effectExtent l="19050" t="0" r="1905" b="0"/>
              <wp:docPr id="4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03545" cy="3601966"/>
                      </a:xfrm>
                      <a:prstGeom prst="rect">
                        <a:avLst/>
                      </a:prstGeom>
                      <a:noFill/>
                      <a:ln>
                        <a:noFill/>
                      </a:ln>
                    </pic:spPr>
                  </pic:pic>
                </a:graphicData>
              </a:graphic>
            </wp:inline>
          </w:drawing>
        </w:r>
      </w:ins>
      <w:del w:id="530" w:author="Foong" w:date="2016-06-27T19:15:00Z">
        <w:r w:rsidR="00E956B3" w:rsidDel="005B14DE">
          <w:rPr>
            <w:rFonts w:ascii="Arial" w:hAnsi="Arial" w:cs="Arial"/>
            <w:noProof/>
            <w:lang w:eastAsia="en-US"/>
            <w:rPrChange w:id="531" w:author="Unknown">
              <w:rPr>
                <w:noProof/>
                <w:lang w:eastAsia="en-US"/>
              </w:rPr>
            </w:rPrChange>
          </w:rPr>
          <w:drawing>
            <wp:inline distT="0" distB="0" distL="0" distR="0" wp14:anchorId="482F4B31" wp14:editId="59646147">
              <wp:extent cx="2990850" cy="2743200"/>
              <wp:effectExtent l="19050" t="0" r="0" b="0"/>
              <wp:docPr id="35"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90850" cy="2743200"/>
                      </a:xfrm>
                      <a:prstGeom prst="rect">
                        <a:avLst/>
                      </a:prstGeom>
                      <a:noFill/>
                      <a:ln>
                        <a:noFill/>
                      </a:ln>
                    </pic:spPr>
                  </pic:pic>
                </a:graphicData>
              </a:graphic>
            </wp:inline>
          </w:drawing>
        </w:r>
      </w:del>
    </w:p>
    <w:p w14:paraId="6659BBBD" w14:textId="77777777" w:rsidR="0094166B" w:rsidRPr="0025632C" w:rsidRDefault="0094166B">
      <w:pPr>
        <w:spacing w:line="360" w:lineRule="auto"/>
        <w:jc w:val="both"/>
        <w:rPr>
          <w:rFonts w:ascii="Arial" w:hAnsi="Arial" w:cs="Arial"/>
          <w:sz w:val="22"/>
        </w:rPr>
      </w:pPr>
    </w:p>
    <w:p w14:paraId="1B843B7F" w14:textId="77777777" w:rsidR="0094166B" w:rsidRPr="0025632C" w:rsidRDefault="00A23609">
      <w:pPr>
        <w:pStyle w:val="IFCNormalTextII"/>
        <w:ind w:left="1879" w:firstLine="131"/>
        <w:jc w:val="both"/>
        <w:rPr>
          <w:szCs w:val="24"/>
          <w:u w:val="single"/>
        </w:rPr>
      </w:pPr>
      <w:r w:rsidRPr="0025632C">
        <w:rPr>
          <w:szCs w:val="24"/>
          <w:u w:val="single"/>
        </w:rPr>
        <w:t>Features available</w:t>
      </w:r>
    </w:p>
    <w:p w14:paraId="3AEB37F3" w14:textId="77777777" w:rsidR="005B14DE" w:rsidRPr="00E658D8" w:rsidRDefault="005B14DE" w:rsidP="005B14DE">
      <w:pPr>
        <w:pStyle w:val="IFCNormalTextII"/>
        <w:numPr>
          <w:ilvl w:val="0"/>
          <w:numId w:val="7"/>
        </w:numPr>
        <w:jc w:val="both"/>
        <w:rPr>
          <w:ins w:id="532" w:author="Foong" w:date="2016-06-27T19:16:00Z"/>
          <w:color w:val="E36C0A" w:themeColor="accent6" w:themeShade="BF"/>
          <w:szCs w:val="24"/>
        </w:rPr>
      </w:pPr>
      <w:ins w:id="533" w:author="Foong" w:date="2016-06-27T19:16:00Z">
        <w:r w:rsidRPr="00E658D8">
          <w:rPr>
            <w:color w:val="E36C0A" w:themeColor="accent6" w:themeShade="BF"/>
            <w:szCs w:val="24"/>
          </w:rPr>
          <w:t>Covered Person: - Predefined variable for Person covered. For example, @EntryAge, @Gender</w:t>
        </w:r>
      </w:ins>
    </w:p>
    <w:p w14:paraId="6CCE43AF" w14:textId="77777777" w:rsidR="005B14DE" w:rsidRDefault="005B14DE" w:rsidP="005B14DE">
      <w:pPr>
        <w:pStyle w:val="IFCNormalTextII"/>
        <w:numPr>
          <w:ilvl w:val="0"/>
          <w:numId w:val="7"/>
        </w:numPr>
        <w:jc w:val="both"/>
        <w:rPr>
          <w:ins w:id="534" w:author="Foong" w:date="2016-06-27T19:16:00Z"/>
          <w:color w:val="E36C0A" w:themeColor="accent6" w:themeShade="BF"/>
          <w:szCs w:val="24"/>
        </w:rPr>
      </w:pPr>
      <w:ins w:id="535" w:author="Foong" w:date="2016-06-27T19:16:00Z">
        <w:r w:rsidRPr="00E658D8">
          <w:rPr>
            <w:color w:val="E36C0A" w:themeColor="accent6" w:themeShade="BF"/>
            <w:szCs w:val="24"/>
          </w:rPr>
          <w:t xml:space="preserve"> Basic Plan: - Predefined variable for Basic Plan. For example, @BSA, @Term</w:t>
        </w:r>
      </w:ins>
    </w:p>
    <w:p w14:paraId="40078BAF" w14:textId="77777777" w:rsidR="005B14DE" w:rsidRDefault="005B14DE" w:rsidP="005B14DE">
      <w:pPr>
        <w:pStyle w:val="IFCNormalTextII"/>
        <w:numPr>
          <w:ilvl w:val="0"/>
          <w:numId w:val="7"/>
        </w:numPr>
        <w:jc w:val="both"/>
        <w:rPr>
          <w:ins w:id="536" w:author="Foong" w:date="2016-06-27T19:16:00Z"/>
          <w:color w:val="E36C0A" w:themeColor="accent6" w:themeShade="BF"/>
          <w:szCs w:val="24"/>
        </w:rPr>
      </w:pPr>
      <w:ins w:id="537" w:author="Foong" w:date="2016-06-27T19:16:00Z">
        <w:r>
          <w:rPr>
            <w:color w:val="E36C0A" w:themeColor="accent6" w:themeShade="BF"/>
            <w:szCs w:val="24"/>
          </w:rPr>
          <w:t>Rider: -</w:t>
        </w:r>
        <w:r w:rsidRPr="00E658D8">
          <w:rPr>
            <w:color w:val="E36C0A" w:themeColor="accent6" w:themeShade="BF"/>
            <w:szCs w:val="24"/>
          </w:rPr>
          <w:t xml:space="preserve">Predefined variable for </w:t>
        </w:r>
        <w:r>
          <w:rPr>
            <w:color w:val="E36C0A" w:themeColor="accent6" w:themeShade="BF"/>
            <w:szCs w:val="24"/>
          </w:rPr>
          <w:t>Rider</w:t>
        </w:r>
        <w:r w:rsidRPr="00E658D8">
          <w:rPr>
            <w:color w:val="E36C0A" w:themeColor="accent6" w:themeShade="BF"/>
            <w:szCs w:val="24"/>
          </w:rPr>
          <w:t>.</w:t>
        </w:r>
      </w:ins>
    </w:p>
    <w:p w14:paraId="7C867CD5" w14:textId="77777777" w:rsidR="005B14DE" w:rsidRDefault="005B14DE" w:rsidP="005B14DE">
      <w:pPr>
        <w:pStyle w:val="IFCNormalTextII"/>
        <w:numPr>
          <w:ilvl w:val="0"/>
          <w:numId w:val="7"/>
        </w:numPr>
        <w:jc w:val="both"/>
        <w:rPr>
          <w:ins w:id="538" w:author="Foong" w:date="2016-06-27T19:16:00Z"/>
          <w:color w:val="E36C0A" w:themeColor="accent6" w:themeShade="BF"/>
          <w:szCs w:val="24"/>
        </w:rPr>
      </w:pPr>
      <w:ins w:id="539" w:author="Foong" w:date="2016-06-27T19:16:00Z">
        <w:r>
          <w:rPr>
            <w:color w:val="E36C0A" w:themeColor="accent6" w:themeShade="BF"/>
            <w:szCs w:val="24"/>
          </w:rPr>
          <w:t>Fund: - Predefined variable for Fund</w:t>
        </w:r>
      </w:ins>
    </w:p>
    <w:p w14:paraId="4E6FE36D" w14:textId="77777777" w:rsidR="005B14DE" w:rsidRPr="00E658D8" w:rsidRDefault="005B14DE" w:rsidP="005B14DE">
      <w:pPr>
        <w:pStyle w:val="IFCNormalTextII"/>
        <w:numPr>
          <w:ilvl w:val="0"/>
          <w:numId w:val="7"/>
        </w:numPr>
        <w:jc w:val="both"/>
        <w:rPr>
          <w:ins w:id="540" w:author="Foong" w:date="2016-06-27T19:16:00Z"/>
          <w:color w:val="E36C0A" w:themeColor="accent6" w:themeShade="BF"/>
          <w:szCs w:val="24"/>
        </w:rPr>
      </w:pPr>
      <w:ins w:id="541" w:author="Foong" w:date="2016-06-27T19:16:00Z">
        <w:r>
          <w:rPr>
            <w:color w:val="E36C0A" w:themeColor="accent6" w:themeShade="BF"/>
            <w:szCs w:val="24"/>
          </w:rPr>
          <w:t xml:space="preserve">Master Setup: Some Predefined variable from Master setup. </w:t>
        </w:r>
      </w:ins>
    </w:p>
    <w:p w14:paraId="3574A3BD" w14:textId="77777777" w:rsidR="005B14DE" w:rsidRPr="00E658D8" w:rsidRDefault="005B14DE" w:rsidP="005B14DE">
      <w:pPr>
        <w:pStyle w:val="IFCNormalTextII"/>
        <w:numPr>
          <w:ilvl w:val="0"/>
          <w:numId w:val="7"/>
        </w:numPr>
        <w:jc w:val="both"/>
        <w:rPr>
          <w:ins w:id="542" w:author="Foong" w:date="2016-06-27T19:16:00Z"/>
          <w:color w:val="E36C0A" w:themeColor="accent6" w:themeShade="BF"/>
          <w:szCs w:val="24"/>
        </w:rPr>
      </w:pPr>
      <w:ins w:id="543" w:author="Foong" w:date="2016-06-27T19:16:00Z">
        <w:r w:rsidRPr="00E658D8">
          <w:rPr>
            <w:color w:val="E36C0A" w:themeColor="accent6" w:themeShade="BF"/>
            <w:szCs w:val="24"/>
          </w:rPr>
          <w:t>Expression field – The calculation expression such as *, -, /, +., @Format</w:t>
        </w:r>
      </w:ins>
    </w:p>
    <w:p w14:paraId="56BA6D04" w14:textId="77777777" w:rsidR="005B14DE" w:rsidRPr="00E658D8" w:rsidRDefault="005B14DE" w:rsidP="005B14DE">
      <w:pPr>
        <w:pStyle w:val="IFCNormalTextII"/>
        <w:numPr>
          <w:ilvl w:val="0"/>
          <w:numId w:val="7"/>
        </w:numPr>
        <w:jc w:val="both"/>
        <w:rPr>
          <w:ins w:id="544" w:author="Foong" w:date="2016-06-27T19:16:00Z"/>
          <w:color w:val="E36C0A" w:themeColor="accent6" w:themeShade="BF"/>
          <w:szCs w:val="24"/>
        </w:rPr>
      </w:pPr>
      <w:ins w:id="545" w:author="Foong" w:date="2016-06-27T19:16:00Z">
        <w:r w:rsidRPr="00E658D8">
          <w:rPr>
            <w:color w:val="E36C0A" w:themeColor="accent6" w:themeShade="BF"/>
            <w:szCs w:val="24"/>
          </w:rPr>
          <w:t>Custom formula – formula created by user.</w:t>
        </w:r>
      </w:ins>
    </w:p>
    <w:p w14:paraId="48F506BF" w14:textId="77777777" w:rsidR="005B14DE" w:rsidRPr="00E658D8" w:rsidRDefault="005B14DE" w:rsidP="005B14DE">
      <w:pPr>
        <w:pStyle w:val="IFCNormalTextII"/>
        <w:ind w:left="2340"/>
        <w:jc w:val="both"/>
        <w:rPr>
          <w:ins w:id="546" w:author="Foong" w:date="2016-06-27T19:16:00Z"/>
          <w:color w:val="E36C0A" w:themeColor="accent6" w:themeShade="BF"/>
          <w:szCs w:val="24"/>
        </w:rPr>
      </w:pPr>
    </w:p>
    <w:p w14:paraId="7B10B47C" w14:textId="77777777" w:rsidR="005B14DE" w:rsidRPr="00E658D8" w:rsidRDefault="005B14DE" w:rsidP="005B14DE">
      <w:pPr>
        <w:pStyle w:val="IFCNormalTextII"/>
        <w:ind w:left="2340"/>
        <w:jc w:val="both"/>
        <w:rPr>
          <w:ins w:id="547" w:author="Foong" w:date="2016-06-27T19:16:00Z"/>
          <w:color w:val="E36C0A" w:themeColor="accent6" w:themeShade="BF"/>
          <w:szCs w:val="24"/>
        </w:rPr>
      </w:pPr>
      <w:ins w:id="548" w:author="Foong" w:date="2016-06-27T19:16:00Z">
        <w:r w:rsidRPr="00E658D8">
          <w:rPr>
            <w:color w:val="E36C0A" w:themeColor="accent6" w:themeShade="BF"/>
            <w:szCs w:val="24"/>
          </w:rPr>
          <w:t>For more Predefined variable details, refer to Appendix 1</w:t>
        </w:r>
      </w:ins>
    </w:p>
    <w:p w14:paraId="4AE8F6DA" w14:textId="77777777" w:rsidR="005B14DE" w:rsidRPr="00E658D8" w:rsidRDefault="005B14DE" w:rsidP="005B14DE">
      <w:pPr>
        <w:pStyle w:val="IFCNormalTextII"/>
        <w:jc w:val="both"/>
        <w:rPr>
          <w:ins w:id="549" w:author="Foong" w:date="2016-06-27T19:16:00Z"/>
          <w:color w:val="E36C0A" w:themeColor="accent6" w:themeShade="BF"/>
          <w:sz w:val="24"/>
          <w:szCs w:val="24"/>
        </w:rPr>
      </w:pPr>
    </w:p>
    <w:p w14:paraId="6652E222" w14:textId="77777777" w:rsidR="0094166B" w:rsidRPr="0025632C" w:rsidDel="005B14DE" w:rsidRDefault="00A23609" w:rsidP="00AE5057">
      <w:pPr>
        <w:pStyle w:val="IFCNormalTextII"/>
        <w:numPr>
          <w:ilvl w:val="2"/>
          <w:numId w:val="25"/>
        </w:numPr>
        <w:jc w:val="both"/>
        <w:rPr>
          <w:del w:id="550" w:author="Foong" w:date="2016-06-27T19:16:00Z"/>
          <w:szCs w:val="24"/>
        </w:rPr>
      </w:pPr>
      <w:del w:id="551" w:author="Foong" w:date="2016-06-27T19:16:00Z">
        <w:r w:rsidRPr="0025632C" w:rsidDel="005B14DE">
          <w:rPr>
            <w:szCs w:val="24"/>
          </w:rPr>
          <w:delText>Predefined field: - Consists of field that pre-set in the system. For example @EntryAge, @BasicSumAssured, @Gender, @CovTerm,  @ModeOfPayment</w:delText>
        </w:r>
        <w:bookmarkStart w:id="552" w:name="_Toc454819683"/>
        <w:bookmarkEnd w:id="552"/>
      </w:del>
    </w:p>
    <w:p w14:paraId="14BA237F" w14:textId="77777777" w:rsidR="0094166B" w:rsidRPr="0025632C" w:rsidDel="005B14DE" w:rsidRDefault="00A23609" w:rsidP="00AE5057">
      <w:pPr>
        <w:pStyle w:val="IFCNormalTextII"/>
        <w:numPr>
          <w:ilvl w:val="2"/>
          <w:numId w:val="25"/>
        </w:numPr>
        <w:jc w:val="both"/>
        <w:rPr>
          <w:del w:id="553" w:author="Foong" w:date="2016-06-27T19:16:00Z"/>
          <w:szCs w:val="24"/>
        </w:rPr>
      </w:pPr>
      <w:del w:id="554" w:author="Foong" w:date="2016-06-27T19:16:00Z">
        <w:r w:rsidRPr="0025632C" w:rsidDel="005B14DE">
          <w:rPr>
            <w:szCs w:val="24"/>
          </w:rPr>
          <w:delText>Expression field – The calculation expression such as *, -, /, +., @Format</w:delText>
        </w:r>
        <w:bookmarkStart w:id="555" w:name="_Toc454819684"/>
        <w:bookmarkEnd w:id="555"/>
      </w:del>
    </w:p>
    <w:p w14:paraId="43F07D41" w14:textId="77777777" w:rsidR="0094166B" w:rsidRPr="0025632C" w:rsidDel="005B14DE" w:rsidRDefault="00A23609" w:rsidP="00AE5057">
      <w:pPr>
        <w:pStyle w:val="IFCNormalTextII"/>
        <w:numPr>
          <w:ilvl w:val="2"/>
          <w:numId w:val="25"/>
        </w:numPr>
        <w:jc w:val="both"/>
        <w:rPr>
          <w:del w:id="556" w:author="Foong" w:date="2016-06-27T19:16:00Z"/>
          <w:szCs w:val="24"/>
        </w:rPr>
      </w:pPr>
      <w:del w:id="557" w:author="Foong" w:date="2016-06-27T19:16:00Z">
        <w:r w:rsidRPr="0025632C" w:rsidDel="005B14DE">
          <w:rPr>
            <w:szCs w:val="24"/>
          </w:rPr>
          <w:delText>Custom formula – formula created by user.</w:delText>
        </w:r>
        <w:bookmarkStart w:id="558" w:name="_Toc454819685"/>
        <w:bookmarkEnd w:id="558"/>
      </w:del>
    </w:p>
    <w:p w14:paraId="7C01F057" w14:textId="77777777" w:rsidR="0094166B" w:rsidDel="00A81C0E" w:rsidRDefault="0094166B">
      <w:pPr>
        <w:spacing w:line="360" w:lineRule="auto"/>
        <w:jc w:val="both"/>
        <w:rPr>
          <w:del w:id="559" w:author="Foong" w:date="2016-06-27T19:22:00Z"/>
          <w:rFonts w:ascii="Arial" w:hAnsi="Arial" w:cs="Arial"/>
        </w:rPr>
      </w:pPr>
      <w:bookmarkStart w:id="560" w:name="_Toc454819686"/>
      <w:bookmarkEnd w:id="560"/>
    </w:p>
    <w:p w14:paraId="716E2F9D" w14:textId="77777777" w:rsidR="0094166B" w:rsidDel="00A81C0E" w:rsidRDefault="0094166B">
      <w:pPr>
        <w:spacing w:line="360" w:lineRule="auto"/>
        <w:jc w:val="both"/>
        <w:rPr>
          <w:del w:id="561" w:author="Foong" w:date="2016-06-27T19:22:00Z"/>
          <w:rFonts w:ascii="Arial" w:hAnsi="Arial" w:cs="Arial"/>
        </w:rPr>
      </w:pPr>
      <w:bookmarkStart w:id="562" w:name="_Toc454819687"/>
      <w:bookmarkEnd w:id="562"/>
    </w:p>
    <w:p w14:paraId="2B259D89" w14:textId="77777777" w:rsidR="0094166B" w:rsidRDefault="00A23609">
      <w:pPr>
        <w:pStyle w:val="IFCHeading111X"/>
        <w:jc w:val="both"/>
        <w:rPr>
          <w:sz w:val="24"/>
        </w:rPr>
      </w:pPr>
      <w:bookmarkStart w:id="563" w:name="_Toc454819688"/>
      <w:r>
        <w:rPr>
          <w:sz w:val="24"/>
        </w:rPr>
        <w:t>IMPORT RATES</w:t>
      </w:r>
      <w:bookmarkEnd w:id="563"/>
    </w:p>
    <w:p w14:paraId="5D196237" w14:textId="77777777" w:rsidR="0094166B" w:rsidRPr="0025632C" w:rsidRDefault="00A23609" w:rsidP="008F204B">
      <w:pPr>
        <w:spacing w:line="360" w:lineRule="auto"/>
        <w:ind w:left="1440" w:firstLine="720"/>
        <w:jc w:val="both"/>
        <w:rPr>
          <w:rFonts w:ascii="Arial" w:hAnsi="Arial" w:cs="Arial"/>
          <w:sz w:val="22"/>
        </w:rPr>
      </w:pPr>
      <w:r w:rsidRPr="0025632C">
        <w:rPr>
          <w:rFonts w:ascii="Arial" w:hAnsi="Arial" w:cs="Arial"/>
          <w:sz w:val="22"/>
        </w:rPr>
        <w:t xml:space="preserve">The section below is use to create the </w:t>
      </w:r>
      <w:r w:rsidR="008F204B" w:rsidRPr="0025632C">
        <w:rPr>
          <w:rFonts w:ascii="Arial" w:hAnsi="Arial" w:cs="Arial"/>
          <w:sz w:val="22"/>
        </w:rPr>
        <w:t>Rates table.</w:t>
      </w:r>
    </w:p>
    <w:p w14:paraId="31D9C2D4" w14:textId="77777777" w:rsidR="0094166B" w:rsidRDefault="008F204B">
      <w:pPr>
        <w:spacing w:line="360" w:lineRule="auto"/>
        <w:ind w:left="556" w:firstLine="720"/>
        <w:jc w:val="both"/>
        <w:rPr>
          <w:rFonts w:ascii="Arial" w:hAnsi="Arial" w:cs="Arial"/>
        </w:rPr>
      </w:pPr>
      <w:r>
        <w:rPr>
          <w:rFonts w:ascii="Arial" w:hAnsi="Arial" w:cs="Arial"/>
        </w:rPr>
        <w:tab/>
      </w:r>
    </w:p>
    <w:p w14:paraId="0A14199C" w14:textId="77777777" w:rsidR="0094166B" w:rsidRDefault="00E956B3" w:rsidP="008F204B">
      <w:pPr>
        <w:spacing w:line="360" w:lineRule="auto"/>
        <w:ind w:left="1440" w:firstLine="720"/>
        <w:jc w:val="both"/>
        <w:rPr>
          <w:rFonts w:ascii="Arial" w:hAnsi="Arial" w:cs="Arial"/>
        </w:rPr>
      </w:pPr>
      <w:r>
        <w:rPr>
          <w:rFonts w:ascii="Arial" w:hAnsi="Arial" w:cs="Arial"/>
          <w:noProof/>
          <w:lang w:eastAsia="en-US"/>
        </w:rPr>
        <w:lastRenderedPageBreak/>
        <w:drawing>
          <wp:inline distT="0" distB="0" distL="0" distR="0" wp14:anchorId="7AF4CFC2" wp14:editId="1CD3460E">
            <wp:extent cx="4733925" cy="3867150"/>
            <wp:effectExtent l="0" t="0" r="9525" b="0"/>
            <wp:docPr id="36"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33925" cy="3867150"/>
                    </a:xfrm>
                    <a:prstGeom prst="rect">
                      <a:avLst/>
                    </a:prstGeom>
                    <a:noFill/>
                    <a:ln>
                      <a:noFill/>
                    </a:ln>
                  </pic:spPr>
                </pic:pic>
              </a:graphicData>
            </a:graphic>
          </wp:inline>
        </w:drawing>
      </w:r>
    </w:p>
    <w:p w14:paraId="402719F0" w14:textId="77777777" w:rsidR="008F204B" w:rsidRPr="0025632C" w:rsidRDefault="008F204B" w:rsidP="008F204B">
      <w:pPr>
        <w:pStyle w:val="ListParagraph1"/>
        <w:spacing w:line="360" w:lineRule="auto"/>
        <w:ind w:left="1620" w:firstLine="450"/>
        <w:jc w:val="both"/>
        <w:rPr>
          <w:rFonts w:ascii="Arial" w:hAnsi="Arial" w:cs="Arial"/>
          <w:sz w:val="22"/>
          <w:u w:val="single"/>
        </w:rPr>
      </w:pPr>
      <w:r w:rsidRPr="0025632C">
        <w:rPr>
          <w:rFonts w:ascii="Arial" w:hAnsi="Arial" w:cs="Arial"/>
          <w:sz w:val="22"/>
          <w:u w:val="single"/>
        </w:rPr>
        <w:t xml:space="preserve">Validation </w:t>
      </w:r>
    </w:p>
    <w:p w14:paraId="371AE2BB" w14:textId="77777777" w:rsidR="008F204B" w:rsidRPr="0025632C" w:rsidRDefault="008F204B" w:rsidP="008F204B">
      <w:pPr>
        <w:pStyle w:val="ListParagraph1"/>
        <w:numPr>
          <w:ilvl w:val="0"/>
          <w:numId w:val="12"/>
        </w:numPr>
        <w:spacing w:line="360" w:lineRule="auto"/>
        <w:jc w:val="both"/>
        <w:rPr>
          <w:rFonts w:ascii="Arial" w:hAnsi="Arial" w:cs="Arial"/>
          <w:sz w:val="22"/>
        </w:rPr>
      </w:pPr>
      <w:r w:rsidRPr="0025632C">
        <w:rPr>
          <w:rFonts w:ascii="Arial" w:hAnsi="Arial" w:cs="Arial"/>
          <w:sz w:val="22"/>
        </w:rPr>
        <w:t>Rate ID must be unique</w:t>
      </w:r>
    </w:p>
    <w:p w14:paraId="1D78F1E8" w14:textId="77777777" w:rsidR="008F204B" w:rsidRPr="0025632C" w:rsidRDefault="008F204B" w:rsidP="008F204B">
      <w:pPr>
        <w:pStyle w:val="ListParagraph1"/>
        <w:numPr>
          <w:ilvl w:val="0"/>
          <w:numId w:val="12"/>
        </w:numPr>
        <w:spacing w:line="360" w:lineRule="auto"/>
        <w:jc w:val="both"/>
        <w:rPr>
          <w:rFonts w:ascii="Arial" w:hAnsi="Arial" w:cs="Arial"/>
          <w:sz w:val="22"/>
        </w:rPr>
      </w:pPr>
      <w:r w:rsidRPr="0025632C">
        <w:rPr>
          <w:rFonts w:ascii="Arial" w:hAnsi="Arial" w:cs="Arial"/>
          <w:sz w:val="22"/>
        </w:rPr>
        <w:t>Rate name is mandatory</w:t>
      </w:r>
    </w:p>
    <w:p w14:paraId="43E5202E" w14:textId="77777777" w:rsidR="008F204B" w:rsidRPr="0025632C" w:rsidRDefault="008F204B" w:rsidP="008F204B">
      <w:pPr>
        <w:pStyle w:val="ListParagraph1"/>
        <w:numPr>
          <w:ilvl w:val="0"/>
          <w:numId w:val="12"/>
        </w:numPr>
        <w:spacing w:line="360" w:lineRule="auto"/>
        <w:jc w:val="both"/>
        <w:rPr>
          <w:rFonts w:ascii="Arial" w:hAnsi="Arial" w:cs="Arial"/>
          <w:sz w:val="22"/>
        </w:rPr>
      </w:pPr>
      <w:r w:rsidRPr="0025632C">
        <w:rPr>
          <w:rFonts w:ascii="Arial" w:hAnsi="Arial" w:cs="Arial"/>
          <w:sz w:val="22"/>
        </w:rPr>
        <w:t>Delete rate</w:t>
      </w:r>
    </w:p>
    <w:p w14:paraId="481068D1" w14:textId="77777777" w:rsidR="008F204B" w:rsidRPr="0025632C" w:rsidRDefault="008F204B" w:rsidP="008F204B">
      <w:pPr>
        <w:pStyle w:val="ListParagraph1"/>
        <w:numPr>
          <w:ilvl w:val="0"/>
          <w:numId w:val="12"/>
        </w:numPr>
        <w:spacing w:line="360" w:lineRule="auto"/>
        <w:jc w:val="both"/>
        <w:rPr>
          <w:rFonts w:ascii="Arial" w:hAnsi="Arial" w:cs="Arial"/>
          <w:sz w:val="22"/>
        </w:rPr>
      </w:pPr>
      <w:r w:rsidRPr="0025632C">
        <w:rPr>
          <w:rFonts w:ascii="Arial" w:hAnsi="Arial" w:cs="Arial"/>
          <w:sz w:val="22"/>
        </w:rPr>
        <w:t>Add new Rate</w:t>
      </w:r>
    </w:p>
    <w:p w14:paraId="3891E72D" w14:textId="77777777" w:rsidR="008F204B" w:rsidRPr="0025632C" w:rsidRDefault="008F204B" w:rsidP="008F204B">
      <w:pPr>
        <w:pStyle w:val="ListParagraph1"/>
        <w:numPr>
          <w:ilvl w:val="0"/>
          <w:numId w:val="12"/>
        </w:numPr>
        <w:spacing w:line="360" w:lineRule="auto"/>
        <w:jc w:val="both"/>
        <w:rPr>
          <w:rFonts w:ascii="Arial" w:hAnsi="Arial" w:cs="Arial"/>
          <w:sz w:val="22"/>
        </w:rPr>
      </w:pPr>
      <w:r w:rsidRPr="0025632C">
        <w:rPr>
          <w:rFonts w:ascii="Arial" w:hAnsi="Arial" w:cs="Arial"/>
          <w:sz w:val="22"/>
        </w:rPr>
        <w:t>Edit rate by click on the listing record</w:t>
      </w:r>
    </w:p>
    <w:p w14:paraId="505E8D9A" w14:textId="77777777" w:rsidR="008F204B" w:rsidRDefault="008F204B" w:rsidP="008F204B">
      <w:pPr>
        <w:spacing w:line="360" w:lineRule="auto"/>
        <w:ind w:left="1440" w:firstLine="720"/>
        <w:jc w:val="both"/>
        <w:rPr>
          <w:rFonts w:ascii="Arial" w:hAnsi="Arial" w:cs="Arial"/>
        </w:rPr>
      </w:pPr>
    </w:p>
    <w:p w14:paraId="566B2822" w14:textId="77777777" w:rsidR="0094166B" w:rsidRDefault="008F204B">
      <w:pPr>
        <w:pStyle w:val="IFCHeading111X"/>
        <w:jc w:val="both"/>
        <w:rPr>
          <w:sz w:val="24"/>
        </w:rPr>
      </w:pPr>
      <w:bookmarkStart w:id="564" w:name="_Toc454819689"/>
      <w:r>
        <w:rPr>
          <w:sz w:val="24"/>
        </w:rPr>
        <w:t>FIELD MAPPING</w:t>
      </w:r>
      <w:bookmarkEnd w:id="564"/>
    </w:p>
    <w:p w14:paraId="67EF7C5D" w14:textId="77777777" w:rsidR="008F204B" w:rsidRPr="003C7674" w:rsidRDefault="008F204B" w:rsidP="008F204B">
      <w:pPr>
        <w:pStyle w:val="IFCHeading111X"/>
        <w:numPr>
          <w:ilvl w:val="0"/>
          <w:numId w:val="0"/>
        </w:numPr>
        <w:ind w:left="2356"/>
        <w:jc w:val="both"/>
        <w:rPr>
          <w:b w:val="0"/>
          <w:sz w:val="22"/>
        </w:rPr>
      </w:pPr>
      <w:bookmarkStart w:id="565" w:name="_Toc452880276"/>
      <w:bookmarkStart w:id="566" w:name="_Toc453620871"/>
      <w:bookmarkStart w:id="567" w:name="_Toc454819690"/>
      <w:r w:rsidRPr="003C7674">
        <w:rPr>
          <w:b w:val="0"/>
          <w:sz w:val="22"/>
        </w:rPr>
        <w:t>This screen can be accessible from “import rate” link or Details column in the Import Rate screen</w:t>
      </w:r>
      <w:bookmarkEnd w:id="565"/>
      <w:bookmarkEnd w:id="566"/>
      <w:bookmarkEnd w:id="567"/>
    </w:p>
    <w:p w14:paraId="6982D7B8" w14:textId="77777777" w:rsidR="0094166B" w:rsidRPr="008F204B" w:rsidRDefault="0094166B">
      <w:pPr>
        <w:spacing w:line="360" w:lineRule="auto"/>
        <w:jc w:val="both"/>
        <w:rPr>
          <w:rFonts w:ascii="Arial" w:hAnsi="Arial" w:cs="Arial"/>
        </w:rPr>
      </w:pPr>
    </w:p>
    <w:p w14:paraId="5B9AA92D" w14:textId="77777777" w:rsidR="0098055C" w:rsidRDefault="0098055C" w:rsidP="008F204B">
      <w:pPr>
        <w:spacing w:line="360" w:lineRule="auto"/>
        <w:ind w:left="1440" w:firstLine="720"/>
        <w:jc w:val="both"/>
        <w:rPr>
          <w:rFonts w:ascii="Arial" w:hAnsi="Arial" w:cs="Arial"/>
        </w:rPr>
      </w:pPr>
    </w:p>
    <w:p w14:paraId="5758FC70" w14:textId="77777777" w:rsidR="0094166B" w:rsidRDefault="00E956B3" w:rsidP="008F204B">
      <w:pPr>
        <w:spacing w:line="360" w:lineRule="auto"/>
        <w:ind w:left="1440" w:firstLine="720"/>
        <w:jc w:val="both"/>
        <w:rPr>
          <w:rFonts w:ascii="Arial" w:hAnsi="Arial" w:cs="Arial"/>
        </w:rPr>
      </w:pPr>
      <w:commentRangeStart w:id="568"/>
      <w:del w:id="569" w:author="Foong" w:date="2016-06-27T19:31:00Z">
        <w:r w:rsidDel="00097960">
          <w:rPr>
            <w:rFonts w:ascii="Arial" w:hAnsi="Arial" w:cs="Arial"/>
            <w:noProof/>
            <w:lang w:eastAsia="en-US"/>
            <w:rPrChange w:id="570" w:author="Unknown">
              <w:rPr>
                <w:noProof/>
                <w:lang w:eastAsia="en-US"/>
              </w:rPr>
            </w:rPrChange>
          </w:rPr>
          <w:drawing>
            <wp:inline distT="0" distB="0" distL="0" distR="0" wp14:anchorId="7033553C" wp14:editId="7C59C9F1">
              <wp:extent cx="5038725" cy="2783826"/>
              <wp:effectExtent l="19050" t="0" r="9525" b="0"/>
              <wp:docPr id="37"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42433" cy="2785874"/>
                      </a:xfrm>
                      <a:prstGeom prst="rect">
                        <a:avLst/>
                      </a:prstGeom>
                      <a:noFill/>
                      <a:ln>
                        <a:noFill/>
                      </a:ln>
                    </pic:spPr>
                  </pic:pic>
                </a:graphicData>
              </a:graphic>
            </wp:inline>
          </w:drawing>
        </w:r>
      </w:del>
      <w:commentRangeEnd w:id="568"/>
      <w:r w:rsidR="009F2CF6">
        <w:rPr>
          <w:rStyle w:val="CommentReference"/>
        </w:rPr>
        <w:commentReference w:id="568"/>
      </w:r>
    </w:p>
    <w:p w14:paraId="0BD92D68" w14:textId="77777777" w:rsidR="005B14DE" w:rsidRDefault="0098055C">
      <w:pPr>
        <w:spacing w:line="360" w:lineRule="auto"/>
        <w:ind w:left="2160"/>
        <w:jc w:val="both"/>
        <w:rPr>
          <w:ins w:id="571" w:author="Foong" w:date="2016-06-27T19:16:00Z"/>
          <w:rFonts w:ascii="Arial" w:hAnsi="Arial" w:cs="Arial"/>
        </w:rPr>
        <w:pPrChange w:id="572" w:author="Foong" w:date="2016-06-27T19:17:00Z">
          <w:pPr>
            <w:spacing w:line="360" w:lineRule="auto"/>
            <w:jc w:val="both"/>
          </w:pPr>
        </w:pPrChange>
      </w:pPr>
      <w:r>
        <w:rPr>
          <w:rFonts w:ascii="Arial" w:hAnsi="Arial" w:cs="Arial"/>
        </w:rPr>
        <w:tab/>
      </w:r>
      <w:r>
        <w:rPr>
          <w:rFonts w:ascii="Arial" w:hAnsi="Arial" w:cs="Arial"/>
        </w:rPr>
        <w:tab/>
      </w:r>
      <w:ins w:id="573" w:author="Foong" w:date="2016-06-27T19:17:00Z">
        <w:r w:rsidR="005B14DE">
          <w:rPr>
            <w:rFonts w:ascii="Arial" w:hAnsi="Arial" w:cs="Arial"/>
          </w:rPr>
          <w:tab/>
        </w:r>
        <w:r w:rsidR="005B14DE">
          <w:rPr>
            <w:rFonts w:ascii="Arial" w:hAnsi="Arial" w:cs="Arial"/>
          </w:rPr>
          <w:tab/>
        </w:r>
        <w:r w:rsidR="005B14DE">
          <w:rPr>
            <w:rFonts w:ascii="Arial" w:hAnsi="Arial" w:cs="Arial"/>
          </w:rPr>
          <w:tab/>
        </w:r>
      </w:ins>
      <w:r>
        <w:rPr>
          <w:rFonts w:ascii="Arial" w:hAnsi="Arial" w:cs="Arial"/>
        </w:rPr>
        <w:tab/>
      </w:r>
      <w:ins w:id="574" w:author="Foong" w:date="2016-06-27T19:17:00Z">
        <w:r w:rsidR="005B14DE" w:rsidRPr="005B14DE">
          <w:rPr>
            <w:rFonts w:ascii="Arial" w:hAnsi="Arial" w:cs="Arial"/>
            <w:noProof/>
            <w:lang w:eastAsia="en-US"/>
            <w:rPrChange w:id="575" w:author="Unknown">
              <w:rPr>
                <w:rFonts w:ascii="Arial" w:hAnsi="Arial"/>
                <w:b/>
                <w:bCs/>
                <w:noProof/>
                <w:sz w:val="20"/>
                <w:u w:val="single"/>
                <w:lang w:eastAsia="en-US"/>
              </w:rPr>
            </w:rPrChange>
          </w:rPr>
          <w:lastRenderedPageBreak/>
          <w:drawing>
            <wp:inline distT="0" distB="0" distL="0" distR="0" wp14:anchorId="1BA5192A" wp14:editId="27C3286A">
              <wp:extent cx="4895850" cy="2258971"/>
              <wp:effectExtent l="19050" t="0" r="0" b="0"/>
              <wp:docPr id="51"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95850" cy="2258971"/>
                      </a:xfrm>
                      <a:prstGeom prst="rect">
                        <a:avLst/>
                      </a:prstGeom>
                      <a:noFill/>
                      <a:ln>
                        <a:noFill/>
                      </a:ln>
                    </pic:spPr>
                  </pic:pic>
                </a:graphicData>
              </a:graphic>
            </wp:inline>
          </w:drawing>
        </w:r>
      </w:ins>
    </w:p>
    <w:p w14:paraId="25AFA4A8" w14:textId="77777777" w:rsidR="005B14DE" w:rsidRDefault="005B14DE" w:rsidP="0098055C">
      <w:pPr>
        <w:spacing w:line="360" w:lineRule="auto"/>
        <w:jc w:val="both"/>
        <w:rPr>
          <w:ins w:id="576" w:author="Foong" w:date="2016-06-27T19:16:00Z"/>
          <w:rFonts w:ascii="Arial" w:hAnsi="Arial" w:cs="Arial"/>
        </w:rPr>
      </w:pPr>
    </w:p>
    <w:p w14:paraId="5E4C8B82" w14:textId="77777777" w:rsidR="0098055C" w:rsidRPr="003C7674" w:rsidRDefault="0098055C">
      <w:pPr>
        <w:spacing w:line="360" w:lineRule="auto"/>
        <w:ind w:left="1440" w:firstLine="720"/>
        <w:jc w:val="both"/>
        <w:rPr>
          <w:rFonts w:ascii="Arial" w:hAnsi="Arial" w:cs="Arial"/>
          <w:sz w:val="22"/>
          <w:u w:val="single"/>
        </w:rPr>
        <w:pPrChange w:id="577" w:author="Foong" w:date="2016-06-27T19:16:00Z">
          <w:pPr>
            <w:spacing w:line="360" w:lineRule="auto"/>
            <w:jc w:val="both"/>
          </w:pPr>
        </w:pPrChange>
      </w:pPr>
      <w:r w:rsidRPr="003C7674">
        <w:rPr>
          <w:rFonts w:ascii="Arial" w:hAnsi="Arial" w:cs="Arial"/>
          <w:sz w:val="22"/>
          <w:u w:val="single"/>
        </w:rPr>
        <w:t>Features available</w:t>
      </w:r>
    </w:p>
    <w:p w14:paraId="3990E932" w14:textId="77777777" w:rsidR="0098055C" w:rsidRPr="003C7674" w:rsidRDefault="0098055C" w:rsidP="0098055C">
      <w:pPr>
        <w:pStyle w:val="IFCNormalTextII"/>
        <w:numPr>
          <w:ilvl w:val="2"/>
          <w:numId w:val="4"/>
        </w:numPr>
        <w:jc w:val="both"/>
        <w:rPr>
          <w:szCs w:val="24"/>
        </w:rPr>
      </w:pPr>
      <w:r w:rsidRPr="003C7674">
        <w:rPr>
          <w:szCs w:val="24"/>
        </w:rPr>
        <w:t>Import rate: - Rates to be imported from the excel file to the rates listing. Note: The system only recognizes excel format.</w:t>
      </w:r>
    </w:p>
    <w:p w14:paraId="074EFD62" w14:textId="77777777" w:rsidR="0098055C" w:rsidRPr="004222D5" w:rsidRDefault="0098055C" w:rsidP="0098055C">
      <w:pPr>
        <w:pStyle w:val="IFCNormalTextII"/>
        <w:numPr>
          <w:ilvl w:val="2"/>
          <w:numId w:val="4"/>
        </w:numPr>
        <w:jc w:val="both"/>
        <w:rPr>
          <w:sz w:val="24"/>
          <w:szCs w:val="24"/>
        </w:rPr>
      </w:pPr>
      <w:r w:rsidRPr="003C7674">
        <w:rPr>
          <w:szCs w:val="24"/>
        </w:rPr>
        <w:t>Field Mapping: - There are a list of Predefined field. User are required to map the rates field to the predefined field at the combo box provided.</w:t>
      </w:r>
    </w:p>
    <w:p w14:paraId="7C5B4063" w14:textId="77777777" w:rsidR="005B14DE" w:rsidRDefault="005B14DE">
      <w:pPr>
        <w:pStyle w:val="IFCNormalTextII"/>
        <w:numPr>
          <w:ilvl w:val="2"/>
          <w:numId w:val="4"/>
        </w:numPr>
        <w:jc w:val="both"/>
        <w:rPr>
          <w:ins w:id="578" w:author="Foong" w:date="2016-06-27T19:17:00Z"/>
          <w:szCs w:val="24"/>
        </w:rPr>
        <w:pPrChange w:id="579" w:author="Foong" w:date="2016-06-27T19:17:00Z">
          <w:pPr>
            <w:pStyle w:val="IFCNormalTextII"/>
            <w:numPr>
              <w:numId w:val="4"/>
            </w:numPr>
            <w:ind w:left="1350" w:hanging="360"/>
            <w:jc w:val="both"/>
          </w:pPr>
        </w:pPrChange>
      </w:pPr>
      <w:ins w:id="580" w:author="Foong" w:date="2016-06-27T19:17:00Z">
        <w:r w:rsidRPr="00E658D8">
          <w:rPr>
            <w:color w:val="E36C0A" w:themeColor="accent6" w:themeShade="BF"/>
            <w:szCs w:val="24"/>
          </w:rPr>
          <w:t xml:space="preserve">Custom Formula </w:t>
        </w:r>
        <w:r>
          <w:rPr>
            <w:color w:val="E36C0A" w:themeColor="accent6" w:themeShade="BF"/>
            <w:szCs w:val="24"/>
          </w:rPr>
          <w:t xml:space="preserve">–User are </w:t>
        </w:r>
        <w:r w:rsidRPr="00E658D8">
          <w:rPr>
            <w:color w:val="E36C0A" w:themeColor="accent6" w:themeShade="BF"/>
            <w:szCs w:val="24"/>
          </w:rPr>
          <w:t xml:space="preserve">able to add formula to </w:t>
        </w:r>
        <w:r>
          <w:rPr>
            <w:color w:val="E36C0A" w:themeColor="accent6" w:themeShade="BF"/>
            <w:szCs w:val="24"/>
          </w:rPr>
          <w:t>map</w:t>
        </w:r>
        <w:r w:rsidRPr="00E658D8">
          <w:rPr>
            <w:color w:val="E36C0A" w:themeColor="accent6" w:themeShade="BF"/>
            <w:szCs w:val="24"/>
          </w:rPr>
          <w:t xml:space="preserve"> the rates</w:t>
        </w:r>
        <w:r>
          <w:rPr>
            <w:color w:val="E36C0A" w:themeColor="accent6" w:themeShade="BF"/>
            <w:szCs w:val="24"/>
          </w:rPr>
          <w:t xml:space="preserve"> if there is special condition</w:t>
        </w:r>
        <w:r w:rsidRPr="00E658D8">
          <w:rPr>
            <w:color w:val="E36C0A" w:themeColor="accent6" w:themeShade="BF"/>
            <w:szCs w:val="24"/>
          </w:rPr>
          <w:t xml:space="preserve">. </w:t>
        </w:r>
        <w:r>
          <w:rPr>
            <w:color w:val="E36C0A" w:themeColor="accent6" w:themeShade="BF"/>
            <w:szCs w:val="24"/>
          </w:rPr>
          <w:t xml:space="preserve">The </w:t>
        </w:r>
        <w:r w:rsidRPr="00E658D8">
          <w:rPr>
            <w:color w:val="E36C0A" w:themeColor="accent6" w:themeShade="BF"/>
            <w:szCs w:val="24"/>
          </w:rPr>
          <w:t xml:space="preserve">formula </w:t>
        </w:r>
        <w:r>
          <w:rPr>
            <w:color w:val="E36C0A" w:themeColor="accent6" w:themeShade="BF"/>
            <w:szCs w:val="24"/>
          </w:rPr>
          <w:t>screen will pop up when user click on the custom formula column.</w:t>
        </w:r>
      </w:ins>
    </w:p>
    <w:p w14:paraId="53C2011D" w14:textId="77777777" w:rsidR="004222D5" w:rsidRDefault="004222D5" w:rsidP="004222D5">
      <w:pPr>
        <w:pStyle w:val="IFCNormalTextII"/>
        <w:ind w:left="2790" w:firstLine="0"/>
        <w:jc w:val="both"/>
        <w:rPr>
          <w:szCs w:val="24"/>
        </w:rPr>
      </w:pPr>
    </w:p>
    <w:p w14:paraId="54B185C8" w14:textId="77777777" w:rsidR="002C0A94" w:rsidDel="005B14DE" w:rsidRDefault="002C0A94" w:rsidP="004222D5">
      <w:pPr>
        <w:pStyle w:val="IFCNormalTextII"/>
        <w:ind w:left="2790" w:firstLine="0"/>
        <w:jc w:val="both"/>
        <w:rPr>
          <w:del w:id="581" w:author="Foong" w:date="2016-06-27T19:17:00Z"/>
          <w:szCs w:val="24"/>
        </w:rPr>
      </w:pPr>
    </w:p>
    <w:p w14:paraId="3966381A" w14:textId="77777777" w:rsidR="002C0A94" w:rsidDel="005B14DE" w:rsidRDefault="002C0A94" w:rsidP="004222D5">
      <w:pPr>
        <w:pStyle w:val="IFCNormalTextII"/>
        <w:ind w:left="2790" w:firstLine="0"/>
        <w:jc w:val="both"/>
        <w:rPr>
          <w:del w:id="582" w:author="Foong" w:date="2016-06-27T19:17:00Z"/>
          <w:szCs w:val="24"/>
        </w:rPr>
      </w:pPr>
    </w:p>
    <w:p w14:paraId="21830D3F" w14:textId="77777777" w:rsidR="002C0A94" w:rsidDel="005B14DE" w:rsidRDefault="002C0A94" w:rsidP="004222D5">
      <w:pPr>
        <w:pStyle w:val="IFCNormalTextII"/>
        <w:ind w:left="2790" w:firstLine="0"/>
        <w:jc w:val="both"/>
        <w:rPr>
          <w:del w:id="583" w:author="Foong" w:date="2016-06-27T19:17:00Z"/>
          <w:szCs w:val="24"/>
        </w:rPr>
      </w:pPr>
    </w:p>
    <w:p w14:paraId="3B9FEE86" w14:textId="77777777" w:rsidR="002C0A94" w:rsidDel="005B14DE" w:rsidRDefault="002C0A94" w:rsidP="004222D5">
      <w:pPr>
        <w:pStyle w:val="IFCNormalTextII"/>
        <w:ind w:left="2790" w:firstLine="0"/>
        <w:jc w:val="both"/>
        <w:rPr>
          <w:del w:id="584" w:author="Foong" w:date="2016-06-27T19:17:00Z"/>
          <w:szCs w:val="24"/>
        </w:rPr>
      </w:pPr>
    </w:p>
    <w:p w14:paraId="018E4CD8" w14:textId="77777777" w:rsidR="002C0A94" w:rsidDel="005B14DE" w:rsidRDefault="002C0A94" w:rsidP="004222D5">
      <w:pPr>
        <w:pStyle w:val="IFCNormalTextII"/>
        <w:ind w:left="2790" w:firstLine="0"/>
        <w:jc w:val="both"/>
        <w:rPr>
          <w:del w:id="585" w:author="Foong" w:date="2016-06-27T19:17:00Z"/>
          <w:szCs w:val="24"/>
        </w:rPr>
      </w:pPr>
    </w:p>
    <w:p w14:paraId="4B26BCDB" w14:textId="77777777" w:rsidR="002C0A94" w:rsidDel="005B14DE" w:rsidRDefault="002C0A94" w:rsidP="004222D5">
      <w:pPr>
        <w:pStyle w:val="IFCNormalTextII"/>
        <w:ind w:left="2790" w:firstLine="0"/>
        <w:jc w:val="both"/>
        <w:rPr>
          <w:del w:id="586" w:author="Foong" w:date="2016-06-27T19:17:00Z"/>
          <w:szCs w:val="24"/>
        </w:rPr>
      </w:pPr>
    </w:p>
    <w:p w14:paraId="2827F4DA" w14:textId="77777777" w:rsidR="002C0A94" w:rsidDel="005B14DE" w:rsidRDefault="002C0A94" w:rsidP="004222D5">
      <w:pPr>
        <w:pStyle w:val="IFCNormalTextII"/>
        <w:ind w:left="2790" w:firstLine="0"/>
        <w:jc w:val="both"/>
        <w:rPr>
          <w:del w:id="587" w:author="Foong" w:date="2016-06-27T19:17:00Z"/>
          <w:szCs w:val="24"/>
        </w:rPr>
      </w:pPr>
    </w:p>
    <w:p w14:paraId="1FE92597" w14:textId="77777777" w:rsidR="002C0A94" w:rsidDel="005B14DE" w:rsidRDefault="002C0A94" w:rsidP="004222D5">
      <w:pPr>
        <w:pStyle w:val="IFCNormalTextII"/>
        <w:ind w:left="2790" w:firstLine="0"/>
        <w:jc w:val="both"/>
        <w:rPr>
          <w:del w:id="588" w:author="Foong" w:date="2016-06-27T19:17:00Z"/>
          <w:szCs w:val="24"/>
        </w:rPr>
      </w:pPr>
    </w:p>
    <w:p w14:paraId="4E53D5E4" w14:textId="77777777" w:rsidR="002C0A94" w:rsidDel="005B14DE" w:rsidRDefault="002C0A94" w:rsidP="004222D5">
      <w:pPr>
        <w:pStyle w:val="IFCNormalTextII"/>
        <w:ind w:left="2790" w:firstLine="0"/>
        <w:jc w:val="both"/>
        <w:rPr>
          <w:del w:id="589" w:author="Foong" w:date="2016-06-27T19:17:00Z"/>
          <w:szCs w:val="24"/>
        </w:rPr>
      </w:pPr>
    </w:p>
    <w:p w14:paraId="014162F9" w14:textId="77777777" w:rsidR="002C0A94" w:rsidDel="005B14DE" w:rsidRDefault="002C0A94" w:rsidP="004222D5">
      <w:pPr>
        <w:pStyle w:val="IFCNormalTextII"/>
        <w:ind w:left="2790" w:firstLine="0"/>
        <w:jc w:val="both"/>
        <w:rPr>
          <w:del w:id="590" w:author="Foong" w:date="2016-06-27T19:17:00Z"/>
          <w:szCs w:val="24"/>
        </w:rPr>
      </w:pPr>
    </w:p>
    <w:p w14:paraId="447EA773" w14:textId="77777777" w:rsidR="002C0A94" w:rsidDel="005B14DE" w:rsidRDefault="002C0A94" w:rsidP="004222D5">
      <w:pPr>
        <w:pStyle w:val="IFCNormalTextII"/>
        <w:ind w:left="2790" w:firstLine="0"/>
        <w:jc w:val="both"/>
        <w:rPr>
          <w:del w:id="591" w:author="Foong" w:date="2016-06-27T19:17:00Z"/>
          <w:szCs w:val="24"/>
        </w:rPr>
      </w:pPr>
    </w:p>
    <w:p w14:paraId="49EABB13" w14:textId="77777777" w:rsidR="005163F6" w:rsidDel="005B14DE" w:rsidRDefault="005163F6" w:rsidP="004222D5">
      <w:pPr>
        <w:pStyle w:val="IFCNormalTextII"/>
        <w:ind w:left="2790" w:firstLine="0"/>
        <w:jc w:val="both"/>
        <w:rPr>
          <w:del w:id="592" w:author="Foong" w:date="2016-06-27T19:17:00Z"/>
          <w:szCs w:val="24"/>
        </w:rPr>
      </w:pPr>
    </w:p>
    <w:p w14:paraId="4D17941B" w14:textId="77777777" w:rsidR="005163F6" w:rsidDel="005B14DE" w:rsidRDefault="005163F6" w:rsidP="004222D5">
      <w:pPr>
        <w:pStyle w:val="IFCNormalTextII"/>
        <w:ind w:left="2790" w:firstLine="0"/>
        <w:jc w:val="both"/>
        <w:rPr>
          <w:del w:id="593" w:author="Foong" w:date="2016-06-27T19:17:00Z"/>
          <w:szCs w:val="24"/>
        </w:rPr>
      </w:pPr>
    </w:p>
    <w:p w14:paraId="1C999F3C" w14:textId="77777777" w:rsidR="002C0A94" w:rsidDel="005B14DE" w:rsidRDefault="002C0A94" w:rsidP="004222D5">
      <w:pPr>
        <w:pStyle w:val="IFCNormalTextII"/>
        <w:ind w:left="2790" w:firstLine="0"/>
        <w:jc w:val="both"/>
        <w:rPr>
          <w:del w:id="594" w:author="Foong" w:date="2016-06-27T19:17:00Z"/>
          <w:szCs w:val="24"/>
        </w:rPr>
      </w:pPr>
    </w:p>
    <w:p w14:paraId="4C7E88F4" w14:textId="77777777" w:rsidR="002C0A94" w:rsidDel="005B14DE" w:rsidRDefault="002C0A94" w:rsidP="004222D5">
      <w:pPr>
        <w:pStyle w:val="IFCNormalTextII"/>
        <w:ind w:left="2790" w:firstLine="0"/>
        <w:jc w:val="both"/>
        <w:rPr>
          <w:del w:id="595" w:author="Foong" w:date="2016-06-27T19:17:00Z"/>
          <w:szCs w:val="24"/>
        </w:rPr>
      </w:pPr>
    </w:p>
    <w:p w14:paraId="2D58CF69" w14:textId="77777777" w:rsidR="00703424" w:rsidRDefault="00703424" w:rsidP="004222D5">
      <w:pPr>
        <w:pStyle w:val="IFCNormalTextII"/>
        <w:ind w:left="2790" w:firstLine="0"/>
        <w:jc w:val="both"/>
        <w:rPr>
          <w:szCs w:val="24"/>
        </w:rPr>
      </w:pPr>
    </w:p>
    <w:p w14:paraId="4319AFA8" w14:textId="77777777" w:rsidR="004222D5" w:rsidRDefault="004222D5" w:rsidP="004222D5">
      <w:pPr>
        <w:pStyle w:val="IFCHeading11X"/>
        <w:jc w:val="both"/>
        <w:rPr>
          <w:rFonts w:ascii="Arial" w:hAnsi="Arial"/>
        </w:rPr>
      </w:pPr>
      <w:bookmarkStart w:id="596" w:name="_Toc454819691"/>
      <w:r>
        <w:rPr>
          <w:rFonts w:ascii="Arial" w:hAnsi="Arial"/>
        </w:rPr>
        <w:t>Product compilation</w:t>
      </w:r>
      <w:bookmarkEnd w:id="596"/>
    </w:p>
    <w:p w14:paraId="4B74A8EE" w14:textId="77777777" w:rsidR="00292A2A" w:rsidRDefault="004222D5" w:rsidP="002C0A94">
      <w:pPr>
        <w:pStyle w:val="IFCNormalTextII"/>
        <w:ind w:left="1170" w:firstLine="720"/>
        <w:jc w:val="both"/>
        <w:rPr>
          <w:szCs w:val="24"/>
        </w:rPr>
      </w:pPr>
      <w:r>
        <w:rPr>
          <w:szCs w:val="24"/>
        </w:rPr>
        <w:t xml:space="preserve">This section is to compile </w:t>
      </w:r>
      <w:r w:rsidR="00292A2A">
        <w:rPr>
          <w:szCs w:val="24"/>
        </w:rPr>
        <w:t>t</w:t>
      </w:r>
      <w:r>
        <w:rPr>
          <w:szCs w:val="24"/>
        </w:rPr>
        <w:t>he product setting into a single file and the</w:t>
      </w:r>
    </w:p>
    <w:p w14:paraId="558197B0" w14:textId="77777777" w:rsidR="005163F6" w:rsidRDefault="00292A2A" w:rsidP="00292A2A">
      <w:pPr>
        <w:pStyle w:val="IFCNormalTextII"/>
        <w:ind w:left="1170" w:firstLine="720"/>
        <w:jc w:val="both"/>
        <w:rPr>
          <w:szCs w:val="24"/>
        </w:rPr>
      </w:pPr>
      <w:r>
        <w:rPr>
          <w:szCs w:val="24"/>
        </w:rPr>
        <w:t>file will</w:t>
      </w:r>
      <w:r w:rsidR="004222D5">
        <w:rPr>
          <w:szCs w:val="24"/>
        </w:rPr>
        <w:t xml:space="preserve"> be compile with BLESS</w:t>
      </w:r>
      <w:r>
        <w:rPr>
          <w:szCs w:val="24"/>
        </w:rPr>
        <w:t xml:space="preserve"> application and release for agent to </w:t>
      </w:r>
    </w:p>
    <w:p w14:paraId="67A523FC" w14:textId="77777777" w:rsidR="004222D5" w:rsidRDefault="00292A2A" w:rsidP="00292A2A">
      <w:pPr>
        <w:pStyle w:val="IFCNormalTextII"/>
        <w:ind w:left="1170" w:firstLine="720"/>
        <w:jc w:val="both"/>
        <w:rPr>
          <w:szCs w:val="24"/>
        </w:rPr>
      </w:pPr>
      <w:r>
        <w:rPr>
          <w:szCs w:val="24"/>
        </w:rPr>
        <w:t>use</w:t>
      </w:r>
      <w:r w:rsidR="004222D5">
        <w:rPr>
          <w:szCs w:val="24"/>
        </w:rPr>
        <w:t xml:space="preserve">. </w:t>
      </w:r>
    </w:p>
    <w:p w14:paraId="45626DB6" w14:textId="77777777" w:rsidR="002C0A94" w:rsidRDefault="002C0A94" w:rsidP="002C0A94">
      <w:pPr>
        <w:pStyle w:val="IFCNormalTextII"/>
        <w:ind w:left="1170" w:firstLine="720"/>
        <w:jc w:val="both"/>
        <w:rPr>
          <w:szCs w:val="24"/>
        </w:rPr>
      </w:pPr>
    </w:p>
    <w:p w14:paraId="6C17BFEC" w14:textId="77777777" w:rsidR="002C0A94" w:rsidRDefault="002C0A94" w:rsidP="002C0A94">
      <w:pPr>
        <w:pStyle w:val="IFCNormalTextII"/>
        <w:ind w:left="1170" w:firstLine="720"/>
        <w:jc w:val="both"/>
        <w:rPr>
          <w:sz w:val="24"/>
          <w:szCs w:val="24"/>
        </w:rPr>
      </w:pPr>
      <w:r w:rsidRPr="002C0A94">
        <w:rPr>
          <w:noProof/>
          <w:szCs w:val="24"/>
          <w:lang w:eastAsia="en-US"/>
        </w:rPr>
        <w:lastRenderedPageBreak/>
        <w:drawing>
          <wp:inline distT="0" distB="0" distL="0" distR="0" wp14:anchorId="04F24147" wp14:editId="5CBF014E">
            <wp:extent cx="4895850" cy="422910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srcRect/>
                    <a:stretch>
                      <a:fillRect/>
                    </a:stretch>
                  </pic:blipFill>
                  <pic:spPr bwMode="auto">
                    <a:xfrm>
                      <a:off x="0" y="0"/>
                      <a:ext cx="4895850" cy="4229100"/>
                    </a:xfrm>
                    <a:prstGeom prst="rect">
                      <a:avLst/>
                    </a:prstGeom>
                    <a:noFill/>
                    <a:ln w="9525">
                      <a:noFill/>
                      <a:miter lim="800000"/>
                      <a:headEnd/>
                      <a:tailEnd/>
                    </a:ln>
                  </pic:spPr>
                </pic:pic>
              </a:graphicData>
            </a:graphic>
          </wp:inline>
        </w:drawing>
      </w:r>
    </w:p>
    <w:p w14:paraId="662AB4A5" w14:textId="77777777" w:rsidR="002C0A94" w:rsidRPr="00F76ECF" w:rsidRDefault="002C0A94" w:rsidP="002C0A94">
      <w:pPr>
        <w:pStyle w:val="IFCNormalTextII"/>
        <w:ind w:left="1879" w:firstLine="131"/>
        <w:jc w:val="both"/>
        <w:rPr>
          <w:szCs w:val="24"/>
          <w:u w:val="single"/>
        </w:rPr>
      </w:pPr>
      <w:r w:rsidRPr="00F76ECF">
        <w:rPr>
          <w:szCs w:val="24"/>
          <w:u w:val="single"/>
        </w:rPr>
        <w:t>Features available</w:t>
      </w:r>
    </w:p>
    <w:p w14:paraId="0F611E26" w14:textId="77777777" w:rsidR="002C0A94" w:rsidRDefault="002C0A94" w:rsidP="002C0A94">
      <w:pPr>
        <w:pStyle w:val="IFCNormalTextII"/>
        <w:numPr>
          <w:ilvl w:val="0"/>
          <w:numId w:val="4"/>
        </w:numPr>
        <w:ind w:left="2520"/>
        <w:jc w:val="both"/>
        <w:rPr>
          <w:szCs w:val="24"/>
        </w:rPr>
      </w:pPr>
      <w:r>
        <w:rPr>
          <w:szCs w:val="24"/>
        </w:rPr>
        <w:t>Able to store the history release notes for each version</w:t>
      </w:r>
    </w:p>
    <w:p w14:paraId="1BCE431E" w14:textId="77777777" w:rsidR="002C0A94" w:rsidRPr="00F76ECF" w:rsidRDefault="002C0A94" w:rsidP="002C0A94">
      <w:pPr>
        <w:pStyle w:val="IFCNormalTextII"/>
        <w:numPr>
          <w:ilvl w:val="0"/>
          <w:numId w:val="4"/>
        </w:numPr>
        <w:ind w:left="2520"/>
        <w:jc w:val="both"/>
        <w:rPr>
          <w:szCs w:val="24"/>
        </w:rPr>
      </w:pPr>
      <w:r>
        <w:rPr>
          <w:szCs w:val="24"/>
        </w:rPr>
        <w:t xml:space="preserve">Release Number, Release Date and Release </w:t>
      </w:r>
      <w:r w:rsidR="002A25B4">
        <w:rPr>
          <w:szCs w:val="24"/>
        </w:rPr>
        <w:t xml:space="preserve">notes </w:t>
      </w:r>
      <w:r>
        <w:rPr>
          <w:szCs w:val="24"/>
        </w:rPr>
        <w:t xml:space="preserve">can be view </w:t>
      </w:r>
      <w:r w:rsidR="002A25B4">
        <w:rPr>
          <w:szCs w:val="24"/>
        </w:rPr>
        <w:t xml:space="preserve">by agent </w:t>
      </w:r>
      <w:r>
        <w:rPr>
          <w:szCs w:val="24"/>
        </w:rPr>
        <w:t xml:space="preserve">in BLESS </w:t>
      </w:r>
    </w:p>
    <w:p w14:paraId="52F188EC" w14:textId="77777777" w:rsidR="002C0A94" w:rsidRPr="00F76ECF" w:rsidRDefault="002C0A94" w:rsidP="002C0A94">
      <w:pPr>
        <w:pStyle w:val="IFCNormalTextII"/>
        <w:ind w:left="2160" w:firstLine="0"/>
        <w:jc w:val="both"/>
        <w:rPr>
          <w:szCs w:val="24"/>
        </w:rPr>
      </w:pPr>
    </w:p>
    <w:p w14:paraId="171EBA53" w14:textId="77777777" w:rsidR="002C0A94" w:rsidRPr="00F76ECF" w:rsidRDefault="002C0A94" w:rsidP="002C0A94">
      <w:pPr>
        <w:pStyle w:val="IFCNormalTextII"/>
        <w:ind w:left="2160" w:firstLine="0"/>
        <w:jc w:val="both"/>
        <w:rPr>
          <w:szCs w:val="24"/>
          <w:u w:val="single"/>
        </w:rPr>
      </w:pPr>
      <w:r w:rsidRPr="00F76ECF">
        <w:rPr>
          <w:szCs w:val="24"/>
          <w:u w:val="single"/>
        </w:rPr>
        <w:t>Validation</w:t>
      </w:r>
    </w:p>
    <w:p w14:paraId="10DECDE8" w14:textId="77777777" w:rsidR="002C0A94" w:rsidRPr="00F76ECF" w:rsidRDefault="002C0A94" w:rsidP="002C0A94">
      <w:pPr>
        <w:pStyle w:val="IFCNormalTextII"/>
        <w:numPr>
          <w:ilvl w:val="0"/>
          <w:numId w:val="4"/>
        </w:numPr>
        <w:ind w:left="2520"/>
        <w:jc w:val="both"/>
        <w:rPr>
          <w:szCs w:val="24"/>
        </w:rPr>
      </w:pPr>
      <w:r>
        <w:rPr>
          <w:szCs w:val="24"/>
        </w:rPr>
        <w:t xml:space="preserve">Release number must </w:t>
      </w:r>
      <w:r w:rsidRPr="00F76ECF">
        <w:rPr>
          <w:szCs w:val="24"/>
        </w:rPr>
        <w:t>be unique</w:t>
      </w:r>
    </w:p>
    <w:p w14:paraId="4E8E0942" w14:textId="77777777" w:rsidR="002C0A94" w:rsidRPr="00F76ECF" w:rsidRDefault="002C0A94" w:rsidP="002C0A94">
      <w:pPr>
        <w:pStyle w:val="IFCNormalTextII"/>
        <w:numPr>
          <w:ilvl w:val="0"/>
          <w:numId w:val="4"/>
        </w:numPr>
        <w:ind w:left="2520"/>
        <w:jc w:val="both"/>
        <w:rPr>
          <w:szCs w:val="24"/>
        </w:rPr>
      </w:pPr>
      <w:r w:rsidRPr="00F76ECF">
        <w:rPr>
          <w:szCs w:val="24"/>
        </w:rPr>
        <w:t>All fields are mandatory</w:t>
      </w:r>
      <w:r w:rsidRPr="00F76ECF">
        <w:rPr>
          <w:szCs w:val="24"/>
        </w:rPr>
        <w:tab/>
      </w:r>
    </w:p>
    <w:p w14:paraId="3A0609DC" w14:textId="77777777" w:rsidR="0098055C" w:rsidRDefault="0098055C" w:rsidP="008F204B">
      <w:pPr>
        <w:spacing w:line="360" w:lineRule="auto"/>
        <w:ind w:left="1440" w:firstLine="720"/>
        <w:jc w:val="both"/>
        <w:rPr>
          <w:ins w:id="597" w:author="Foong" w:date="2016-06-27T19:37:00Z"/>
          <w:rFonts w:ascii="Arial" w:hAnsi="Arial" w:cs="Arial"/>
        </w:rPr>
      </w:pPr>
    </w:p>
    <w:p w14:paraId="14B51172" w14:textId="77777777" w:rsidR="00B6656B" w:rsidRDefault="00B6656B" w:rsidP="008F204B">
      <w:pPr>
        <w:spacing w:line="360" w:lineRule="auto"/>
        <w:ind w:left="1440" w:firstLine="720"/>
        <w:jc w:val="both"/>
        <w:rPr>
          <w:ins w:id="598" w:author="Foong" w:date="2016-06-27T19:37:00Z"/>
          <w:rFonts w:ascii="Arial" w:hAnsi="Arial" w:cs="Arial"/>
        </w:rPr>
      </w:pPr>
    </w:p>
    <w:p w14:paraId="016AF1B3" w14:textId="77777777" w:rsidR="00B6656B" w:rsidRDefault="00B6656B" w:rsidP="008F204B">
      <w:pPr>
        <w:spacing w:line="360" w:lineRule="auto"/>
        <w:ind w:left="1440" w:firstLine="720"/>
        <w:jc w:val="both"/>
        <w:rPr>
          <w:ins w:id="599" w:author="Foong" w:date="2016-06-27T19:37:00Z"/>
          <w:rFonts w:ascii="Arial" w:hAnsi="Arial" w:cs="Arial"/>
        </w:rPr>
      </w:pPr>
    </w:p>
    <w:p w14:paraId="7EC704BD" w14:textId="77777777" w:rsidR="00B6656B" w:rsidRDefault="00B6656B" w:rsidP="008F204B">
      <w:pPr>
        <w:spacing w:line="360" w:lineRule="auto"/>
        <w:ind w:left="1440" w:firstLine="720"/>
        <w:jc w:val="both"/>
        <w:rPr>
          <w:ins w:id="600" w:author="Foong" w:date="2016-06-27T19:37:00Z"/>
          <w:rFonts w:ascii="Arial" w:hAnsi="Arial" w:cs="Arial"/>
        </w:rPr>
      </w:pPr>
    </w:p>
    <w:p w14:paraId="340DC704" w14:textId="77777777" w:rsidR="00B6656B" w:rsidRDefault="00B6656B" w:rsidP="008F204B">
      <w:pPr>
        <w:spacing w:line="360" w:lineRule="auto"/>
        <w:ind w:left="1440" w:firstLine="720"/>
        <w:jc w:val="both"/>
        <w:rPr>
          <w:ins w:id="601" w:author="Foong" w:date="2016-06-27T19:37:00Z"/>
          <w:rFonts w:ascii="Arial" w:hAnsi="Arial" w:cs="Arial"/>
        </w:rPr>
      </w:pPr>
    </w:p>
    <w:p w14:paraId="0F98A951" w14:textId="77777777" w:rsidR="00B6656B" w:rsidRDefault="00B6656B" w:rsidP="008F204B">
      <w:pPr>
        <w:spacing w:line="360" w:lineRule="auto"/>
        <w:ind w:left="1440" w:firstLine="720"/>
        <w:jc w:val="both"/>
        <w:rPr>
          <w:ins w:id="602" w:author="Foong" w:date="2016-06-27T19:37:00Z"/>
          <w:rFonts w:ascii="Arial" w:hAnsi="Arial" w:cs="Arial"/>
        </w:rPr>
      </w:pPr>
    </w:p>
    <w:p w14:paraId="6EA43920" w14:textId="77777777" w:rsidR="00B6656B" w:rsidRDefault="00B6656B" w:rsidP="008F204B">
      <w:pPr>
        <w:spacing w:line="360" w:lineRule="auto"/>
        <w:ind w:left="1440" w:firstLine="720"/>
        <w:jc w:val="both"/>
        <w:rPr>
          <w:ins w:id="603" w:author="Foong" w:date="2016-06-27T19:37:00Z"/>
          <w:rFonts w:ascii="Arial" w:hAnsi="Arial" w:cs="Arial"/>
        </w:rPr>
      </w:pPr>
    </w:p>
    <w:p w14:paraId="2D308360" w14:textId="77777777" w:rsidR="00B6656B" w:rsidRDefault="00B6656B" w:rsidP="008F204B">
      <w:pPr>
        <w:spacing w:line="360" w:lineRule="auto"/>
        <w:ind w:left="1440" w:firstLine="720"/>
        <w:jc w:val="both"/>
        <w:rPr>
          <w:ins w:id="604" w:author="Foong" w:date="2016-06-27T19:18:00Z"/>
          <w:rFonts w:ascii="Arial" w:hAnsi="Arial" w:cs="Arial"/>
        </w:rPr>
      </w:pPr>
    </w:p>
    <w:p w14:paraId="392CD25E" w14:textId="77777777" w:rsidR="005B14DE" w:rsidRDefault="005B14DE" w:rsidP="005B14DE">
      <w:pPr>
        <w:pStyle w:val="IFCHeading11X"/>
        <w:jc w:val="both"/>
        <w:rPr>
          <w:ins w:id="605" w:author="Foong" w:date="2016-06-27T19:18:00Z"/>
          <w:rFonts w:ascii="Arial" w:hAnsi="Arial"/>
        </w:rPr>
      </w:pPr>
      <w:bookmarkStart w:id="606" w:name="_Toc454726019"/>
      <w:bookmarkStart w:id="607" w:name="_Toc454819692"/>
      <w:ins w:id="608" w:author="Foong" w:date="2016-06-27T19:18:00Z">
        <w:r>
          <w:rPr>
            <w:rFonts w:ascii="Arial" w:hAnsi="Arial"/>
          </w:rPr>
          <w:lastRenderedPageBreak/>
          <w:t>Appendix</w:t>
        </w:r>
        <w:bookmarkEnd w:id="606"/>
        <w:bookmarkEnd w:id="607"/>
      </w:ins>
    </w:p>
    <w:p w14:paraId="078F277C" w14:textId="77777777" w:rsidR="005B14DE" w:rsidRDefault="005B14DE" w:rsidP="005B14DE">
      <w:pPr>
        <w:spacing w:line="360" w:lineRule="auto"/>
        <w:ind w:left="1440" w:firstLine="720"/>
        <w:jc w:val="both"/>
        <w:rPr>
          <w:ins w:id="609" w:author="Foong" w:date="2016-06-27T19:18:00Z"/>
        </w:rPr>
      </w:pPr>
      <w:ins w:id="610" w:author="Foong" w:date="2016-06-27T19:18:00Z">
        <w:r>
          <w:t xml:space="preserve">Below are the sample of predefined variable that will build in the </w:t>
        </w:r>
      </w:ins>
    </w:p>
    <w:p w14:paraId="19EA7087" w14:textId="77777777" w:rsidR="005B14DE" w:rsidRDefault="005B14DE" w:rsidP="005B14DE">
      <w:pPr>
        <w:spacing w:line="360" w:lineRule="auto"/>
        <w:ind w:left="1440" w:firstLine="720"/>
        <w:jc w:val="both"/>
        <w:rPr>
          <w:ins w:id="611" w:author="Foong" w:date="2016-06-27T19:18:00Z"/>
        </w:rPr>
      </w:pPr>
      <w:ins w:id="612" w:author="Foong" w:date="2016-06-27T19:18:00Z">
        <w:r>
          <w:t>system. The predefined variable can be seen in the Formula screen</w:t>
        </w:r>
      </w:ins>
    </w:p>
    <w:p w14:paraId="51EBB286" w14:textId="77777777" w:rsidR="005B14DE" w:rsidRDefault="005B14DE" w:rsidP="005B14DE">
      <w:pPr>
        <w:spacing w:line="360" w:lineRule="auto"/>
        <w:ind w:left="1440" w:firstLine="720"/>
        <w:jc w:val="both"/>
        <w:rPr>
          <w:ins w:id="613" w:author="Foong" w:date="2016-06-27T19:37:00Z"/>
        </w:rPr>
      </w:pPr>
    </w:p>
    <w:p w14:paraId="5A2CA375" w14:textId="77777777" w:rsidR="00B6656B" w:rsidRDefault="00B6656B" w:rsidP="005B14DE">
      <w:pPr>
        <w:spacing w:line="360" w:lineRule="auto"/>
        <w:ind w:left="1440" w:firstLine="720"/>
        <w:jc w:val="both"/>
        <w:rPr>
          <w:ins w:id="614" w:author="Foong" w:date="2016-06-27T19:18:00Z"/>
        </w:rPr>
      </w:pPr>
    </w:p>
    <w:tbl>
      <w:tblPr>
        <w:tblW w:w="9918" w:type="dxa"/>
        <w:tblLook w:val="04A0" w:firstRow="1" w:lastRow="0" w:firstColumn="1" w:lastColumn="0" w:noHBand="0" w:noVBand="1"/>
        <w:tblPrChange w:id="615" w:author="Foong" w:date="2016-06-27T19:37:00Z">
          <w:tblPr>
            <w:tblW w:w="10060" w:type="dxa"/>
            <w:tblLook w:val="04A0" w:firstRow="1" w:lastRow="0" w:firstColumn="1" w:lastColumn="0" w:noHBand="0" w:noVBand="1"/>
          </w:tblPr>
        </w:tblPrChange>
      </w:tblPr>
      <w:tblGrid>
        <w:gridCol w:w="1780"/>
        <w:gridCol w:w="1860"/>
        <w:gridCol w:w="2140"/>
        <w:gridCol w:w="4138"/>
        <w:tblGridChange w:id="616">
          <w:tblGrid>
            <w:gridCol w:w="1780"/>
            <w:gridCol w:w="1860"/>
            <w:gridCol w:w="2140"/>
            <w:gridCol w:w="4280"/>
          </w:tblGrid>
        </w:tblGridChange>
      </w:tblGrid>
      <w:tr w:rsidR="005B14DE" w:rsidRPr="00000C22" w14:paraId="40A5665D" w14:textId="77777777" w:rsidTr="00B6656B">
        <w:trPr>
          <w:trHeight w:val="300"/>
          <w:ins w:id="617" w:author="Foong" w:date="2016-06-27T19:18:00Z"/>
          <w:trPrChange w:id="618" w:author="Foong" w:date="2016-06-27T19:37:00Z">
            <w:trPr>
              <w:trHeight w:val="300"/>
            </w:trPr>
          </w:trPrChange>
        </w:trPr>
        <w:tc>
          <w:tcPr>
            <w:tcW w:w="1780" w:type="dxa"/>
            <w:tcBorders>
              <w:top w:val="single" w:sz="4" w:space="0" w:color="auto"/>
              <w:left w:val="single" w:sz="4" w:space="0" w:color="auto"/>
              <w:bottom w:val="single" w:sz="4" w:space="0" w:color="auto"/>
              <w:right w:val="single" w:sz="4" w:space="0" w:color="auto"/>
            </w:tcBorders>
            <w:shd w:val="clear" w:color="000000" w:fill="FABF8F"/>
            <w:noWrap/>
            <w:vAlign w:val="bottom"/>
            <w:hideMark/>
            <w:tcPrChange w:id="619" w:author="Foong" w:date="2016-06-27T19:37:00Z">
              <w:tcPr>
                <w:tcW w:w="1780" w:type="dxa"/>
                <w:tcBorders>
                  <w:top w:val="single" w:sz="4" w:space="0" w:color="auto"/>
                  <w:left w:val="single" w:sz="4" w:space="0" w:color="auto"/>
                  <w:bottom w:val="single" w:sz="4" w:space="0" w:color="auto"/>
                  <w:right w:val="single" w:sz="4" w:space="0" w:color="auto"/>
                </w:tcBorders>
                <w:shd w:val="clear" w:color="000000" w:fill="FABF8F"/>
                <w:noWrap/>
                <w:vAlign w:val="bottom"/>
                <w:hideMark/>
              </w:tcPr>
            </w:tcPrChange>
          </w:tcPr>
          <w:p w14:paraId="7D87A51A" w14:textId="77777777" w:rsidR="005B14DE" w:rsidRPr="00000C22" w:rsidRDefault="005B14DE" w:rsidP="00097960">
            <w:pPr>
              <w:widowControl/>
              <w:rPr>
                <w:ins w:id="620" w:author="Foong" w:date="2016-06-27T19:18:00Z"/>
                <w:rFonts w:ascii="Calibri" w:eastAsia="Times New Roman" w:hAnsi="Calibri"/>
                <w:color w:val="000000"/>
                <w:kern w:val="0"/>
                <w:sz w:val="22"/>
                <w:szCs w:val="22"/>
                <w:lang w:val="en-MY" w:eastAsia="en-MY"/>
              </w:rPr>
            </w:pPr>
            <w:ins w:id="621" w:author="Foong" w:date="2016-06-27T19:18:00Z">
              <w:r w:rsidRPr="00000C22">
                <w:rPr>
                  <w:rFonts w:ascii="Calibri" w:eastAsia="Times New Roman" w:hAnsi="Calibri"/>
                  <w:color w:val="000000"/>
                  <w:kern w:val="0"/>
                  <w:sz w:val="22"/>
                  <w:szCs w:val="22"/>
                  <w:lang w:val="en-MY" w:eastAsia="en-MY"/>
                </w:rPr>
                <w:t>Category</w:t>
              </w:r>
            </w:ins>
          </w:p>
        </w:tc>
        <w:tc>
          <w:tcPr>
            <w:tcW w:w="1860" w:type="dxa"/>
            <w:tcBorders>
              <w:top w:val="single" w:sz="4" w:space="0" w:color="auto"/>
              <w:left w:val="nil"/>
              <w:bottom w:val="single" w:sz="4" w:space="0" w:color="auto"/>
              <w:right w:val="single" w:sz="4" w:space="0" w:color="auto"/>
            </w:tcBorders>
            <w:shd w:val="clear" w:color="000000" w:fill="FABF8F"/>
            <w:noWrap/>
            <w:vAlign w:val="bottom"/>
            <w:hideMark/>
            <w:tcPrChange w:id="622" w:author="Foong" w:date="2016-06-27T19:37:00Z">
              <w:tcPr>
                <w:tcW w:w="1860" w:type="dxa"/>
                <w:tcBorders>
                  <w:top w:val="single" w:sz="4" w:space="0" w:color="auto"/>
                  <w:left w:val="nil"/>
                  <w:bottom w:val="single" w:sz="4" w:space="0" w:color="auto"/>
                  <w:right w:val="single" w:sz="4" w:space="0" w:color="auto"/>
                </w:tcBorders>
                <w:shd w:val="clear" w:color="000000" w:fill="FABF8F"/>
                <w:noWrap/>
                <w:vAlign w:val="bottom"/>
                <w:hideMark/>
              </w:tcPr>
            </w:tcPrChange>
          </w:tcPr>
          <w:p w14:paraId="57D5E256" w14:textId="77777777" w:rsidR="005B14DE" w:rsidRPr="00000C22" w:rsidRDefault="005B14DE" w:rsidP="00097960">
            <w:pPr>
              <w:widowControl/>
              <w:rPr>
                <w:ins w:id="623" w:author="Foong" w:date="2016-06-27T19:18:00Z"/>
                <w:rFonts w:ascii="Calibri" w:eastAsia="Times New Roman" w:hAnsi="Calibri"/>
                <w:color w:val="000000"/>
                <w:kern w:val="0"/>
                <w:sz w:val="22"/>
                <w:szCs w:val="22"/>
                <w:lang w:val="en-MY" w:eastAsia="en-MY"/>
              </w:rPr>
            </w:pPr>
            <w:ins w:id="624" w:author="Foong" w:date="2016-06-27T19:18:00Z">
              <w:r w:rsidRPr="00000C22">
                <w:rPr>
                  <w:rFonts w:ascii="Calibri" w:eastAsia="Times New Roman" w:hAnsi="Calibri"/>
                  <w:color w:val="000000"/>
                  <w:kern w:val="0"/>
                  <w:sz w:val="22"/>
                  <w:szCs w:val="22"/>
                  <w:lang w:val="en-MY" w:eastAsia="en-MY"/>
                </w:rPr>
                <w:t>1st Level Dropdown</w:t>
              </w:r>
            </w:ins>
          </w:p>
        </w:tc>
        <w:tc>
          <w:tcPr>
            <w:tcW w:w="2140" w:type="dxa"/>
            <w:tcBorders>
              <w:top w:val="single" w:sz="4" w:space="0" w:color="auto"/>
              <w:left w:val="nil"/>
              <w:bottom w:val="single" w:sz="4" w:space="0" w:color="auto"/>
              <w:right w:val="single" w:sz="4" w:space="0" w:color="auto"/>
            </w:tcBorders>
            <w:shd w:val="clear" w:color="000000" w:fill="FABF8F"/>
            <w:noWrap/>
            <w:vAlign w:val="bottom"/>
            <w:hideMark/>
            <w:tcPrChange w:id="625" w:author="Foong" w:date="2016-06-27T19:37:00Z">
              <w:tcPr>
                <w:tcW w:w="2140" w:type="dxa"/>
                <w:tcBorders>
                  <w:top w:val="single" w:sz="4" w:space="0" w:color="auto"/>
                  <w:left w:val="nil"/>
                  <w:bottom w:val="single" w:sz="4" w:space="0" w:color="auto"/>
                  <w:right w:val="single" w:sz="4" w:space="0" w:color="auto"/>
                </w:tcBorders>
                <w:shd w:val="clear" w:color="000000" w:fill="FABF8F"/>
                <w:noWrap/>
                <w:vAlign w:val="bottom"/>
                <w:hideMark/>
              </w:tcPr>
            </w:tcPrChange>
          </w:tcPr>
          <w:p w14:paraId="4358DBE0" w14:textId="77777777" w:rsidR="005B14DE" w:rsidRPr="00000C22" w:rsidRDefault="005B14DE" w:rsidP="00097960">
            <w:pPr>
              <w:widowControl/>
              <w:rPr>
                <w:ins w:id="626" w:author="Foong" w:date="2016-06-27T19:18:00Z"/>
                <w:rFonts w:ascii="Calibri" w:eastAsia="Times New Roman" w:hAnsi="Calibri"/>
                <w:color w:val="000000"/>
                <w:kern w:val="0"/>
                <w:sz w:val="22"/>
                <w:szCs w:val="22"/>
                <w:lang w:val="en-MY" w:eastAsia="en-MY"/>
              </w:rPr>
            </w:pPr>
            <w:ins w:id="627" w:author="Foong" w:date="2016-06-27T19:18:00Z">
              <w:r w:rsidRPr="00000C22">
                <w:rPr>
                  <w:rFonts w:ascii="Calibri" w:eastAsia="Times New Roman" w:hAnsi="Calibri"/>
                  <w:color w:val="000000"/>
                  <w:kern w:val="0"/>
                  <w:sz w:val="22"/>
                  <w:szCs w:val="22"/>
                  <w:lang w:val="en-MY" w:eastAsia="en-MY"/>
                </w:rPr>
                <w:t>2n Level Dropdown</w:t>
              </w:r>
            </w:ins>
          </w:p>
        </w:tc>
        <w:tc>
          <w:tcPr>
            <w:tcW w:w="4138" w:type="dxa"/>
            <w:tcBorders>
              <w:top w:val="single" w:sz="4" w:space="0" w:color="auto"/>
              <w:left w:val="nil"/>
              <w:bottom w:val="nil"/>
              <w:right w:val="single" w:sz="4" w:space="0" w:color="auto"/>
            </w:tcBorders>
            <w:shd w:val="clear" w:color="000000" w:fill="FABF8F"/>
            <w:vAlign w:val="bottom"/>
            <w:hideMark/>
            <w:tcPrChange w:id="628" w:author="Foong" w:date="2016-06-27T19:37:00Z">
              <w:tcPr>
                <w:tcW w:w="4280" w:type="dxa"/>
                <w:tcBorders>
                  <w:top w:val="single" w:sz="4" w:space="0" w:color="auto"/>
                  <w:left w:val="nil"/>
                  <w:bottom w:val="nil"/>
                  <w:right w:val="single" w:sz="4" w:space="0" w:color="auto"/>
                </w:tcBorders>
                <w:shd w:val="clear" w:color="000000" w:fill="FABF8F"/>
                <w:vAlign w:val="bottom"/>
                <w:hideMark/>
              </w:tcPr>
            </w:tcPrChange>
          </w:tcPr>
          <w:p w14:paraId="42F80A06" w14:textId="77777777" w:rsidR="005B14DE" w:rsidRPr="00000C22" w:rsidRDefault="005B14DE" w:rsidP="00097960">
            <w:pPr>
              <w:widowControl/>
              <w:rPr>
                <w:ins w:id="629" w:author="Foong" w:date="2016-06-27T19:18:00Z"/>
                <w:rFonts w:ascii="Calibri" w:eastAsia="Times New Roman" w:hAnsi="Calibri"/>
                <w:color w:val="000000"/>
                <w:kern w:val="0"/>
                <w:sz w:val="22"/>
                <w:szCs w:val="22"/>
                <w:lang w:val="en-MY" w:eastAsia="en-MY"/>
              </w:rPr>
            </w:pPr>
            <w:ins w:id="630" w:author="Foong" w:date="2016-06-27T19:18:00Z">
              <w:r w:rsidRPr="00000C22">
                <w:rPr>
                  <w:rFonts w:ascii="Calibri" w:eastAsia="Times New Roman" w:hAnsi="Calibri"/>
                  <w:color w:val="000000"/>
                  <w:kern w:val="0"/>
                  <w:sz w:val="22"/>
                  <w:szCs w:val="22"/>
                  <w:lang w:val="en-MY" w:eastAsia="en-MY"/>
                </w:rPr>
                <w:t>Remark/ Sample</w:t>
              </w:r>
            </w:ins>
          </w:p>
        </w:tc>
      </w:tr>
      <w:tr w:rsidR="005B14DE" w:rsidRPr="00000C22" w14:paraId="76048834" w14:textId="77777777" w:rsidTr="00B6656B">
        <w:trPr>
          <w:trHeight w:val="300"/>
          <w:ins w:id="631" w:author="Foong" w:date="2016-06-27T19:18:00Z"/>
          <w:trPrChange w:id="632" w:author="Foong" w:date="2016-06-27T19:37:00Z">
            <w:trPr>
              <w:trHeight w:val="300"/>
            </w:trPr>
          </w:trPrChange>
        </w:trPr>
        <w:tc>
          <w:tcPr>
            <w:tcW w:w="1780" w:type="dxa"/>
            <w:tcBorders>
              <w:top w:val="nil"/>
              <w:left w:val="single" w:sz="4" w:space="0" w:color="auto"/>
              <w:bottom w:val="single" w:sz="4" w:space="0" w:color="auto"/>
              <w:right w:val="single" w:sz="4" w:space="0" w:color="auto"/>
            </w:tcBorders>
            <w:shd w:val="clear" w:color="000000" w:fill="DDD9C4"/>
            <w:noWrap/>
            <w:vAlign w:val="bottom"/>
            <w:hideMark/>
            <w:tcPrChange w:id="633" w:author="Foong" w:date="2016-06-27T19:37:00Z">
              <w:tcPr>
                <w:tcW w:w="1780" w:type="dxa"/>
                <w:tcBorders>
                  <w:top w:val="nil"/>
                  <w:left w:val="single" w:sz="4" w:space="0" w:color="auto"/>
                  <w:bottom w:val="single" w:sz="4" w:space="0" w:color="auto"/>
                  <w:right w:val="single" w:sz="4" w:space="0" w:color="auto"/>
                </w:tcBorders>
                <w:shd w:val="clear" w:color="000000" w:fill="DDD9C4"/>
                <w:noWrap/>
                <w:vAlign w:val="bottom"/>
                <w:hideMark/>
              </w:tcPr>
            </w:tcPrChange>
          </w:tcPr>
          <w:p w14:paraId="2454E3FD" w14:textId="77777777" w:rsidR="005B14DE" w:rsidRPr="00000C22" w:rsidRDefault="005B14DE" w:rsidP="00097960">
            <w:pPr>
              <w:widowControl/>
              <w:rPr>
                <w:ins w:id="634" w:author="Foong" w:date="2016-06-27T19:18:00Z"/>
                <w:rFonts w:ascii="Calibri" w:eastAsia="Times New Roman" w:hAnsi="Calibri"/>
                <w:color w:val="000000"/>
                <w:kern w:val="0"/>
                <w:sz w:val="22"/>
                <w:szCs w:val="22"/>
                <w:lang w:val="en-MY" w:eastAsia="en-MY"/>
              </w:rPr>
            </w:pPr>
            <w:ins w:id="635" w:author="Foong" w:date="2016-06-27T19:18:00Z">
              <w:r w:rsidRPr="00000C22">
                <w:rPr>
                  <w:rFonts w:ascii="Calibri" w:eastAsia="Times New Roman" w:hAnsi="Calibri"/>
                  <w:color w:val="000000"/>
                  <w:kern w:val="0"/>
                  <w:sz w:val="22"/>
                  <w:szCs w:val="22"/>
                  <w:lang w:val="en-MY" w:eastAsia="en-MY"/>
                </w:rPr>
                <w:t xml:space="preserve">Covered Person </w:t>
              </w:r>
            </w:ins>
          </w:p>
        </w:tc>
        <w:tc>
          <w:tcPr>
            <w:tcW w:w="1860" w:type="dxa"/>
            <w:tcBorders>
              <w:top w:val="nil"/>
              <w:left w:val="nil"/>
              <w:bottom w:val="single" w:sz="4" w:space="0" w:color="auto"/>
              <w:right w:val="single" w:sz="4" w:space="0" w:color="auto"/>
            </w:tcBorders>
            <w:shd w:val="clear" w:color="000000" w:fill="DDD9C4"/>
            <w:noWrap/>
            <w:vAlign w:val="bottom"/>
            <w:hideMark/>
            <w:tcPrChange w:id="636" w:author="Foong" w:date="2016-06-27T19:37:00Z">
              <w:tcPr>
                <w:tcW w:w="1860" w:type="dxa"/>
                <w:tcBorders>
                  <w:top w:val="nil"/>
                  <w:left w:val="nil"/>
                  <w:bottom w:val="single" w:sz="4" w:space="0" w:color="auto"/>
                  <w:right w:val="single" w:sz="4" w:space="0" w:color="auto"/>
                </w:tcBorders>
                <w:shd w:val="clear" w:color="000000" w:fill="DDD9C4"/>
                <w:noWrap/>
                <w:vAlign w:val="bottom"/>
                <w:hideMark/>
              </w:tcPr>
            </w:tcPrChange>
          </w:tcPr>
          <w:p w14:paraId="67BB3175" w14:textId="77777777" w:rsidR="005B14DE" w:rsidRPr="00000C22" w:rsidRDefault="005B14DE" w:rsidP="00097960">
            <w:pPr>
              <w:widowControl/>
              <w:rPr>
                <w:ins w:id="637" w:author="Foong" w:date="2016-06-27T19:18:00Z"/>
                <w:rFonts w:ascii="Calibri" w:eastAsia="Times New Roman" w:hAnsi="Calibri"/>
                <w:color w:val="000000"/>
                <w:kern w:val="0"/>
                <w:sz w:val="22"/>
                <w:szCs w:val="22"/>
                <w:lang w:val="en-MY" w:eastAsia="en-MY"/>
              </w:rPr>
            </w:pPr>
            <w:ins w:id="638" w:author="Foong" w:date="2016-06-27T19:18:00Z">
              <w:r w:rsidRPr="00000C22">
                <w:rPr>
                  <w:rFonts w:ascii="Calibri" w:eastAsia="Times New Roman" w:hAnsi="Calibri"/>
                  <w:color w:val="000000"/>
                  <w:kern w:val="0"/>
                  <w:sz w:val="22"/>
                  <w:szCs w:val="22"/>
                  <w:lang w:val="en-MY" w:eastAsia="en-MY"/>
                </w:rPr>
                <w:t xml:space="preserve"> @EntryAge</w:t>
              </w:r>
            </w:ins>
          </w:p>
        </w:tc>
        <w:tc>
          <w:tcPr>
            <w:tcW w:w="2140" w:type="dxa"/>
            <w:tcBorders>
              <w:top w:val="nil"/>
              <w:left w:val="nil"/>
              <w:bottom w:val="single" w:sz="4" w:space="0" w:color="auto"/>
              <w:right w:val="nil"/>
            </w:tcBorders>
            <w:shd w:val="clear" w:color="000000" w:fill="DDD9C4"/>
            <w:noWrap/>
            <w:vAlign w:val="bottom"/>
            <w:hideMark/>
            <w:tcPrChange w:id="639" w:author="Foong" w:date="2016-06-27T19:37:00Z">
              <w:tcPr>
                <w:tcW w:w="2140" w:type="dxa"/>
                <w:tcBorders>
                  <w:top w:val="nil"/>
                  <w:left w:val="nil"/>
                  <w:bottom w:val="single" w:sz="4" w:space="0" w:color="auto"/>
                  <w:right w:val="nil"/>
                </w:tcBorders>
                <w:shd w:val="clear" w:color="000000" w:fill="DDD9C4"/>
                <w:noWrap/>
                <w:vAlign w:val="bottom"/>
                <w:hideMark/>
              </w:tcPr>
            </w:tcPrChange>
          </w:tcPr>
          <w:p w14:paraId="13653976" w14:textId="77777777" w:rsidR="005B14DE" w:rsidRPr="00000C22" w:rsidRDefault="005B14DE" w:rsidP="00097960">
            <w:pPr>
              <w:widowControl/>
              <w:rPr>
                <w:ins w:id="640" w:author="Foong" w:date="2016-06-27T19:18:00Z"/>
                <w:rFonts w:ascii="Calibri" w:eastAsia="Times New Roman" w:hAnsi="Calibri"/>
                <w:color w:val="000000"/>
                <w:kern w:val="0"/>
                <w:sz w:val="22"/>
                <w:szCs w:val="22"/>
                <w:lang w:val="en-MY" w:eastAsia="en-MY"/>
              </w:rPr>
            </w:pPr>
            <w:ins w:id="641" w:author="Foong" w:date="2016-06-27T19:18:00Z">
              <w:r w:rsidRPr="00000C22">
                <w:rPr>
                  <w:rFonts w:ascii="Calibri" w:eastAsia="Times New Roman" w:hAnsi="Calibri"/>
                  <w:color w:val="000000"/>
                  <w:kern w:val="0"/>
                  <w:sz w:val="22"/>
                  <w:szCs w:val="22"/>
                  <w:lang w:val="en-MY" w:eastAsia="en-MY"/>
                </w:rPr>
                <w:t> </w:t>
              </w:r>
            </w:ins>
          </w:p>
        </w:tc>
        <w:tc>
          <w:tcPr>
            <w:tcW w:w="4138" w:type="dxa"/>
            <w:tcBorders>
              <w:top w:val="single" w:sz="4" w:space="0" w:color="auto"/>
              <w:left w:val="single" w:sz="4" w:space="0" w:color="auto"/>
              <w:bottom w:val="nil"/>
              <w:right w:val="single" w:sz="4" w:space="0" w:color="auto"/>
            </w:tcBorders>
            <w:shd w:val="clear" w:color="000000" w:fill="DDD9C4"/>
            <w:vAlign w:val="bottom"/>
            <w:hideMark/>
            <w:tcPrChange w:id="642" w:author="Foong" w:date="2016-06-27T19:37:00Z">
              <w:tcPr>
                <w:tcW w:w="4280" w:type="dxa"/>
                <w:tcBorders>
                  <w:top w:val="single" w:sz="4" w:space="0" w:color="auto"/>
                  <w:left w:val="single" w:sz="4" w:space="0" w:color="auto"/>
                  <w:bottom w:val="nil"/>
                  <w:right w:val="single" w:sz="4" w:space="0" w:color="auto"/>
                </w:tcBorders>
                <w:shd w:val="clear" w:color="000000" w:fill="DDD9C4"/>
                <w:vAlign w:val="bottom"/>
                <w:hideMark/>
              </w:tcPr>
            </w:tcPrChange>
          </w:tcPr>
          <w:p w14:paraId="2D5A232F" w14:textId="77777777" w:rsidR="005B14DE" w:rsidRPr="00000C22" w:rsidRDefault="005B14DE" w:rsidP="00097960">
            <w:pPr>
              <w:widowControl/>
              <w:rPr>
                <w:ins w:id="643" w:author="Foong" w:date="2016-06-27T19:18:00Z"/>
                <w:rFonts w:ascii="Calibri" w:eastAsia="Times New Roman" w:hAnsi="Calibri"/>
                <w:color w:val="000000"/>
                <w:kern w:val="0"/>
                <w:sz w:val="22"/>
                <w:szCs w:val="22"/>
                <w:lang w:val="en-MY" w:eastAsia="en-MY"/>
              </w:rPr>
            </w:pPr>
            <w:ins w:id="644" w:author="Foong" w:date="2016-06-27T19:18:00Z">
              <w:r w:rsidRPr="00000C22">
                <w:rPr>
                  <w:rFonts w:ascii="Calibri" w:eastAsia="Times New Roman" w:hAnsi="Calibri"/>
                  <w:color w:val="000000"/>
                  <w:kern w:val="0"/>
                  <w:sz w:val="22"/>
                  <w:szCs w:val="22"/>
                  <w:lang w:val="en-MY" w:eastAsia="en-MY"/>
                </w:rPr>
                <w:t> </w:t>
              </w:r>
            </w:ins>
          </w:p>
        </w:tc>
      </w:tr>
      <w:tr w:rsidR="005B14DE" w:rsidRPr="00000C22" w14:paraId="0769CF74" w14:textId="77777777" w:rsidTr="00B6656B">
        <w:trPr>
          <w:trHeight w:val="300"/>
          <w:ins w:id="645" w:author="Foong" w:date="2016-06-27T19:18:00Z"/>
          <w:trPrChange w:id="646" w:author="Foong" w:date="2016-06-27T19:37:00Z">
            <w:trPr>
              <w:trHeight w:val="300"/>
            </w:trPr>
          </w:trPrChange>
        </w:trPr>
        <w:tc>
          <w:tcPr>
            <w:tcW w:w="1780" w:type="dxa"/>
            <w:tcBorders>
              <w:top w:val="nil"/>
              <w:left w:val="single" w:sz="4" w:space="0" w:color="auto"/>
              <w:bottom w:val="single" w:sz="4" w:space="0" w:color="auto"/>
              <w:right w:val="single" w:sz="4" w:space="0" w:color="auto"/>
            </w:tcBorders>
            <w:shd w:val="clear" w:color="000000" w:fill="DDD9C4"/>
            <w:noWrap/>
            <w:vAlign w:val="bottom"/>
            <w:hideMark/>
            <w:tcPrChange w:id="647" w:author="Foong" w:date="2016-06-27T19:37:00Z">
              <w:tcPr>
                <w:tcW w:w="1780" w:type="dxa"/>
                <w:tcBorders>
                  <w:top w:val="nil"/>
                  <w:left w:val="single" w:sz="4" w:space="0" w:color="auto"/>
                  <w:bottom w:val="single" w:sz="4" w:space="0" w:color="auto"/>
                  <w:right w:val="single" w:sz="4" w:space="0" w:color="auto"/>
                </w:tcBorders>
                <w:shd w:val="clear" w:color="000000" w:fill="DDD9C4"/>
                <w:noWrap/>
                <w:vAlign w:val="bottom"/>
                <w:hideMark/>
              </w:tcPr>
            </w:tcPrChange>
          </w:tcPr>
          <w:p w14:paraId="26EA33B2" w14:textId="77777777" w:rsidR="005B14DE" w:rsidRPr="00000C22" w:rsidRDefault="005B14DE" w:rsidP="00097960">
            <w:pPr>
              <w:widowControl/>
              <w:rPr>
                <w:ins w:id="648" w:author="Foong" w:date="2016-06-27T19:18:00Z"/>
                <w:rFonts w:ascii="Calibri" w:eastAsia="Times New Roman" w:hAnsi="Calibri"/>
                <w:color w:val="000000"/>
                <w:kern w:val="0"/>
                <w:sz w:val="22"/>
                <w:szCs w:val="22"/>
                <w:lang w:val="en-MY" w:eastAsia="en-MY"/>
              </w:rPr>
            </w:pPr>
            <w:ins w:id="649" w:author="Foong" w:date="2016-06-27T19:18:00Z">
              <w:r w:rsidRPr="00000C22">
                <w:rPr>
                  <w:rFonts w:ascii="Calibri" w:eastAsia="Times New Roman" w:hAnsi="Calibri"/>
                  <w:color w:val="000000"/>
                  <w:kern w:val="0"/>
                  <w:sz w:val="22"/>
                  <w:szCs w:val="22"/>
                  <w:lang w:val="en-MY" w:eastAsia="en-MY"/>
                </w:rPr>
                <w:t> </w:t>
              </w:r>
            </w:ins>
          </w:p>
        </w:tc>
        <w:tc>
          <w:tcPr>
            <w:tcW w:w="1860" w:type="dxa"/>
            <w:tcBorders>
              <w:top w:val="nil"/>
              <w:left w:val="nil"/>
              <w:bottom w:val="single" w:sz="4" w:space="0" w:color="auto"/>
              <w:right w:val="single" w:sz="4" w:space="0" w:color="auto"/>
            </w:tcBorders>
            <w:shd w:val="clear" w:color="000000" w:fill="DDD9C4"/>
            <w:noWrap/>
            <w:vAlign w:val="bottom"/>
            <w:hideMark/>
            <w:tcPrChange w:id="650" w:author="Foong" w:date="2016-06-27T19:37:00Z">
              <w:tcPr>
                <w:tcW w:w="1860" w:type="dxa"/>
                <w:tcBorders>
                  <w:top w:val="nil"/>
                  <w:left w:val="nil"/>
                  <w:bottom w:val="single" w:sz="4" w:space="0" w:color="auto"/>
                  <w:right w:val="single" w:sz="4" w:space="0" w:color="auto"/>
                </w:tcBorders>
                <w:shd w:val="clear" w:color="000000" w:fill="DDD9C4"/>
                <w:noWrap/>
                <w:vAlign w:val="bottom"/>
                <w:hideMark/>
              </w:tcPr>
            </w:tcPrChange>
          </w:tcPr>
          <w:p w14:paraId="01CDF06F" w14:textId="77777777" w:rsidR="005B14DE" w:rsidRPr="00000C22" w:rsidRDefault="005B14DE" w:rsidP="00097960">
            <w:pPr>
              <w:widowControl/>
              <w:rPr>
                <w:ins w:id="651" w:author="Foong" w:date="2016-06-27T19:18:00Z"/>
                <w:rFonts w:ascii="Calibri" w:eastAsia="Times New Roman" w:hAnsi="Calibri"/>
                <w:color w:val="000000"/>
                <w:kern w:val="0"/>
                <w:sz w:val="22"/>
                <w:szCs w:val="22"/>
                <w:lang w:val="en-MY" w:eastAsia="en-MY"/>
              </w:rPr>
            </w:pPr>
            <w:ins w:id="652" w:author="Foong" w:date="2016-06-27T19:18:00Z">
              <w:r w:rsidRPr="00000C22">
                <w:rPr>
                  <w:rFonts w:ascii="Calibri" w:eastAsia="Times New Roman" w:hAnsi="Calibri"/>
                  <w:color w:val="000000"/>
                  <w:kern w:val="0"/>
                  <w:sz w:val="22"/>
                  <w:szCs w:val="22"/>
                  <w:lang w:val="en-MY" w:eastAsia="en-MY"/>
                </w:rPr>
                <w:t xml:space="preserve"> @PolAge</w:t>
              </w:r>
            </w:ins>
          </w:p>
        </w:tc>
        <w:tc>
          <w:tcPr>
            <w:tcW w:w="2140" w:type="dxa"/>
            <w:tcBorders>
              <w:top w:val="nil"/>
              <w:left w:val="nil"/>
              <w:bottom w:val="single" w:sz="4" w:space="0" w:color="auto"/>
              <w:right w:val="nil"/>
            </w:tcBorders>
            <w:shd w:val="clear" w:color="000000" w:fill="DDD9C4"/>
            <w:noWrap/>
            <w:vAlign w:val="bottom"/>
            <w:hideMark/>
            <w:tcPrChange w:id="653" w:author="Foong" w:date="2016-06-27T19:37:00Z">
              <w:tcPr>
                <w:tcW w:w="2140" w:type="dxa"/>
                <w:tcBorders>
                  <w:top w:val="nil"/>
                  <w:left w:val="nil"/>
                  <w:bottom w:val="single" w:sz="4" w:space="0" w:color="auto"/>
                  <w:right w:val="nil"/>
                </w:tcBorders>
                <w:shd w:val="clear" w:color="000000" w:fill="DDD9C4"/>
                <w:noWrap/>
                <w:vAlign w:val="bottom"/>
                <w:hideMark/>
              </w:tcPr>
            </w:tcPrChange>
          </w:tcPr>
          <w:p w14:paraId="548D91B6" w14:textId="77777777" w:rsidR="005B14DE" w:rsidRPr="00000C22" w:rsidRDefault="005B14DE" w:rsidP="00097960">
            <w:pPr>
              <w:widowControl/>
              <w:rPr>
                <w:ins w:id="654" w:author="Foong" w:date="2016-06-27T19:18:00Z"/>
                <w:rFonts w:ascii="Calibri" w:eastAsia="Times New Roman" w:hAnsi="Calibri"/>
                <w:color w:val="000000"/>
                <w:kern w:val="0"/>
                <w:sz w:val="22"/>
                <w:szCs w:val="22"/>
                <w:lang w:val="en-MY" w:eastAsia="en-MY"/>
              </w:rPr>
            </w:pPr>
            <w:ins w:id="655" w:author="Foong" w:date="2016-06-27T19:18:00Z">
              <w:r w:rsidRPr="00000C22">
                <w:rPr>
                  <w:rFonts w:ascii="Calibri" w:eastAsia="Times New Roman" w:hAnsi="Calibri"/>
                  <w:color w:val="000000"/>
                  <w:kern w:val="0"/>
                  <w:sz w:val="22"/>
                  <w:szCs w:val="22"/>
                  <w:lang w:val="en-MY" w:eastAsia="en-MY"/>
                </w:rPr>
                <w:t> </w:t>
              </w:r>
            </w:ins>
          </w:p>
        </w:tc>
        <w:tc>
          <w:tcPr>
            <w:tcW w:w="4138" w:type="dxa"/>
            <w:tcBorders>
              <w:top w:val="nil"/>
              <w:left w:val="single" w:sz="4" w:space="0" w:color="auto"/>
              <w:bottom w:val="nil"/>
              <w:right w:val="single" w:sz="4" w:space="0" w:color="auto"/>
            </w:tcBorders>
            <w:shd w:val="clear" w:color="000000" w:fill="DDD9C4"/>
            <w:vAlign w:val="bottom"/>
            <w:hideMark/>
            <w:tcPrChange w:id="656" w:author="Foong" w:date="2016-06-27T19:37:00Z">
              <w:tcPr>
                <w:tcW w:w="4280" w:type="dxa"/>
                <w:tcBorders>
                  <w:top w:val="nil"/>
                  <w:left w:val="single" w:sz="4" w:space="0" w:color="auto"/>
                  <w:bottom w:val="nil"/>
                  <w:right w:val="single" w:sz="4" w:space="0" w:color="auto"/>
                </w:tcBorders>
                <w:shd w:val="clear" w:color="000000" w:fill="DDD9C4"/>
                <w:vAlign w:val="bottom"/>
                <w:hideMark/>
              </w:tcPr>
            </w:tcPrChange>
          </w:tcPr>
          <w:p w14:paraId="561BE695" w14:textId="77777777" w:rsidR="005B14DE" w:rsidRPr="00000C22" w:rsidRDefault="005B14DE" w:rsidP="00097960">
            <w:pPr>
              <w:widowControl/>
              <w:rPr>
                <w:ins w:id="657" w:author="Foong" w:date="2016-06-27T19:18:00Z"/>
                <w:rFonts w:ascii="Calibri" w:eastAsia="Times New Roman" w:hAnsi="Calibri"/>
                <w:color w:val="000000"/>
                <w:kern w:val="0"/>
                <w:sz w:val="22"/>
                <w:szCs w:val="22"/>
                <w:lang w:val="en-MY" w:eastAsia="en-MY"/>
              </w:rPr>
            </w:pPr>
            <w:ins w:id="658" w:author="Foong" w:date="2016-06-27T19:18:00Z">
              <w:r w:rsidRPr="00000C22">
                <w:rPr>
                  <w:rFonts w:ascii="Calibri" w:eastAsia="Times New Roman" w:hAnsi="Calibri"/>
                  <w:color w:val="000000"/>
                  <w:kern w:val="0"/>
                  <w:sz w:val="22"/>
                  <w:szCs w:val="22"/>
                  <w:lang w:val="en-MY" w:eastAsia="en-MY"/>
                </w:rPr>
                <w:t>Example script:</w:t>
              </w:r>
            </w:ins>
          </w:p>
        </w:tc>
      </w:tr>
      <w:tr w:rsidR="005B14DE" w:rsidRPr="00000C22" w14:paraId="246CD97D" w14:textId="77777777" w:rsidTr="00B6656B">
        <w:trPr>
          <w:trHeight w:val="600"/>
          <w:ins w:id="659" w:author="Foong" w:date="2016-06-27T19:18:00Z"/>
          <w:trPrChange w:id="660" w:author="Foong" w:date="2016-06-27T19:37:00Z">
            <w:trPr>
              <w:trHeight w:val="600"/>
            </w:trPr>
          </w:trPrChange>
        </w:trPr>
        <w:tc>
          <w:tcPr>
            <w:tcW w:w="1780" w:type="dxa"/>
            <w:tcBorders>
              <w:top w:val="nil"/>
              <w:left w:val="single" w:sz="4" w:space="0" w:color="auto"/>
              <w:bottom w:val="single" w:sz="4" w:space="0" w:color="auto"/>
              <w:right w:val="single" w:sz="4" w:space="0" w:color="auto"/>
            </w:tcBorders>
            <w:shd w:val="clear" w:color="000000" w:fill="DDD9C4"/>
            <w:noWrap/>
            <w:vAlign w:val="bottom"/>
            <w:hideMark/>
            <w:tcPrChange w:id="661" w:author="Foong" w:date="2016-06-27T19:37:00Z">
              <w:tcPr>
                <w:tcW w:w="1780" w:type="dxa"/>
                <w:tcBorders>
                  <w:top w:val="nil"/>
                  <w:left w:val="single" w:sz="4" w:space="0" w:color="auto"/>
                  <w:bottom w:val="single" w:sz="4" w:space="0" w:color="auto"/>
                  <w:right w:val="single" w:sz="4" w:space="0" w:color="auto"/>
                </w:tcBorders>
                <w:shd w:val="clear" w:color="000000" w:fill="DDD9C4"/>
                <w:noWrap/>
                <w:vAlign w:val="bottom"/>
                <w:hideMark/>
              </w:tcPr>
            </w:tcPrChange>
          </w:tcPr>
          <w:p w14:paraId="01484925" w14:textId="77777777" w:rsidR="005B14DE" w:rsidRPr="00000C22" w:rsidRDefault="005B14DE" w:rsidP="00097960">
            <w:pPr>
              <w:widowControl/>
              <w:rPr>
                <w:ins w:id="662" w:author="Foong" w:date="2016-06-27T19:18:00Z"/>
                <w:rFonts w:ascii="Calibri" w:eastAsia="Times New Roman" w:hAnsi="Calibri"/>
                <w:color w:val="000000"/>
                <w:kern w:val="0"/>
                <w:sz w:val="22"/>
                <w:szCs w:val="22"/>
                <w:lang w:val="en-MY" w:eastAsia="en-MY"/>
              </w:rPr>
            </w:pPr>
            <w:ins w:id="663" w:author="Foong" w:date="2016-06-27T19:18:00Z">
              <w:r w:rsidRPr="00000C22">
                <w:rPr>
                  <w:rFonts w:ascii="Calibri" w:eastAsia="Times New Roman" w:hAnsi="Calibri"/>
                  <w:color w:val="000000"/>
                  <w:kern w:val="0"/>
                  <w:sz w:val="22"/>
                  <w:szCs w:val="22"/>
                  <w:lang w:val="en-MY" w:eastAsia="en-MY"/>
                </w:rPr>
                <w:t> </w:t>
              </w:r>
            </w:ins>
          </w:p>
        </w:tc>
        <w:tc>
          <w:tcPr>
            <w:tcW w:w="1860" w:type="dxa"/>
            <w:tcBorders>
              <w:top w:val="nil"/>
              <w:left w:val="nil"/>
              <w:bottom w:val="single" w:sz="4" w:space="0" w:color="auto"/>
              <w:right w:val="single" w:sz="4" w:space="0" w:color="auto"/>
            </w:tcBorders>
            <w:shd w:val="clear" w:color="000000" w:fill="DDD9C4"/>
            <w:noWrap/>
            <w:vAlign w:val="bottom"/>
            <w:hideMark/>
            <w:tcPrChange w:id="664" w:author="Foong" w:date="2016-06-27T19:37:00Z">
              <w:tcPr>
                <w:tcW w:w="1860" w:type="dxa"/>
                <w:tcBorders>
                  <w:top w:val="nil"/>
                  <w:left w:val="nil"/>
                  <w:bottom w:val="single" w:sz="4" w:space="0" w:color="auto"/>
                  <w:right w:val="single" w:sz="4" w:space="0" w:color="auto"/>
                </w:tcBorders>
                <w:shd w:val="clear" w:color="000000" w:fill="DDD9C4"/>
                <w:noWrap/>
                <w:vAlign w:val="bottom"/>
                <w:hideMark/>
              </w:tcPr>
            </w:tcPrChange>
          </w:tcPr>
          <w:p w14:paraId="4D2AC62A" w14:textId="77777777" w:rsidR="005B14DE" w:rsidRPr="00000C22" w:rsidRDefault="005B14DE" w:rsidP="00097960">
            <w:pPr>
              <w:widowControl/>
              <w:rPr>
                <w:ins w:id="665" w:author="Foong" w:date="2016-06-27T19:18:00Z"/>
                <w:rFonts w:ascii="Calibri" w:eastAsia="Times New Roman" w:hAnsi="Calibri"/>
                <w:color w:val="000000"/>
                <w:kern w:val="0"/>
                <w:sz w:val="22"/>
                <w:szCs w:val="22"/>
                <w:lang w:val="en-MY" w:eastAsia="en-MY"/>
              </w:rPr>
            </w:pPr>
            <w:ins w:id="666" w:author="Foong" w:date="2016-06-27T19:18:00Z">
              <w:r w:rsidRPr="00000C22">
                <w:rPr>
                  <w:rFonts w:ascii="Calibri" w:eastAsia="Times New Roman" w:hAnsi="Calibri"/>
                  <w:color w:val="000000"/>
                  <w:kern w:val="0"/>
                  <w:sz w:val="22"/>
                  <w:szCs w:val="22"/>
                  <w:lang w:val="en-MY" w:eastAsia="en-MY"/>
                </w:rPr>
                <w:t xml:space="preserve"> @Smoker (NS, S)</w:t>
              </w:r>
            </w:ins>
          </w:p>
        </w:tc>
        <w:tc>
          <w:tcPr>
            <w:tcW w:w="2140" w:type="dxa"/>
            <w:tcBorders>
              <w:top w:val="nil"/>
              <w:left w:val="nil"/>
              <w:bottom w:val="single" w:sz="4" w:space="0" w:color="auto"/>
              <w:right w:val="nil"/>
            </w:tcBorders>
            <w:shd w:val="clear" w:color="000000" w:fill="DDD9C4"/>
            <w:noWrap/>
            <w:vAlign w:val="bottom"/>
            <w:hideMark/>
            <w:tcPrChange w:id="667" w:author="Foong" w:date="2016-06-27T19:37:00Z">
              <w:tcPr>
                <w:tcW w:w="2140" w:type="dxa"/>
                <w:tcBorders>
                  <w:top w:val="nil"/>
                  <w:left w:val="nil"/>
                  <w:bottom w:val="single" w:sz="4" w:space="0" w:color="auto"/>
                  <w:right w:val="nil"/>
                </w:tcBorders>
                <w:shd w:val="clear" w:color="000000" w:fill="DDD9C4"/>
                <w:noWrap/>
                <w:vAlign w:val="bottom"/>
                <w:hideMark/>
              </w:tcPr>
            </w:tcPrChange>
          </w:tcPr>
          <w:p w14:paraId="7D011C29" w14:textId="77777777" w:rsidR="005B14DE" w:rsidRPr="00000C22" w:rsidRDefault="005B14DE" w:rsidP="00097960">
            <w:pPr>
              <w:widowControl/>
              <w:rPr>
                <w:ins w:id="668" w:author="Foong" w:date="2016-06-27T19:18:00Z"/>
                <w:rFonts w:ascii="Calibri" w:eastAsia="Times New Roman" w:hAnsi="Calibri"/>
                <w:color w:val="000000"/>
                <w:kern w:val="0"/>
                <w:sz w:val="22"/>
                <w:szCs w:val="22"/>
                <w:lang w:val="en-MY" w:eastAsia="en-MY"/>
              </w:rPr>
            </w:pPr>
            <w:ins w:id="669" w:author="Foong" w:date="2016-06-27T19:18:00Z">
              <w:r w:rsidRPr="00000C22">
                <w:rPr>
                  <w:rFonts w:ascii="Calibri" w:eastAsia="Times New Roman" w:hAnsi="Calibri"/>
                  <w:color w:val="000000"/>
                  <w:kern w:val="0"/>
                  <w:sz w:val="22"/>
                  <w:szCs w:val="22"/>
                  <w:lang w:val="en-MY" w:eastAsia="en-MY"/>
                </w:rPr>
                <w:t> </w:t>
              </w:r>
            </w:ins>
          </w:p>
        </w:tc>
        <w:tc>
          <w:tcPr>
            <w:tcW w:w="4138" w:type="dxa"/>
            <w:tcBorders>
              <w:top w:val="nil"/>
              <w:left w:val="single" w:sz="4" w:space="0" w:color="auto"/>
              <w:bottom w:val="nil"/>
              <w:right w:val="single" w:sz="4" w:space="0" w:color="auto"/>
            </w:tcBorders>
            <w:shd w:val="clear" w:color="000000" w:fill="DDD9C4"/>
            <w:vAlign w:val="bottom"/>
            <w:hideMark/>
            <w:tcPrChange w:id="670" w:author="Foong" w:date="2016-06-27T19:37:00Z">
              <w:tcPr>
                <w:tcW w:w="4280" w:type="dxa"/>
                <w:tcBorders>
                  <w:top w:val="nil"/>
                  <w:left w:val="single" w:sz="4" w:space="0" w:color="auto"/>
                  <w:bottom w:val="nil"/>
                  <w:right w:val="single" w:sz="4" w:space="0" w:color="auto"/>
                </w:tcBorders>
                <w:shd w:val="clear" w:color="000000" w:fill="DDD9C4"/>
                <w:vAlign w:val="bottom"/>
                <w:hideMark/>
              </w:tcPr>
            </w:tcPrChange>
          </w:tcPr>
          <w:p w14:paraId="2EA25392" w14:textId="77777777" w:rsidR="005B14DE" w:rsidRPr="00000C22" w:rsidRDefault="005B14DE" w:rsidP="00097960">
            <w:pPr>
              <w:widowControl/>
              <w:rPr>
                <w:ins w:id="671" w:author="Foong" w:date="2016-06-27T19:18:00Z"/>
                <w:rFonts w:ascii="Calibri" w:eastAsia="Times New Roman" w:hAnsi="Calibri"/>
                <w:color w:val="000000"/>
                <w:kern w:val="0"/>
                <w:sz w:val="22"/>
                <w:szCs w:val="22"/>
                <w:lang w:val="en-MY" w:eastAsia="en-MY"/>
              </w:rPr>
            </w:pPr>
            <w:ins w:id="672" w:author="Foong" w:date="2016-06-27T19:18:00Z">
              <w:r w:rsidRPr="00000C22">
                <w:rPr>
                  <w:rFonts w:ascii="Calibri" w:eastAsia="Times New Roman" w:hAnsi="Calibri"/>
                  <w:color w:val="000000"/>
                  <w:kern w:val="0"/>
                  <w:sz w:val="22"/>
                  <w:szCs w:val="22"/>
                  <w:lang w:val="en-MY" w:eastAsia="en-MY"/>
                </w:rPr>
                <w:t>&lt;Script&gt; If @Smoker ='NS' then "L" else "K"&lt;/Script&gt;</w:t>
              </w:r>
            </w:ins>
          </w:p>
        </w:tc>
      </w:tr>
      <w:tr w:rsidR="005B14DE" w:rsidRPr="00000C22" w14:paraId="7584528B" w14:textId="77777777" w:rsidTr="00B6656B">
        <w:trPr>
          <w:trHeight w:val="600"/>
          <w:ins w:id="673" w:author="Foong" w:date="2016-06-27T19:18:00Z"/>
          <w:trPrChange w:id="674" w:author="Foong" w:date="2016-06-27T19:37:00Z">
            <w:trPr>
              <w:trHeight w:val="600"/>
            </w:trPr>
          </w:trPrChange>
        </w:trPr>
        <w:tc>
          <w:tcPr>
            <w:tcW w:w="1780" w:type="dxa"/>
            <w:tcBorders>
              <w:top w:val="nil"/>
              <w:left w:val="single" w:sz="4" w:space="0" w:color="auto"/>
              <w:bottom w:val="single" w:sz="4" w:space="0" w:color="auto"/>
              <w:right w:val="single" w:sz="4" w:space="0" w:color="auto"/>
            </w:tcBorders>
            <w:shd w:val="clear" w:color="000000" w:fill="DDD9C4"/>
            <w:noWrap/>
            <w:vAlign w:val="bottom"/>
            <w:hideMark/>
            <w:tcPrChange w:id="675" w:author="Foong" w:date="2016-06-27T19:37:00Z">
              <w:tcPr>
                <w:tcW w:w="1780" w:type="dxa"/>
                <w:tcBorders>
                  <w:top w:val="nil"/>
                  <w:left w:val="single" w:sz="4" w:space="0" w:color="auto"/>
                  <w:bottom w:val="single" w:sz="4" w:space="0" w:color="auto"/>
                  <w:right w:val="single" w:sz="4" w:space="0" w:color="auto"/>
                </w:tcBorders>
                <w:shd w:val="clear" w:color="000000" w:fill="DDD9C4"/>
                <w:noWrap/>
                <w:vAlign w:val="bottom"/>
                <w:hideMark/>
              </w:tcPr>
            </w:tcPrChange>
          </w:tcPr>
          <w:p w14:paraId="7EE054E4" w14:textId="77777777" w:rsidR="005B14DE" w:rsidRPr="00000C22" w:rsidRDefault="005B14DE" w:rsidP="00097960">
            <w:pPr>
              <w:widowControl/>
              <w:rPr>
                <w:ins w:id="676" w:author="Foong" w:date="2016-06-27T19:18:00Z"/>
                <w:rFonts w:ascii="Calibri" w:eastAsia="Times New Roman" w:hAnsi="Calibri"/>
                <w:color w:val="000000"/>
                <w:kern w:val="0"/>
                <w:sz w:val="22"/>
                <w:szCs w:val="22"/>
                <w:lang w:val="en-MY" w:eastAsia="en-MY"/>
              </w:rPr>
            </w:pPr>
            <w:ins w:id="677" w:author="Foong" w:date="2016-06-27T19:18:00Z">
              <w:r w:rsidRPr="00000C22">
                <w:rPr>
                  <w:rFonts w:ascii="Calibri" w:eastAsia="Times New Roman" w:hAnsi="Calibri"/>
                  <w:color w:val="000000"/>
                  <w:kern w:val="0"/>
                  <w:sz w:val="22"/>
                  <w:szCs w:val="22"/>
                  <w:lang w:val="en-MY" w:eastAsia="en-MY"/>
                </w:rPr>
                <w:t> </w:t>
              </w:r>
            </w:ins>
          </w:p>
        </w:tc>
        <w:tc>
          <w:tcPr>
            <w:tcW w:w="1860" w:type="dxa"/>
            <w:tcBorders>
              <w:top w:val="nil"/>
              <w:left w:val="nil"/>
              <w:bottom w:val="single" w:sz="4" w:space="0" w:color="auto"/>
              <w:right w:val="single" w:sz="4" w:space="0" w:color="auto"/>
            </w:tcBorders>
            <w:shd w:val="clear" w:color="000000" w:fill="DDD9C4"/>
            <w:noWrap/>
            <w:vAlign w:val="bottom"/>
            <w:hideMark/>
            <w:tcPrChange w:id="678" w:author="Foong" w:date="2016-06-27T19:37:00Z">
              <w:tcPr>
                <w:tcW w:w="1860" w:type="dxa"/>
                <w:tcBorders>
                  <w:top w:val="nil"/>
                  <w:left w:val="nil"/>
                  <w:bottom w:val="single" w:sz="4" w:space="0" w:color="auto"/>
                  <w:right w:val="single" w:sz="4" w:space="0" w:color="auto"/>
                </w:tcBorders>
                <w:shd w:val="clear" w:color="000000" w:fill="DDD9C4"/>
                <w:noWrap/>
                <w:vAlign w:val="bottom"/>
                <w:hideMark/>
              </w:tcPr>
            </w:tcPrChange>
          </w:tcPr>
          <w:p w14:paraId="7F25AFC7" w14:textId="77777777" w:rsidR="005B14DE" w:rsidRPr="00000C22" w:rsidRDefault="005B14DE" w:rsidP="00097960">
            <w:pPr>
              <w:widowControl/>
              <w:rPr>
                <w:ins w:id="679" w:author="Foong" w:date="2016-06-27T19:18:00Z"/>
                <w:rFonts w:ascii="Calibri" w:eastAsia="Times New Roman" w:hAnsi="Calibri"/>
                <w:color w:val="000000"/>
                <w:kern w:val="0"/>
                <w:sz w:val="22"/>
                <w:szCs w:val="22"/>
                <w:lang w:val="en-MY" w:eastAsia="en-MY"/>
              </w:rPr>
            </w:pPr>
            <w:ins w:id="680" w:author="Foong" w:date="2016-06-27T19:18:00Z">
              <w:r w:rsidRPr="00000C22">
                <w:rPr>
                  <w:rFonts w:ascii="Calibri" w:eastAsia="Times New Roman" w:hAnsi="Calibri"/>
                  <w:color w:val="000000"/>
                  <w:kern w:val="0"/>
                  <w:sz w:val="22"/>
                  <w:szCs w:val="22"/>
                  <w:lang w:val="en-MY" w:eastAsia="en-MY"/>
                </w:rPr>
                <w:t xml:space="preserve"> @Gender (M, F)</w:t>
              </w:r>
            </w:ins>
          </w:p>
        </w:tc>
        <w:tc>
          <w:tcPr>
            <w:tcW w:w="2140" w:type="dxa"/>
            <w:tcBorders>
              <w:top w:val="nil"/>
              <w:left w:val="nil"/>
              <w:bottom w:val="single" w:sz="4" w:space="0" w:color="auto"/>
              <w:right w:val="nil"/>
            </w:tcBorders>
            <w:shd w:val="clear" w:color="000000" w:fill="DDD9C4"/>
            <w:noWrap/>
            <w:vAlign w:val="bottom"/>
            <w:hideMark/>
            <w:tcPrChange w:id="681" w:author="Foong" w:date="2016-06-27T19:37:00Z">
              <w:tcPr>
                <w:tcW w:w="2140" w:type="dxa"/>
                <w:tcBorders>
                  <w:top w:val="nil"/>
                  <w:left w:val="nil"/>
                  <w:bottom w:val="single" w:sz="4" w:space="0" w:color="auto"/>
                  <w:right w:val="nil"/>
                </w:tcBorders>
                <w:shd w:val="clear" w:color="000000" w:fill="DDD9C4"/>
                <w:noWrap/>
                <w:vAlign w:val="bottom"/>
                <w:hideMark/>
              </w:tcPr>
            </w:tcPrChange>
          </w:tcPr>
          <w:p w14:paraId="63D5565C" w14:textId="77777777" w:rsidR="005B14DE" w:rsidRPr="00000C22" w:rsidRDefault="005B14DE" w:rsidP="00097960">
            <w:pPr>
              <w:widowControl/>
              <w:rPr>
                <w:ins w:id="682" w:author="Foong" w:date="2016-06-27T19:18:00Z"/>
                <w:rFonts w:ascii="Calibri" w:eastAsia="Times New Roman" w:hAnsi="Calibri"/>
                <w:color w:val="000000"/>
                <w:kern w:val="0"/>
                <w:sz w:val="22"/>
                <w:szCs w:val="22"/>
                <w:lang w:val="en-MY" w:eastAsia="en-MY"/>
              </w:rPr>
            </w:pPr>
            <w:ins w:id="683" w:author="Foong" w:date="2016-06-27T19:18:00Z">
              <w:r w:rsidRPr="00000C22">
                <w:rPr>
                  <w:rFonts w:ascii="Calibri" w:eastAsia="Times New Roman" w:hAnsi="Calibri"/>
                  <w:color w:val="000000"/>
                  <w:kern w:val="0"/>
                  <w:sz w:val="22"/>
                  <w:szCs w:val="22"/>
                  <w:lang w:val="en-MY" w:eastAsia="en-MY"/>
                </w:rPr>
                <w:t> </w:t>
              </w:r>
            </w:ins>
          </w:p>
        </w:tc>
        <w:tc>
          <w:tcPr>
            <w:tcW w:w="4138" w:type="dxa"/>
            <w:tcBorders>
              <w:top w:val="nil"/>
              <w:left w:val="single" w:sz="4" w:space="0" w:color="auto"/>
              <w:bottom w:val="nil"/>
              <w:right w:val="single" w:sz="4" w:space="0" w:color="auto"/>
            </w:tcBorders>
            <w:shd w:val="clear" w:color="000000" w:fill="DDD9C4"/>
            <w:vAlign w:val="bottom"/>
            <w:hideMark/>
            <w:tcPrChange w:id="684" w:author="Foong" w:date="2016-06-27T19:37:00Z">
              <w:tcPr>
                <w:tcW w:w="4280" w:type="dxa"/>
                <w:tcBorders>
                  <w:top w:val="nil"/>
                  <w:left w:val="single" w:sz="4" w:space="0" w:color="auto"/>
                  <w:bottom w:val="nil"/>
                  <w:right w:val="single" w:sz="4" w:space="0" w:color="auto"/>
                </w:tcBorders>
                <w:shd w:val="clear" w:color="000000" w:fill="DDD9C4"/>
                <w:vAlign w:val="bottom"/>
                <w:hideMark/>
              </w:tcPr>
            </w:tcPrChange>
          </w:tcPr>
          <w:p w14:paraId="0A5EE503" w14:textId="77777777" w:rsidR="005B14DE" w:rsidRPr="00000C22" w:rsidRDefault="005B14DE" w:rsidP="00097960">
            <w:pPr>
              <w:widowControl/>
              <w:rPr>
                <w:ins w:id="685" w:author="Foong" w:date="2016-06-27T19:18:00Z"/>
                <w:rFonts w:ascii="Calibri" w:eastAsia="Times New Roman" w:hAnsi="Calibri"/>
                <w:color w:val="000000"/>
                <w:kern w:val="0"/>
                <w:sz w:val="22"/>
                <w:szCs w:val="22"/>
                <w:lang w:val="en-MY" w:eastAsia="en-MY"/>
              </w:rPr>
            </w:pPr>
            <w:ins w:id="686" w:author="Foong" w:date="2016-06-27T19:18:00Z">
              <w:r w:rsidRPr="00000C22">
                <w:rPr>
                  <w:rFonts w:ascii="Calibri" w:eastAsia="Times New Roman" w:hAnsi="Calibri"/>
                  <w:color w:val="000000"/>
                  <w:kern w:val="0"/>
                  <w:sz w:val="22"/>
                  <w:szCs w:val="22"/>
                  <w:lang w:val="en-MY" w:eastAsia="en-MY"/>
                </w:rPr>
                <w:t>&lt;Script&gt;If @Gender ='F' then "M" else "K"&lt;/Script&gt;</w:t>
              </w:r>
            </w:ins>
          </w:p>
        </w:tc>
      </w:tr>
      <w:tr w:rsidR="005B14DE" w:rsidRPr="00000C22" w14:paraId="2D8CB99B" w14:textId="77777777" w:rsidTr="00B6656B">
        <w:trPr>
          <w:trHeight w:val="300"/>
          <w:ins w:id="687" w:author="Foong" w:date="2016-06-27T19:18:00Z"/>
          <w:trPrChange w:id="688" w:author="Foong" w:date="2016-06-27T19:37:00Z">
            <w:trPr>
              <w:trHeight w:val="300"/>
            </w:trPr>
          </w:trPrChange>
        </w:trPr>
        <w:tc>
          <w:tcPr>
            <w:tcW w:w="1780" w:type="dxa"/>
            <w:tcBorders>
              <w:top w:val="nil"/>
              <w:left w:val="single" w:sz="4" w:space="0" w:color="auto"/>
              <w:bottom w:val="single" w:sz="4" w:space="0" w:color="auto"/>
              <w:right w:val="single" w:sz="4" w:space="0" w:color="auto"/>
            </w:tcBorders>
            <w:shd w:val="clear" w:color="auto" w:fill="auto"/>
            <w:noWrap/>
            <w:vAlign w:val="bottom"/>
            <w:hideMark/>
            <w:tcPrChange w:id="689" w:author="Foong" w:date="2016-06-27T19:37:00Z">
              <w:tcPr>
                <w:tcW w:w="178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705F9003" w14:textId="77777777" w:rsidR="005B14DE" w:rsidRPr="00000C22" w:rsidRDefault="005B14DE" w:rsidP="00097960">
            <w:pPr>
              <w:widowControl/>
              <w:rPr>
                <w:ins w:id="690" w:author="Foong" w:date="2016-06-27T19:18:00Z"/>
                <w:rFonts w:ascii="Calibri" w:eastAsia="Times New Roman" w:hAnsi="Calibri"/>
                <w:color w:val="000000"/>
                <w:kern w:val="0"/>
                <w:sz w:val="22"/>
                <w:szCs w:val="22"/>
                <w:lang w:val="en-MY" w:eastAsia="en-MY"/>
              </w:rPr>
            </w:pPr>
            <w:ins w:id="691" w:author="Foong" w:date="2016-06-27T19:18:00Z">
              <w:r w:rsidRPr="00000C22">
                <w:rPr>
                  <w:rFonts w:ascii="Calibri" w:eastAsia="Times New Roman" w:hAnsi="Calibri"/>
                  <w:color w:val="000000"/>
                  <w:kern w:val="0"/>
                  <w:sz w:val="22"/>
                  <w:szCs w:val="22"/>
                  <w:lang w:val="en-MY" w:eastAsia="en-MY"/>
                </w:rPr>
                <w:t>Basic Plan</w:t>
              </w:r>
            </w:ins>
          </w:p>
        </w:tc>
        <w:tc>
          <w:tcPr>
            <w:tcW w:w="1860" w:type="dxa"/>
            <w:tcBorders>
              <w:top w:val="nil"/>
              <w:left w:val="nil"/>
              <w:bottom w:val="single" w:sz="4" w:space="0" w:color="auto"/>
              <w:right w:val="single" w:sz="4" w:space="0" w:color="auto"/>
            </w:tcBorders>
            <w:shd w:val="clear" w:color="auto" w:fill="auto"/>
            <w:noWrap/>
            <w:vAlign w:val="bottom"/>
            <w:hideMark/>
            <w:tcPrChange w:id="692" w:author="Foong" w:date="2016-06-27T19:37:00Z">
              <w:tcPr>
                <w:tcW w:w="1860" w:type="dxa"/>
                <w:tcBorders>
                  <w:top w:val="nil"/>
                  <w:left w:val="nil"/>
                  <w:bottom w:val="single" w:sz="4" w:space="0" w:color="auto"/>
                  <w:right w:val="single" w:sz="4" w:space="0" w:color="auto"/>
                </w:tcBorders>
                <w:shd w:val="clear" w:color="auto" w:fill="auto"/>
                <w:noWrap/>
                <w:vAlign w:val="bottom"/>
                <w:hideMark/>
              </w:tcPr>
            </w:tcPrChange>
          </w:tcPr>
          <w:p w14:paraId="1D24A420" w14:textId="77777777" w:rsidR="005B14DE" w:rsidRPr="00000C22" w:rsidRDefault="005B14DE" w:rsidP="00097960">
            <w:pPr>
              <w:widowControl/>
              <w:rPr>
                <w:ins w:id="693" w:author="Foong" w:date="2016-06-27T19:18:00Z"/>
                <w:rFonts w:ascii="Calibri" w:eastAsia="Times New Roman" w:hAnsi="Calibri"/>
                <w:color w:val="000000"/>
                <w:kern w:val="0"/>
                <w:sz w:val="22"/>
                <w:szCs w:val="22"/>
                <w:lang w:val="en-MY" w:eastAsia="en-MY"/>
              </w:rPr>
            </w:pPr>
            <w:ins w:id="694" w:author="Foong" w:date="2016-06-27T19:18:00Z">
              <w:r w:rsidRPr="00000C22">
                <w:rPr>
                  <w:rFonts w:ascii="Calibri" w:eastAsia="Times New Roman" w:hAnsi="Calibri"/>
                  <w:color w:val="000000"/>
                  <w:kern w:val="0"/>
                  <w:sz w:val="22"/>
                  <w:szCs w:val="22"/>
                  <w:lang w:val="en-MY" w:eastAsia="en-MY"/>
                </w:rPr>
                <w:t xml:space="preserve"> @BSA</w:t>
              </w:r>
            </w:ins>
          </w:p>
        </w:tc>
        <w:tc>
          <w:tcPr>
            <w:tcW w:w="2140" w:type="dxa"/>
            <w:tcBorders>
              <w:top w:val="nil"/>
              <w:left w:val="nil"/>
              <w:bottom w:val="single" w:sz="4" w:space="0" w:color="auto"/>
              <w:right w:val="nil"/>
            </w:tcBorders>
            <w:shd w:val="clear" w:color="auto" w:fill="auto"/>
            <w:noWrap/>
            <w:vAlign w:val="bottom"/>
            <w:hideMark/>
            <w:tcPrChange w:id="695" w:author="Foong" w:date="2016-06-27T19:37:00Z">
              <w:tcPr>
                <w:tcW w:w="2140" w:type="dxa"/>
                <w:tcBorders>
                  <w:top w:val="nil"/>
                  <w:left w:val="nil"/>
                  <w:bottom w:val="single" w:sz="4" w:space="0" w:color="auto"/>
                  <w:right w:val="nil"/>
                </w:tcBorders>
                <w:shd w:val="clear" w:color="auto" w:fill="auto"/>
                <w:noWrap/>
                <w:vAlign w:val="bottom"/>
                <w:hideMark/>
              </w:tcPr>
            </w:tcPrChange>
          </w:tcPr>
          <w:p w14:paraId="21B91BCB" w14:textId="77777777" w:rsidR="005B14DE" w:rsidRPr="00000C22" w:rsidRDefault="005B14DE" w:rsidP="00097960">
            <w:pPr>
              <w:widowControl/>
              <w:rPr>
                <w:ins w:id="696" w:author="Foong" w:date="2016-06-27T19:18:00Z"/>
                <w:rFonts w:ascii="Calibri" w:eastAsia="Times New Roman" w:hAnsi="Calibri"/>
                <w:color w:val="000000"/>
                <w:kern w:val="0"/>
                <w:sz w:val="22"/>
                <w:szCs w:val="22"/>
                <w:lang w:val="en-MY" w:eastAsia="en-MY"/>
              </w:rPr>
            </w:pPr>
            <w:ins w:id="697" w:author="Foong" w:date="2016-06-27T19:18:00Z">
              <w:r w:rsidRPr="00000C22">
                <w:rPr>
                  <w:rFonts w:ascii="Calibri" w:eastAsia="Times New Roman" w:hAnsi="Calibri"/>
                  <w:color w:val="000000"/>
                  <w:kern w:val="0"/>
                  <w:sz w:val="22"/>
                  <w:szCs w:val="22"/>
                  <w:lang w:val="en-MY" w:eastAsia="en-MY"/>
                </w:rPr>
                <w:t> </w:t>
              </w:r>
            </w:ins>
          </w:p>
        </w:tc>
        <w:tc>
          <w:tcPr>
            <w:tcW w:w="4138" w:type="dxa"/>
            <w:tcBorders>
              <w:top w:val="single" w:sz="4" w:space="0" w:color="auto"/>
              <w:left w:val="single" w:sz="4" w:space="0" w:color="auto"/>
              <w:bottom w:val="nil"/>
              <w:right w:val="single" w:sz="4" w:space="0" w:color="auto"/>
            </w:tcBorders>
            <w:shd w:val="clear" w:color="auto" w:fill="auto"/>
            <w:vAlign w:val="bottom"/>
            <w:hideMark/>
            <w:tcPrChange w:id="698" w:author="Foong" w:date="2016-06-27T19:37:00Z">
              <w:tcPr>
                <w:tcW w:w="4280" w:type="dxa"/>
                <w:tcBorders>
                  <w:top w:val="single" w:sz="4" w:space="0" w:color="auto"/>
                  <w:left w:val="single" w:sz="4" w:space="0" w:color="auto"/>
                  <w:bottom w:val="nil"/>
                  <w:right w:val="single" w:sz="4" w:space="0" w:color="auto"/>
                </w:tcBorders>
                <w:shd w:val="clear" w:color="auto" w:fill="auto"/>
                <w:vAlign w:val="bottom"/>
                <w:hideMark/>
              </w:tcPr>
            </w:tcPrChange>
          </w:tcPr>
          <w:p w14:paraId="556C0F1D" w14:textId="77777777" w:rsidR="005B14DE" w:rsidRPr="00000C22" w:rsidRDefault="005B14DE" w:rsidP="00097960">
            <w:pPr>
              <w:widowControl/>
              <w:rPr>
                <w:ins w:id="699" w:author="Foong" w:date="2016-06-27T19:18:00Z"/>
                <w:rFonts w:ascii="Calibri" w:eastAsia="Times New Roman" w:hAnsi="Calibri"/>
                <w:color w:val="000000"/>
                <w:kern w:val="0"/>
                <w:sz w:val="22"/>
                <w:szCs w:val="22"/>
                <w:lang w:val="en-MY" w:eastAsia="en-MY"/>
              </w:rPr>
            </w:pPr>
            <w:ins w:id="700" w:author="Foong" w:date="2016-06-27T19:18:00Z">
              <w:r w:rsidRPr="00000C22">
                <w:rPr>
                  <w:rFonts w:ascii="Calibri" w:eastAsia="Times New Roman" w:hAnsi="Calibri"/>
                  <w:color w:val="000000"/>
                  <w:kern w:val="0"/>
                  <w:sz w:val="22"/>
                  <w:szCs w:val="22"/>
                  <w:lang w:val="en-MY" w:eastAsia="en-MY"/>
                </w:rPr>
                <w:t> </w:t>
              </w:r>
            </w:ins>
          </w:p>
        </w:tc>
      </w:tr>
      <w:tr w:rsidR="005B14DE" w:rsidRPr="00000C22" w14:paraId="751E2E00" w14:textId="77777777" w:rsidTr="00B6656B">
        <w:trPr>
          <w:trHeight w:val="300"/>
          <w:ins w:id="701" w:author="Foong" w:date="2016-06-27T19:18:00Z"/>
          <w:trPrChange w:id="702" w:author="Foong" w:date="2016-06-27T19:37:00Z">
            <w:trPr>
              <w:trHeight w:val="300"/>
            </w:trPr>
          </w:trPrChange>
        </w:trPr>
        <w:tc>
          <w:tcPr>
            <w:tcW w:w="1780" w:type="dxa"/>
            <w:tcBorders>
              <w:top w:val="nil"/>
              <w:left w:val="single" w:sz="4" w:space="0" w:color="auto"/>
              <w:bottom w:val="single" w:sz="4" w:space="0" w:color="auto"/>
              <w:right w:val="single" w:sz="4" w:space="0" w:color="auto"/>
            </w:tcBorders>
            <w:shd w:val="clear" w:color="auto" w:fill="auto"/>
            <w:noWrap/>
            <w:vAlign w:val="bottom"/>
            <w:hideMark/>
            <w:tcPrChange w:id="703" w:author="Foong" w:date="2016-06-27T19:37:00Z">
              <w:tcPr>
                <w:tcW w:w="178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0AB942A2" w14:textId="77777777" w:rsidR="005B14DE" w:rsidRPr="00000C22" w:rsidRDefault="005B14DE" w:rsidP="00097960">
            <w:pPr>
              <w:widowControl/>
              <w:rPr>
                <w:ins w:id="704" w:author="Foong" w:date="2016-06-27T19:18:00Z"/>
                <w:rFonts w:ascii="Calibri" w:eastAsia="Times New Roman" w:hAnsi="Calibri"/>
                <w:color w:val="000000"/>
                <w:kern w:val="0"/>
                <w:sz w:val="22"/>
                <w:szCs w:val="22"/>
                <w:lang w:val="en-MY" w:eastAsia="en-MY"/>
              </w:rPr>
            </w:pPr>
            <w:ins w:id="705" w:author="Foong" w:date="2016-06-27T19:18:00Z">
              <w:r w:rsidRPr="00000C22">
                <w:rPr>
                  <w:rFonts w:ascii="Calibri" w:eastAsia="Times New Roman" w:hAnsi="Calibri"/>
                  <w:color w:val="000000"/>
                  <w:kern w:val="0"/>
                  <w:sz w:val="22"/>
                  <w:szCs w:val="22"/>
                  <w:lang w:val="en-MY" w:eastAsia="en-MY"/>
                </w:rPr>
                <w:t> </w:t>
              </w:r>
            </w:ins>
          </w:p>
        </w:tc>
        <w:tc>
          <w:tcPr>
            <w:tcW w:w="1860" w:type="dxa"/>
            <w:tcBorders>
              <w:top w:val="nil"/>
              <w:left w:val="nil"/>
              <w:bottom w:val="single" w:sz="4" w:space="0" w:color="auto"/>
              <w:right w:val="single" w:sz="4" w:space="0" w:color="auto"/>
            </w:tcBorders>
            <w:shd w:val="clear" w:color="auto" w:fill="auto"/>
            <w:noWrap/>
            <w:vAlign w:val="bottom"/>
            <w:hideMark/>
            <w:tcPrChange w:id="706" w:author="Foong" w:date="2016-06-27T19:37:00Z">
              <w:tcPr>
                <w:tcW w:w="1860" w:type="dxa"/>
                <w:tcBorders>
                  <w:top w:val="nil"/>
                  <w:left w:val="nil"/>
                  <w:bottom w:val="single" w:sz="4" w:space="0" w:color="auto"/>
                  <w:right w:val="single" w:sz="4" w:space="0" w:color="auto"/>
                </w:tcBorders>
                <w:shd w:val="clear" w:color="auto" w:fill="auto"/>
                <w:noWrap/>
                <w:vAlign w:val="bottom"/>
                <w:hideMark/>
              </w:tcPr>
            </w:tcPrChange>
          </w:tcPr>
          <w:p w14:paraId="003DF3BB" w14:textId="77777777" w:rsidR="005B14DE" w:rsidRPr="00000C22" w:rsidRDefault="005B14DE" w:rsidP="00097960">
            <w:pPr>
              <w:widowControl/>
              <w:rPr>
                <w:ins w:id="707" w:author="Foong" w:date="2016-06-27T19:18:00Z"/>
                <w:rFonts w:ascii="Calibri" w:eastAsia="Times New Roman" w:hAnsi="Calibri"/>
                <w:color w:val="000000"/>
                <w:kern w:val="0"/>
                <w:sz w:val="22"/>
                <w:szCs w:val="22"/>
                <w:lang w:val="en-MY" w:eastAsia="en-MY"/>
              </w:rPr>
            </w:pPr>
            <w:ins w:id="708" w:author="Foong" w:date="2016-06-27T19:18:00Z">
              <w:r w:rsidRPr="00000C22">
                <w:rPr>
                  <w:rFonts w:ascii="Calibri" w:eastAsia="Times New Roman" w:hAnsi="Calibri"/>
                  <w:color w:val="000000"/>
                  <w:kern w:val="0"/>
                  <w:sz w:val="22"/>
                  <w:szCs w:val="22"/>
                  <w:lang w:val="en-MY" w:eastAsia="en-MY"/>
                </w:rPr>
                <w:t xml:space="preserve"> @Term</w:t>
              </w:r>
            </w:ins>
          </w:p>
        </w:tc>
        <w:tc>
          <w:tcPr>
            <w:tcW w:w="2140" w:type="dxa"/>
            <w:tcBorders>
              <w:top w:val="nil"/>
              <w:left w:val="nil"/>
              <w:bottom w:val="single" w:sz="4" w:space="0" w:color="auto"/>
              <w:right w:val="nil"/>
            </w:tcBorders>
            <w:shd w:val="clear" w:color="auto" w:fill="auto"/>
            <w:noWrap/>
            <w:vAlign w:val="bottom"/>
            <w:hideMark/>
            <w:tcPrChange w:id="709" w:author="Foong" w:date="2016-06-27T19:37:00Z">
              <w:tcPr>
                <w:tcW w:w="2140" w:type="dxa"/>
                <w:tcBorders>
                  <w:top w:val="nil"/>
                  <w:left w:val="nil"/>
                  <w:bottom w:val="single" w:sz="4" w:space="0" w:color="auto"/>
                  <w:right w:val="nil"/>
                </w:tcBorders>
                <w:shd w:val="clear" w:color="auto" w:fill="auto"/>
                <w:noWrap/>
                <w:vAlign w:val="bottom"/>
                <w:hideMark/>
              </w:tcPr>
            </w:tcPrChange>
          </w:tcPr>
          <w:p w14:paraId="63BC0D38" w14:textId="77777777" w:rsidR="005B14DE" w:rsidRPr="00000C22" w:rsidRDefault="005B14DE" w:rsidP="00097960">
            <w:pPr>
              <w:widowControl/>
              <w:rPr>
                <w:ins w:id="710" w:author="Foong" w:date="2016-06-27T19:18:00Z"/>
                <w:rFonts w:ascii="Calibri" w:eastAsia="Times New Roman" w:hAnsi="Calibri"/>
                <w:color w:val="000000"/>
                <w:kern w:val="0"/>
                <w:sz w:val="22"/>
                <w:szCs w:val="22"/>
                <w:lang w:val="en-MY" w:eastAsia="en-MY"/>
              </w:rPr>
            </w:pPr>
            <w:ins w:id="711" w:author="Foong" w:date="2016-06-27T19:18:00Z">
              <w:r w:rsidRPr="00000C22">
                <w:rPr>
                  <w:rFonts w:ascii="Calibri" w:eastAsia="Times New Roman" w:hAnsi="Calibri"/>
                  <w:color w:val="000000"/>
                  <w:kern w:val="0"/>
                  <w:sz w:val="22"/>
                  <w:szCs w:val="22"/>
                  <w:lang w:val="en-MY" w:eastAsia="en-MY"/>
                </w:rPr>
                <w:t> </w:t>
              </w:r>
            </w:ins>
          </w:p>
        </w:tc>
        <w:tc>
          <w:tcPr>
            <w:tcW w:w="4138" w:type="dxa"/>
            <w:tcBorders>
              <w:top w:val="nil"/>
              <w:left w:val="single" w:sz="4" w:space="0" w:color="auto"/>
              <w:bottom w:val="nil"/>
              <w:right w:val="single" w:sz="4" w:space="0" w:color="auto"/>
            </w:tcBorders>
            <w:shd w:val="clear" w:color="auto" w:fill="auto"/>
            <w:vAlign w:val="bottom"/>
            <w:hideMark/>
            <w:tcPrChange w:id="712" w:author="Foong" w:date="2016-06-27T19:37:00Z">
              <w:tcPr>
                <w:tcW w:w="4280" w:type="dxa"/>
                <w:tcBorders>
                  <w:top w:val="nil"/>
                  <w:left w:val="single" w:sz="4" w:space="0" w:color="auto"/>
                  <w:bottom w:val="nil"/>
                  <w:right w:val="single" w:sz="4" w:space="0" w:color="auto"/>
                </w:tcBorders>
                <w:shd w:val="clear" w:color="auto" w:fill="auto"/>
                <w:vAlign w:val="bottom"/>
                <w:hideMark/>
              </w:tcPr>
            </w:tcPrChange>
          </w:tcPr>
          <w:p w14:paraId="405417B4" w14:textId="77777777" w:rsidR="005B14DE" w:rsidRPr="00000C22" w:rsidRDefault="005B14DE" w:rsidP="00097960">
            <w:pPr>
              <w:widowControl/>
              <w:rPr>
                <w:ins w:id="713" w:author="Foong" w:date="2016-06-27T19:18:00Z"/>
                <w:rFonts w:ascii="Calibri" w:eastAsia="Times New Roman" w:hAnsi="Calibri"/>
                <w:color w:val="000000"/>
                <w:kern w:val="0"/>
                <w:sz w:val="22"/>
                <w:szCs w:val="22"/>
                <w:lang w:val="en-MY" w:eastAsia="en-MY"/>
              </w:rPr>
            </w:pPr>
            <w:ins w:id="714" w:author="Foong" w:date="2016-06-27T19:18:00Z">
              <w:r w:rsidRPr="00000C22">
                <w:rPr>
                  <w:rFonts w:ascii="Calibri" w:eastAsia="Times New Roman" w:hAnsi="Calibri"/>
                  <w:color w:val="000000"/>
                  <w:kern w:val="0"/>
                  <w:sz w:val="22"/>
                  <w:szCs w:val="22"/>
                  <w:lang w:val="en-MY" w:eastAsia="en-MY"/>
                </w:rPr>
                <w:t>Example script:</w:t>
              </w:r>
            </w:ins>
          </w:p>
        </w:tc>
      </w:tr>
      <w:tr w:rsidR="005B14DE" w:rsidRPr="00000C22" w14:paraId="05795CDB" w14:textId="77777777" w:rsidTr="00B6656B">
        <w:trPr>
          <w:trHeight w:val="300"/>
          <w:ins w:id="715" w:author="Foong" w:date="2016-06-27T19:18:00Z"/>
          <w:trPrChange w:id="716" w:author="Foong" w:date="2016-06-27T19:37:00Z">
            <w:trPr>
              <w:trHeight w:val="300"/>
            </w:trPr>
          </w:trPrChange>
        </w:trPr>
        <w:tc>
          <w:tcPr>
            <w:tcW w:w="1780" w:type="dxa"/>
            <w:tcBorders>
              <w:top w:val="nil"/>
              <w:left w:val="single" w:sz="4" w:space="0" w:color="auto"/>
              <w:bottom w:val="single" w:sz="4" w:space="0" w:color="auto"/>
              <w:right w:val="single" w:sz="4" w:space="0" w:color="auto"/>
            </w:tcBorders>
            <w:shd w:val="clear" w:color="auto" w:fill="auto"/>
            <w:noWrap/>
            <w:vAlign w:val="bottom"/>
            <w:hideMark/>
            <w:tcPrChange w:id="717" w:author="Foong" w:date="2016-06-27T19:37:00Z">
              <w:tcPr>
                <w:tcW w:w="178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21D7BF7F" w14:textId="77777777" w:rsidR="005B14DE" w:rsidRPr="00000C22" w:rsidRDefault="005B14DE" w:rsidP="00097960">
            <w:pPr>
              <w:widowControl/>
              <w:rPr>
                <w:ins w:id="718" w:author="Foong" w:date="2016-06-27T19:18:00Z"/>
                <w:rFonts w:ascii="Calibri" w:eastAsia="Times New Roman" w:hAnsi="Calibri"/>
                <w:b/>
                <w:bCs/>
                <w:color w:val="000000"/>
                <w:kern w:val="0"/>
                <w:sz w:val="22"/>
                <w:szCs w:val="22"/>
                <w:lang w:val="en-MY" w:eastAsia="en-MY"/>
              </w:rPr>
            </w:pPr>
            <w:ins w:id="719" w:author="Foong" w:date="2016-06-27T19:18:00Z">
              <w:r w:rsidRPr="00000C22">
                <w:rPr>
                  <w:rFonts w:ascii="Calibri" w:eastAsia="Times New Roman" w:hAnsi="Calibri"/>
                  <w:b/>
                  <w:bCs/>
                  <w:color w:val="000000"/>
                  <w:kern w:val="0"/>
                  <w:sz w:val="22"/>
                  <w:szCs w:val="22"/>
                  <w:lang w:val="en-MY" w:eastAsia="en-MY"/>
                </w:rPr>
                <w:t> </w:t>
              </w:r>
            </w:ins>
          </w:p>
        </w:tc>
        <w:tc>
          <w:tcPr>
            <w:tcW w:w="1860" w:type="dxa"/>
            <w:tcBorders>
              <w:top w:val="nil"/>
              <w:left w:val="nil"/>
              <w:bottom w:val="single" w:sz="4" w:space="0" w:color="auto"/>
              <w:right w:val="single" w:sz="4" w:space="0" w:color="auto"/>
            </w:tcBorders>
            <w:shd w:val="clear" w:color="auto" w:fill="auto"/>
            <w:noWrap/>
            <w:vAlign w:val="bottom"/>
            <w:hideMark/>
            <w:tcPrChange w:id="720" w:author="Foong" w:date="2016-06-27T19:37:00Z">
              <w:tcPr>
                <w:tcW w:w="1860" w:type="dxa"/>
                <w:tcBorders>
                  <w:top w:val="nil"/>
                  <w:left w:val="nil"/>
                  <w:bottom w:val="single" w:sz="4" w:space="0" w:color="auto"/>
                  <w:right w:val="single" w:sz="4" w:space="0" w:color="auto"/>
                </w:tcBorders>
                <w:shd w:val="clear" w:color="auto" w:fill="auto"/>
                <w:noWrap/>
                <w:vAlign w:val="bottom"/>
                <w:hideMark/>
              </w:tcPr>
            </w:tcPrChange>
          </w:tcPr>
          <w:p w14:paraId="6CDA2A99" w14:textId="77777777" w:rsidR="005B14DE" w:rsidRPr="00000C22" w:rsidRDefault="005B14DE" w:rsidP="00097960">
            <w:pPr>
              <w:widowControl/>
              <w:rPr>
                <w:ins w:id="721" w:author="Foong" w:date="2016-06-27T19:18:00Z"/>
                <w:rFonts w:ascii="Calibri" w:eastAsia="Times New Roman" w:hAnsi="Calibri"/>
                <w:color w:val="000000"/>
                <w:kern w:val="0"/>
                <w:sz w:val="22"/>
                <w:szCs w:val="22"/>
                <w:lang w:val="en-MY" w:eastAsia="en-MY"/>
              </w:rPr>
            </w:pPr>
            <w:ins w:id="722" w:author="Foong" w:date="2016-06-27T19:18:00Z">
              <w:r w:rsidRPr="00000C22">
                <w:rPr>
                  <w:rFonts w:ascii="Calibri" w:eastAsia="Times New Roman" w:hAnsi="Calibri"/>
                  <w:color w:val="000000"/>
                  <w:kern w:val="0"/>
                  <w:sz w:val="22"/>
                  <w:szCs w:val="22"/>
                  <w:lang w:val="en-MY" w:eastAsia="en-MY"/>
                </w:rPr>
                <w:t xml:space="preserve"> @Prem_Holiday</w:t>
              </w:r>
            </w:ins>
          </w:p>
        </w:tc>
        <w:tc>
          <w:tcPr>
            <w:tcW w:w="2140" w:type="dxa"/>
            <w:tcBorders>
              <w:top w:val="nil"/>
              <w:left w:val="nil"/>
              <w:bottom w:val="single" w:sz="4" w:space="0" w:color="auto"/>
              <w:right w:val="nil"/>
            </w:tcBorders>
            <w:shd w:val="clear" w:color="auto" w:fill="auto"/>
            <w:noWrap/>
            <w:vAlign w:val="bottom"/>
            <w:hideMark/>
            <w:tcPrChange w:id="723" w:author="Foong" w:date="2016-06-27T19:37:00Z">
              <w:tcPr>
                <w:tcW w:w="2140" w:type="dxa"/>
                <w:tcBorders>
                  <w:top w:val="nil"/>
                  <w:left w:val="nil"/>
                  <w:bottom w:val="single" w:sz="4" w:space="0" w:color="auto"/>
                  <w:right w:val="nil"/>
                </w:tcBorders>
                <w:shd w:val="clear" w:color="auto" w:fill="auto"/>
                <w:noWrap/>
                <w:vAlign w:val="bottom"/>
                <w:hideMark/>
              </w:tcPr>
            </w:tcPrChange>
          </w:tcPr>
          <w:p w14:paraId="08A12A05" w14:textId="77777777" w:rsidR="005B14DE" w:rsidRPr="00000C22" w:rsidRDefault="005B14DE" w:rsidP="00097960">
            <w:pPr>
              <w:widowControl/>
              <w:rPr>
                <w:ins w:id="724" w:author="Foong" w:date="2016-06-27T19:18:00Z"/>
                <w:rFonts w:ascii="Calibri" w:eastAsia="Times New Roman" w:hAnsi="Calibri"/>
                <w:b/>
                <w:bCs/>
                <w:color w:val="000000"/>
                <w:kern w:val="0"/>
                <w:sz w:val="22"/>
                <w:szCs w:val="22"/>
                <w:lang w:val="en-MY" w:eastAsia="en-MY"/>
              </w:rPr>
            </w:pPr>
            <w:ins w:id="725" w:author="Foong" w:date="2016-06-27T19:18:00Z">
              <w:r w:rsidRPr="00000C22">
                <w:rPr>
                  <w:rFonts w:ascii="Calibri" w:eastAsia="Times New Roman" w:hAnsi="Calibri"/>
                  <w:b/>
                  <w:bCs/>
                  <w:color w:val="000000"/>
                  <w:kern w:val="0"/>
                  <w:sz w:val="22"/>
                  <w:szCs w:val="22"/>
                  <w:lang w:val="en-MY" w:eastAsia="en-MY"/>
                </w:rPr>
                <w:t> </w:t>
              </w:r>
            </w:ins>
          </w:p>
        </w:tc>
        <w:tc>
          <w:tcPr>
            <w:tcW w:w="4138" w:type="dxa"/>
            <w:tcBorders>
              <w:top w:val="nil"/>
              <w:left w:val="single" w:sz="4" w:space="0" w:color="auto"/>
              <w:bottom w:val="nil"/>
              <w:right w:val="single" w:sz="4" w:space="0" w:color="auto"/>
            </w:tcBorders>
            <w:shd w:val="clear" w:color="auto" w:fill="auto"/>
            <w:vAlign w:val="bottom"/>
            <w:hideMark/>
            <w:tcPrChange w:id="726" w:author="Foong" w:date="2016-06-27T19:37:00Z">
              <w:tcPr>
                <w:tcW w:w="4280" w:type="dxa"/>
                <w:tcBorders>
                  <w:top w:val="nil"/>
                  <w:left w:val="single" w:sz="4" w:space="0" w:color="auto"/>
                  <w:bottom w:val="nil"/>
                  <w:right w:val="single" w:sz="4" w:space="0" w:color="auto"/>
                </w:tcBorders>
                <w:shd w:val="clear" w:color="auto" w:fill="auto"/>
                <w:vAlign w:val="bottom"/>
                <w:hideMark/>
              </w:tcPr>
            </w:tcPrChange>
          </w:tcPr>
          <w:p w14:paraId="29D5ADCD" w14:textId="77777777" w:rsidR="005B14DE" w:rsidRPr="00000C22" w:rsidRDefault="005B14DE" w:rsidP="00097960">
            <w:pPr>
              <w:widowControl/>
              <w:rPr>
                <w:ins w:id="727" w:author="Foong" w:date="2016-06-27T19:18:00Z"/>
                <w:rFonts w:ascii="Calibri" w:eastAsia="Times New Roman" w:hAnsi="Calibri"/>
                <w:color w:val="000000"/>
                <w:kern w:val="0"/>
                <w:sz w:val="22"/>
                <w:szCs w:val="22"/>
                <w:lang w:val="en-MY" w:eastAsia="en-MY"/>
              </w:rPr>
            </w:pPr>
            <w:ins w:id="728" w:author="Foong" w:date="2016-06-27T19:18:00Z">
              <w:r w:rsidRPr="00000C22">
                <w:rPr>
                  <w:rFonts w:ascii="Calibri" w:eastAsia="Times New Roman" w:hAnsi="Calibri"/>
                  <w:color w:val="000000"/>
                  <w:kern w:val="0"/>
                  <w:sz w:val="22"/>
                  <w:szCs w:val="22"/>
                  <w:lang w:val="en-MY" w:eastAsia="en-MY"/>
                </w:rPr>
                <w:t>&lt;Script&gt;If @Term &lt;=99 then 0&lt;/Script&gt;</w:t>
              </w:r>
            </w:ins>
          </w:p>
        </w:tc>
      </w:tr>
      <w:tr w:rsidR="005B14DE" w:rsidRPr="00000C22" w14:paraId="44DA9D20" w14:textId="77777777" w:rsidTr="00B6656B">
        <w:trPr>
          <w:trHeight w:val="300"/>
          <w:ins w:id="729" w:author="Foong" w:date="2016-06-27T19:18:00Z"/>
          <w:trPrChange w:id="730" w:author="Foong" w:date="2016-06-27T19:37:00Z">
            <w:trPr>
              <w:trHeight w:val="300"/>
            </w:trPr>
          </w:trPrChange>
        </w:trPr>
        <w:tc>
          <w:tcPr>
            <w:tcW w:w="1780" w:type="dxa"/>
            <w:tcBorders>
              <w:top w:val="nil"/>
              <w:left w:val="single" w:sz="4" w:space="0" w:color="auto"/>
              <w:bottom w:val="single" w:sz="4" w:space="0" w:color="auto"/>
              <w:right w:val="single" w:sz="4" w:space="0" w:color="auto"/>
            </w:tcBorders>
            <w:shd w:val="clear" w:color="auto" w:fill="auto"/>
            <w:noWrap/>
            <w:vAlign w:val="bottom"/>
            <w:hideMark/>
            <w:tcPrChange w:id="731" w:author="Foong" w:date="2016-06-27T19:37:00Z">
              <w:tcPr>
                <w:tcW w:w="178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1BEBE6B2" w14:textId="77777777" w:rsidR="005B14DE" w:rsidRPr="00000C22" w:rsidRDefault="005B14DE" w:rsidP="00097960">
            <w:pPr>
              <w:widowControl/>
              <w:rPr>
                <w:ins w:id="732" w:author="Foong" w:date="2016-06-27T19:18:00Z"/>
                <w:rFonts w:ascii="Calibri" w:eastAsia="Times New Roman" w:hAnsi="Calibri"/>
                <w:color w:val="000000"/>
                <w:kern w:val="0"/>
                <w:sz w:val="22"/>
                <w:szCs w:val="22"/>
                <w:lang w:val="en-MY" w:eastAsia="en-MY"/>
              </w:rPr>
            </w:pPr>
            <w:ins w:id="733" w:author="Foong" w:date="2016-06-27T19:18:00Z">
              <w:r w:rsidRPr="00000C22">
                <w:rPr>
                  <w:rFonts w:ascii="Calibri" w:eastAsia="Times New Roman" w:hAnsi="Calibri"/>
                  <w:color w:val="000000"/>
                  <w:kern w:val="0"/>
                  <w:sz w:val="22"/>
                  <w:szCs w:val="22"/>
                  <w:lang w:val="en-MY" w:eastAsia="en-MY"/>
                </w:rPr>
                <w:t> </w:t>
              </w:r>
            </w:ins>
          </w:p>
        </w:tc>
        <w:tc>
          <w:tcPr>
            <w:tcW w:w="1860" w:type="dxa"/>
            <w:tcBorders>
              <w:top w:val="nil"/>
              <w:left w:val="nil"/>
              <w:bottom w:val="single" w:sz="4" w:space="0" w:color="auto"/>
              <w:right w:val="single" w:sz="4" w:space="0" w:color="auto"/>
            </w:tcBorders>
            <w:shd w:val="clear" w:color="auto" w:fill="auto"/>
            <w:noWrap/>
            <w:vAlign w:val="bottom"/>
            <w:hideMark/>
            <w:tcPrChange w:id="734" w:author="Foong" w:date="2016-06-27T19:37:00Z">
              <w:tcPr>
                <w:tcW w:w="1860" w:type="dxa"/>
                <w:tcBorders>
                  <w:top w:val="nil"/>
                  <w:left w:val="nil"/>
                  <w:bottom w:val="single" w:sz="4" w:space="0" w:color="auto"/>
                  <w:right w:val="single" w:sz="4" w:space="0" w:color="auto"/>
                </w:tcBorders>
                <w:shd w:val="clear" w:color="auto" w:fill="auto"/>
                <w:noWrap/>
                <w:vAlign w:val="bottom"/>
                <w:hideMark/>
              </w:tcPr>
            </w:tcPrChange>
          </w:tcPr>
          <w:p w14:paraId="43FE09CA" w14:textId="77777777" w:rsidR="005B14DE" w:rsidRPr="00000C22" w:rsidRDefault="005B14DE" w:rsidP="00097960">
            <w:pPr>
              <w:widowControl/>
              <w:rPr>
                <w:ins w:id="735" w:author="Foong" w:date="2016-06-27T19:18:00Z"/>
                <w:rFonts w:ascii="Calibri" w:eastAsia="Times New Roman" w:hAnsi="Calibri"/>
                <w:color w:val="000000"/>
                <w:kern w:val="0"/>
                <w:sz w:val="22"/>
                <w:szCs w:val="22"/>
                <w:lang w:val="en-MY" w:eastAsia="en-MY"/>
              </w:rPr>
            </w:pPr>
            <w:ins w:id="736" w:author="Foong" w:date="2016-06-27T19:18:00Z">
              <w:r w:rsidRPr="00000C22">
                <w:rPr>
                  <w:rFonts w:ascii="Calibri" w:eastAsia="Times New Roman" w:hAnsi="Calibri"/>
                  <w:color w:val="000000"/>
                  <w:kern w:val="0"/>
                  <w:sz w:val="22"/>
                  <w:szCs w:val="22"/>
                  <w:lang w:val="en-MY" w:eastAsia="en-MY"/>
                </w:rPr>
                <w:t xml:space="preserve"> @Premi%</w:t>
              </w:r>
            </w:ins>
          </w:p>
        </w:tc>
        <w:tc>
          <w:tcPr>
            <w:tcW w:w="2140" w:type="dxa"/>
            <w:tcBorders>
              <w:top w:val="nil"/>
              <w:left w:val="nil"/>
              <w:bottom w:val="single" w:sz="4" w:space="0" w:color="auto"/>
              <w:right w:val="nil"/>
            </w:tcBorders>
            <w:shd w:val="clear" w:color="auto" w:fill="auto"/>
            <w:noWrap/>
            <w:vAlign w:val="bottom"/>
            <w:hideMark/>
            <w:tcPrChange w:id="737" w:author="Foong" w:date="2016-06-27T19:37:00Z">
              <w:tcPr>
                <w:tcW w:w="2140" w:type="dxa"/>
                <w:tcBorders>
                  <w:top w:val="nil"/>
                  <w:left w:val="nil"/>
                  <w:bottom w:val="single" w:sz="4" w:space="0" w:color="auto"/>
                  <w:right w:val="nil"/>
                </w:tcBorders>
                <w:shd w:val="clear" w:color="auto" w:fill="auto"/>
                <w:noWrap/>
                <w:vAlign w:val="bottom"/>
                <w:hideMark/>
              </w:tcPr>
            </w:tcPrChange>
          </w:tcPr>
          <w:p w14:paraId="03CA5D08" w14:textId="77777777" w:rsidR="005B14DE" w:rsidRPr="00000C22" w:rsidRDefault="005B14DE" w:rsidP="00097960">
            <w:pPr>
              <w:widowControl/>
              <w:rPr>
                <w:ins w:id="738" w:author="Foong" w:date="2016-06-27T19:18:00Z"/>
                <w:rFonts w:ascii="Calibri" w:eastAsia="Times New Roman" w:hAnsi="Calibri"/>
                <w:color w:val="000000"/>
                <w:kern w:val="0"/>
                <w:sz w:val="22"/>
                <w:szCs w:val="22"/>
                <w:lang w:val="en-MY" w:eastAsia="en-MY"/>
              </w:rPr>
            </w:pPr>
            <w:ins w:id="739" w:author="Foong" w:date="2016-06-27T19:18:00Z">
              <w:r w:rsidRPr="00000C22">
                <w:rPr>
                  <w:rFonts w:ascii="Calibri" w:eastAsia="Times New Roman" w:hAnsi="Calibri"/>
                  <w:color w:val="000000"/>
                  <w:kern w:val="0"/>
                  <w:sz w:val="22"/>
                  <w:szCs w:val="22"/>
                  <w:lang w:val="en-MY" w:eastAsia="en-MY"/>
                </w:rPr>
                <w:t> </w:t>
              </w:r>
            </w:ins>
          </w:p>
        </w:tc>
        <w:tc>
          <w:tcPr>
            <w:tcW w:w="4138" w:type="dxa"/>
            <w:tcBorders>
              <w:top w:val="nil"/>
              <w:left w:val="single" w:sz="4" w:space="0" w:color="auto"/>
              <w:bottom w:val="nil"/>
              <w:right w:val="single" w:sz="4" w:space="0" w:color="auto"/>
            </w:tcBorders>
            <w:shd w:val="clear" w:color="auto" w:fill="auto"/>
            <w:vAlign w:val="bottom"/>
            <w:hideMark/>
            <w:tcPrChange w:id="740" w:author="Foong" w:date="2016-06-27T19:37:00Z">
              <w:tcPr>
                <w:tcW w:w="4280" w:type="dxa"/>
                <w:tcBorders>
                  <w:top w:val="nil"/>
                  <w:left w:val="single" w:sz="4" w:space="0" w:color="auto"/>
                  <w:bottom w:val="nil"/>
                  <w:right w:val="single" w:sz="4" w:space="0" w:color="auto"/>
                </w:tcBorders>
                <w:shd w:val="clear" w:color="auto" w:fill="auto"/>
                <w:vAlign w:val="bottom"/>
                <w:hideMark/>
              </w:tcPr>
            </w:tcPrChange>
          </w:tcPr>
          <w:p w14:paraId="055FBCCC" w14:textId="77777777" w:rsidR="005B14DE" w:rsidRPr="00000C22" w:rsidRDefault="005B14DE" w:rsidP="00097960">
            <w:pPr>
              <w:widowControl/>
              <w:rPr>
                <w:ins w:id="741" w:author="Foong" w:date="2016-06-27T19:18:00Z"/>
                <w:rFonts w:ascii="Calibri" w:eastAsia="Times New Roman" w:hAnsi="Calibri"/>
                <w:color w:val="000000"/>
                <w:kern w:val="0"/>
                <w:sz w:val="22"/>
                <w:szCs w:val="22"/>
                <w:lang w:val="en-MY" w:eastAsia="en-MY"/>
              </w:rPr>
            </w:pPr>
            <w:ins w:id="742" w:author="Foong" w:date="2016-06-27T19:18:00Z">
              <w:r w:rsidRPr="00000C22">
                <w:rPr>
                  <w:rFonts w:ascii="Calibri" w:eastAsia="Times New Roman" w:hAnsi="Calibri"/>
                  <w:color w:val="000000"/>
                  <w:kern w:val="0"/>
                  <w:sz w:val="22"/>
                  <w:szCs w:val="22"/>
                  <w:lang w:val="en-MY" w:eastAsia="en-MY"/>
                </w:rPr>
                <w:t> </w:t>
              </w:r>
            </w:ins>
          </w:p>
        </w:tc>
      </w:tr>
      <w:tr w:rsidR="005B14DE" w:rsidRPr="00000C22" w14:paraId="3617248A" w14:textId="77777777" w:rsidTr="00B6656B">
        <w:trPr>
          <w:trHeight w:val="300"/>
          <w:ins w:id="743" w:author="Foong" w:date="2016-06-27T19:18:00Z"/>
          <w:trPrChange w:id="744" w:author="Foong" w:date="2016-06-27T19:37:00Z">
            <w:trPr>
              <w:trHeight w:val="300"/>
            </w:trPr>
          </w:trPrChange>
        </w:trPr>
        <w:tc>
          <w:tcPr>
            <w:tcW w:w="1780" w:type="dxa"/>
            <w:tcBorders>
              <w:top w:val="nil"/>
              <w:left w:val="single" w:sz="4" w:space="0" w:color="auto"/>
              <w:bottom w:val="single" w:sz="4" w:space="0" w:color="auto"/>
              <w:right w:val="single" w:sz="4" w:space="0" w:color="auto"/>
            </w:tcBorders>
            <w:shd w:val="clear" w:color="auto" w:fill="auto"/>
            <w:noWrap/>
            <w:vAlign w:val="bottom"/>
            <w:hideMark/>
            <w:tcPrChange w:id="745" w:author="Foong" w:date="2016-06-27T19:37:00Z">
              <w:tcPr>
                <w:tcW w:w="178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11CAA540" w14:textId="77777777" w:rsidR="005B14DE" w:rsidRPr="00000C22" w:rsidRDefault="005B14DE" w:rsidP="00097960">
            <w:pPr>
              <w:widowControl/>
              <w:rPr>
                <w:ins w:id="746" w:author="Foong" w:date="2016-06-27T19:18:00Z"/>
                <w:rFonts w:ascii="Calibri" w:eastAsia="Times New Roman" w:hAnsi="Calibri"/>
                <w:color w:val="000000"/>
                <w:kern w:val="0"/>
                <w:sz w:val="22"/>
                <w:szCs w:val="22"/>
                <w:lang w:val="en-MY" w:eastAsia="en-MY"/>
              </w:rPr>
            </w:pPr>
            <w:ins w:id="747" w:author="Foong" w:date="2016-06-27T19:18:00Z">
              <w:r w:rsidRPr="00000C22">
                <w:rPr>
                  <w:rFonts w:ascii="Calibri" w:eastAsia="Times New Roman" w:hAnsi="Calibri"/>
                  <w:color w:val="000000"/>
                  <w:kern w:val="0"/>
                  <w:sz w:val="22"/>
                  <w:szCs w:val="22"/>
                  <w:lang w:val="en-MY" w:eastAsia="en-MY"/>
                </w:rPr>
                <w:t> </w:t>
              </w:r>
            </w:ins>
          </w:p>
        </w:tc>
        <w:tc>
          <w:tcPr>
            <w:tcW w:w="1860" w:type="dxa"/>
            <w:tcBorders>
              <w:top w:val="nil"/>
              <w:left w:val="nil"/>
              <w:bottom w:val="single" w:sz="4" w:space="0" w:color="auto"/>
              <w:right w:val="single" w:sz="4" w:space="0" w:color="auto"/>
            </w:tcBorders>
            <w:shd w:val="clear" w:color="auto" w:fill="auto"/>
            <w:noWrap/>
            <w:vAlign w:val="bottom"/>
            <w:hideMark/>
            <w:tcPrChange w:id="748" w:author="Foong" w:date="2016-06-27T19:37:00Z">
              <w:tcPr>
                <w:tcW w:w="1860" w:type="dxa"/>
                <w:tcBorders>
                  <w:top w:val="nil"/>
                  <w:left w:val="nil"/>
                  <w:bottom w:val="single" w:sz="4" w:space="0" w:color="auto"/>
                  <w:right w:val="single" w:sz="4" w:space="0" w:color="auto"/>
                </w:tcBorders>
                <w:shd w:val="clear" w:color="auto" w:fill="auto"/>
                <w:noWrap/>
                <w:vAlign w:val="bottom"/>
                <w:hideMark/>
              </w:tcPr>
            </w:tcPrChange>
          </w:tcPr>
          <w:p w14:paraId="26324CD0" w14:textId="77777777" w:rsidR="005B14DE" w:rsidRPr="00000C22" w:rsidRDefault="005B14DE" w:rsidP="00097960">
            <w:pPr>
              <w:widowControl/>
              <w:rPr>
                <w:ins w:id="749" w:author="Foong" w:date="2016-06-27T19:18:00Z"/>
                <w:rFonts w:ascii="Calibri" w:eastAsia="Times New Roman" w:hAnsi="Calibri"/>
                <w:color w:val="000000"/>
                <w:kern w:val="0"/>
                <w:sz w:val="22"/>
                <w:szCs w:val="22"/>
                <w:lang w:val="en-MY" w:eastAsia="en-MY"/>
              </w:rPr>
            </w:pPr>
            <w:ins w:id="750" w:author="Foong" w:date="2016-06-27T19:18:00Z">
              <w:r w:rsidRPr="00000C22">
                <w:rPr>
                  <w:rFonts w:ascii="Calibri" w:eastAsia="Times New Roman" w:hAnsi="Calibri"/>
                  <w:color w:val="000000"/>
                  <w:kern w:val="0"/>
                  <w:sz w:val="22"/>
                  <w:szCs w:val="22"/>
                  <w:lang w:val="en-MY" w:eastAsia="en-MY"/>
                </w:rPr>
                <w:t xml:space="preserve"> @Premi%_Term</w:t>
              </w:r>
            </w:ins>
          </w:p>
        </w:tc>
        <w:tc>
          <w:tcPr>
            <w:tcW w:w="2140" w:type="dxa"/>
            <w:tcBorders>
              <w:top w:val="nil"/>
              <w:left w:val="nil"/>
              <w:bottom w:val="single" w:sz="4" w:space="0" w:color="auto"/>
              <w:right w:val="nil"/>
            </w:tcBorders>
            <w:shd w:val="clear" w:color="auto" w:fill="auto"/>
            <w:noWrap/>
            <w:vAlign w:val="bottom"/>
            <w:hideMark/>
            <w:tcPrChange w:id="751" w:author="Foong" w:date="2016-06-27T19:37:00Z">
              <w:tcPr>
                <w:tcW w:w="2140" w:type="dxa"/>
                <w:tcBorders>
                  <w:top w:val="nil"/>
                  <w:left w:val="nil"/>
                  <w:bottom w:val="single" w:sz="4" w:space="0" w:color="auto"/>
                  <w:right w:val="nil"/>
                </w:tcBorders>
                <w:shd w:val="clear" w:color="auto" w:fill="auto"/>
                <w:noWrap/>
                <w:vAlign w:val="bottom"/>
                <w:hideMark/>
              </w:tcPr>
            </w:tcPrChange>
          </w:tcPr>
          <w:p w14:paraId="72B982C1" w14:textId="77777777" w:rsidR="005B14DE" w:rsidRPr="00000C22" w:rsidRDefault="005B14DE" w:rsidP="00097960">
            <w:pPr>
              <w:widowControl/>
              <w:rPr>
                <w:ins w:id="752" w:author="Foong" w:date="2016-06-27T19:18:00Z"/>
                <w:rFonts w:ascii="Calibri" w:eastAsia="Times New Roman" w:hAnsi="Calibri"/>
                <w:color w:val="000000"/>
                <w:kern w:val="0"/>
                <w:sz w:val="22"/>
                <w:szCs w:val="22"/>
                <w:lang w:val="en-MY" w:eastAsia="en-MY"/>
              </w:rPr>
            </w:pPr>
            <w:ins w:id="753" w:author="Foong" w:date="2016-06-27T19:18:00Z">
              <w:r w:rsidRPr="00000C22">
                <w:rPr>
                  <w:rFonts w:ascii="Calibri" w:eastAsia="Times New Roman" w:hAnsi="Calibri"/>
                  <w:color w:val="000000"/>
                  <w:kern w:val="0"/>
                  <w:sz w:val="22"/>
                  <w:szCs w:val="22"/>
                  <w:lang w:val="en-MY" w:eastAsia="en-MY"/>
                </w:rPr>
                <w:t> </w:t>
              </w:r>
            </w:ins>
          </w:p>
        </w:tc>
        <w:tc>
          <w:tcPr>
            <w:tcW w:w="4138" w:type="dxa"/>
            <w:tcBorders>
              <w:top w:val="nil"/>
              <w:left w:val="single" w:sz="4" w:space="0" w:color="auto"/>
              <w:bottom w:val="nil"/>
              <w:right w:val="single" w:sz="4" w:space="0" w:color="auto"/>
            </w:tcBorders>
            <w:shd w:val="clear" w:color="auto" w:fill="auto"/>
            <w:vAlign w:val="bottom"/>
            <w:hideMark/>
            <w:tcPrChange w:id="754" w:author="Foong" w:date="2016-06-27T19:37:00Z">
              <w:tcPr>
                <w:tcW w:w="4280" w:type="dxa"/>
                <w:tcBorders>
                  <w:top w:val="nil"/>
                  <w:left w:val="single" w:sz="4" w:space="0" w:color="auto"/>
                  <w:bottom w:val="nil"/>
                  <w:right w:val="single" w:sz="4" w:space="0" w:color="auto"/>
                </w:tcBorders>
                <w:shd w:val="clear" w:color="auto" w:fill="auto"/>
                <w:vAlign w:val="bottom"/>
                <w:hideMark/>
              </w:tcPr>
            </w:tcPrChange>
          </w:tcPr>
          <w:p w14:paraId="51DA12FC" w14:textId="77777777" w:rsidR="005B14DE" w:rsidRPr="00000C22" w:rsidRDefault="005B14DE" w:rsidP="00097960">
            <w:pPr>
              <w:widowControl/>
              <w:rPr>
                <w:ins w:id="755" w:author="Foong" w:date="2016-06-27T19:18:00Z"/>
                <w:rFonts w:ascii="Calibri" w:eastAsia="Times New Roman" w:hAnsi="Calibri"/>
                <w:color w:val="000000"/>
                <w:kern w:val="0"/>
                <w:sz w:val="22"/>
                <w:szCs w:val="22"/>
                <w:lang w:val="en-MY" w:eastAsia="en-MY"/>
              </w:rPr>
            </w:pPr>
            <w:ins w:id="756" w:author="Foong" w:date="2016-06-27T19:18:00Z">
              <w:r w:rsidRPr="00000C22">
                <w:rPr>
                  <w:rFonts w:ascii="Calibri" w:eastAsia="Times New Roman" w:hAnsi="Calibri"/>
                  <w:color w:val="000000"/>
                  <w:kern w:val="0"/>
                  <w:sz w:val="22"/>
                  <w:szCs w:val="22"/>
                  <w:lang w:val="en-MY" w:eastAsia="en-MY"/>
                </w:rPr>
                <w:t> </w:t>
              </w:r>
            </w:ins>
          </w:p>
        </w:tc>
      </w:tr>
      <w:tr w:rsidR="005B14DE" w:rsidRPr="00000C22" w14:paraId="1AD43137" w14:textId="77777777" w:rsidTr="00B6656B">
        <w:trPr>
          <w:trHeight w:val="300"/>
          <w:ins w:id="757" w:author="Foong" w:date="2016-06-27T19:18:00Z"/>
          <w:trPrChange w:id="758" w:author="Foong" w:date="2016-06-27T19:37:00Z">
            <w:trPr>
              <w:trHeight w:val="300"/>
            </w:trPr>
          </w:trPrChange>
        </w:trPr>
        <w:tc>
          <w:tcPr>
            <w:tcW w:w="1780" w:type="dxa"/>
            <w:tcBorders>
              <w:top w:val="nil"/>
              <w:left w:val="single" w:sz="4" w:space="0" w:color="auto"/>
              <w:bottom w:val="single" w:sz="4" w:space="0" w:color="auto"/>
              <w:right w:val="single" w:sz="4" w:space="0" w:color="auto"/>
            </w:tcBorders>
            <w:shd w:val="clear" w:color="auto" w:fill="auto"/>
            <w:noWrap/>
            <w:vAlign w:val="bottom"/>
            <w:hideMark/>
            <w:tcPrChange w:id="759" w:author="Foong" w:date="2016-06-27T19:37:00Z">
              <w:tcPr>
                <w:tcW w:w="178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30E1978D" w14:textId="77777777" w:rsidR="005B14DE" w:rsidRPr="00000C22" w:rsidRDefault="005B14DE" w:rsidP="00097960">
            <w:pPr>
              <w:widowControl/>
              <w:rPr>
                <w:ins w:id="760" w:author="Foong" w:date="2016-06-27T19:18:00Z"/>
                <w:rFonts w:ascii="Calibri" w:eastAsia="Times New Roman" w:hAnsi="Calibri"/>
                <w:color w:val="000000"/>
                <w:kern w:val="0"/>
                <w:sz w:val="22"/>
                <w:szCs w:val="22"/>
                <w:lang w:val="en-MY" w:eastAsia="en-MY"/>
              </w:rPr>
            </w:pPr>
            <w:ins w:id="761" w:author="Foong" w:date="2016-06-27T19:18:00Z">
              <w:r w:rsidRPr="00000C22">
                <w:rPr>
                  <w:rFonts w:ascii="Calibri" w:eastAsia="Times New Roman" w:hAnsi="Calibri"/>
                  <w:color w:val="000000"/>
                  <w:kern w:val="0"/>
                  <w:sz w:val="22"/>
                  <w:szCs w:val="22"/>
                  <w:lang w:val="en-MY" w:eastAsia="en-MY"/>
                </w:rPr>
                <w:t> </w:t>
              </w:r>
            </w:ins>
          </w:p>
        </w:tc>
        <w:tc>
          <w:tcPr>
            <w:tcW w:w="1860" w:type="dxa"/>
            <w:tcBorders>
              <w:top w:val="nil"/>
              <w:left w:val="nil"/>
              <w:bottom w:val="single" w:sz="4" w:space="0" w:color="auto"/>
              <w:right w:val="single" w:sz="4" w:space="0" w:color="auto"/>
            </w:tcBorders>
            <w:shd w:val="clear" w:color="auto" w:fill="auto"/>
            <w:noWrap/>
            <w:vAlign w:val="bottom"/>
            <w:hideMark/>
            <w:tcPrChange w:id="762" w:author="Foong" w:date="2016-06-27T19:37:00Z">
              <w:tcPr>
                <w:tcW w:w="1860" w:type="dxa"/>
                <w:tcBorders>
                  <w:top w:val="nil"/>
                  <w:left w:val="nil"/>
                  <w:bottom w:val="single" w:sz="4" w:space="0" w:color="auto"/>
                  <w:right w:val="single" w:sz="4" w:space="0" w:color="auto"/>
                </w:tcBorders>
                <w:shd w:val="clear" w:color="auto" w:fill="auto"/>
                <w:noWrap/>
                <w:vAlign w:val="bottom"/>
                <w:hideMark/>
              </w:tcPr>
            </w:tcPrChange>
          </w:tcPr>
          <w:p w14:paraId="597FD8C2" w14:textId="77777777" w:rsidR="005B14DE" w:rsidRPr="00000C22" w:rsidRDefault="005B14DE" w:rsidP="00097960">
            <w:pPr>
              <w:widowControl/>
              <w:rPr>
                <w:ins w:id="763" w:author="Foong" w:date="2016-06-27T19:18:00Z"/>
                <w:rFonts w:ascii="Calibri" w:eastAsia="Times New Roman" w:hAnsi="Calibri"/>
                <w:color w:val="000000"/>
                <w:kern w:val="0"/>
                <w:sz w:val="22"/>
                <w:szCs w:val="22"/>
                <w:lang w:val="en-MY" w:eastAsia="en-MY"/>
              </w:rPr>
            </w:pPr>
            <w:ins w:id="764" w:author="Foong" w:date="2016-06-27T19:18:00Z">
              <w:r w:rsidRPr="00000C22">
                <w:rPr>
                  <w:rFonts w:ascii="Calibri" w:eastAsia="Times New Roman" w:hAnsi="Calibri"/>
                  <w:color w:val="000000"/>
                  <w:kern w:val="0"/>
                  <w:sz w:val="22"/>
                  <w:szCs w:val="22"/>
                  <w:lang w:val="en-MY" w:eastAsia="en-MY"/>
                </w:rPr>
                <w:t xml:space="preserve"> @PremiMIL</w:t>
              </w:r>
            </w:ins>
          </w:p>
        </w:tc>
        <w:tc>
          <w:tcPr>
            <w:tcW w:w="2140" w:type="dxa"/>
            <w:tcBorders>
              <w:top w:val="nil"/>
              <w:left w:val="nil"/>
              <w:bottom w:val="single" w:sz="4" w:space="0" w:color="auto"/>
              <w:right w:val="nil"/>
            </w:tcBorders>
            <w:shd w:val="clear" w:color="auto" w:fill="auto"/>
            <w:noWrap/>
            <w:vAlign w:val="bottom"/>
            <w:hideMark/>
            <w:tcPrChange w:id="765" w:author="Foong" w:date="2016-06-27T19:37:00Z">
              <w:tcPr>
                <w:tcW w:w="2140" w:type="dxa"/>
                <w:tcBorders>
                  <w:top w:val="nil"/>
                  <w:left w:val="nil"/>
                  <w:bottom w:val="single" w:sz="4" w:space="0" w:color="auto"/>
                  <w:right w:val="nil"/>
                </w:tcBorders>
                <w:shd w:val="clear" w:color="auto" w:fill="auto"/>
                <w:noWrap/>
                <w:vAlign w:val="bottom"/>
                <w:hideMark/>
              </w:tcPr>
            </w:tcPrChange>
          </w:tcPr>
          <w:p w14:paraId="18AB70D5" w14:textId="77777777" w:rsidR="005B14DE" w:rsidRPr="00000C22" w:rsidRDefault="005B14DE" w:rsidP="00097960">
            <w:pPr>
              <w:widowControl/>
              <w:rPr>
                <w:ins w:id="766" w:author="Foong" w:date="2016-06-27T19:18:00Z"/>
                <w:rFonts w:ascii="Calibri" w:eastAsia="Times New Roman" w:hAnsi="Calibri"/>
                <w:color w:val="000000"/>
                <w:kern w:val="0"/>
                <w:sz w:val="22"/>
                <w:szCs w:val="22"/>
                <w:lang w:val="en-MY" w:eastAsia="en-MY"/>
              </w:rPr>
            </w:pPr>
            <w:ins w:id="767" w:author="Foong" w:date="2016-06-27T19:18:00Z">
              <w:r w:rsidRPr="00000C22">
                <w:rPr>
                  <w:rFonts w:ascii="Calibri" w:eastAsia="Times New Roman" w:hAnsi="Calibri"/>
                  <w:color w:val="000000"/>
                  <w:kern w:val="0"/>
                  <w:sz w:val="22"/>
                  <w:szCs w:val="22"/>
                  <w:lang w:val="en-MY" w:eastAsia="en-MY"/>
                </w:rPr>
                <w:t> </w:t>
              </w:r>
            </w:ins>
          </w:p>
        </w:tc>
        <w:tc>
          <w:tcPr>
            <w:tcW w:w="4138" w:type="dxa"/>
            <w:tcBorders>
              <w:top w:val="nil"/>
              <w:left w:val="single" w:sz="4" w:space="0" w:color="auto"/>
              <w:bottom w:val="nil"/>
              <w:right w:val="single" w:sz="4" w:space="0" w:color="auto"/>
            </w:tcBorders>
            <w:shd w:val="clear" w:color="auto" w:fill="auto"/>
            <w:vAlign w:val="bottom"/>
            <w:hideMark/>
            <w:tcPrChange w:id="768" w:author="Foong" w:date="2016-06-27T19:37:00Z">
              <w:tcPr>
                <w:tcW w:w="4280" w:type="dxa"/>
                <w:tcBorders>
                  <w:top w:val="nil"/>
                  <w:left w:val="single" w:sz="4" w:space="0" w:color="auto"/>
                  <w:bottom w:val="nil"/>
                  <w:right w:val="single" w:sz="4" w:space="0" w:color="auto"/>
                </w:tcBorders>
                <w:shd w:val="clear" w:color="auto" w:fill="auto"/>
                <w:vAlign w:val="bottom"/>
                <w:hideMark/>
              </w:tcPr>
            </w:tcPrChange>
          </w:tcPr>
          <w:p w14:paraId="04145381" w14:textId="77777777" w:rsidR="005B14DE" w:rsidRPr="00000C22" w:rsidRDefault="005B14DE" w:rsidP="00097960">
            <w:pPr>
              <w:widowControl/>
              <w:rPr>
                <w:ins w:id="769" w:author="Foong" w:date="2016-06-27T19:18:00Z"/>
                <w:rFonts w:ascii="Calibri" w:eastAsia="Times New Roman" w:hAnsi="Calibri"/>
                <w:color w:val="000000"/>
                <w:kern w:val="0"/>
                <w:sz w:val="22"/>
                <w:szCs w:val="22"/>
                <w:lang w:val="en-MY" w:eastAsia="en-MY"/>
              </w:rPr>
            </w:pPr>
            <w:ins w:id="770" w:author="Foong" w:date="2016-06-27T19:18:00Z">
              <w:r w:rsidRPr="00000C22">
                <w:rPr>
                  <w:rFonts w:ascii="Calibri" w:eastAsia="Times New Roman" w:hAnsi="Calibri"/>
                  <w:color w:val="000000"/>
                  <w:kern w:val="0"/>
                  <w:sz w:val="22"/>
                  <w:szCs w:val="22"/>
                  <w:lang w:val="en-MY" w:eastAsia="en-MY"/>
                </w:rPr>
                <w:t> </w:t>
              </w:r>
            </w:ins>
          </w:p>
        </w:tc>
      </w:tr>
      <w:tr w:rsidR="005B14DE" w:rsidRPr="00000C22" w14:paraId="5CAE3535" w14:textId="77777777" w:rsidTr="00B6656B">
        <w:trPr>
          <w:trHeight w:val="300"/>
          <w:ins w:id="771" w:author="Foong" w:date="2016-06-27T19:18:00Z"/>
          <w:trPrChange w:id="772" w:author="Foong" w:date="2016-06-27T19:37:00Z">
            <w:trPr>
              <w:trHeight w:val="300"/>
            </w:trPr>
          </w:trPrChange>
        </w:trPr>
        <w:tc>
          <w:tcPr>
            <w:tcW w:w="1780" w:type="dxa"/>
            <w:tcBorders>
              <w:top w:val="nil"/>
              <w:left w:val="single" w:sz="4" w:space="0" w:color="auto"/>
              <w:bottom w:val="single" w:sz="4" w:space="0" w:color="auto"/>
              <w:right w:val="single" w:sz="4" w:space="0" w:color="auto"/>
            </w:tcBorders>
            <w:shd w:val="clear" w:color="auto" w:fill="auto"/>
            <w:noWrap/>
            <w:vAlign w:val="bottom"/>
            <w:hideMark/>
            <w:tcPrChange w:id="773" w:author="Foong" w:date="2016-06-27T19:37:00Z">
              <w:tcPr>
                <w:tcW w:w="178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5970CB0B" w14:textId="77777777" w:rsidR="005B14DE" w:rsidRPr="00000C22" w:rsidRDefault="005B14DE" w:rsidP="00097960">
            <w:pPr>
              <w:widowControl/>
              <w:rPr>
                <w:ins w:id="774" w:author="Foong" w:date="2016-06-27T19:18:00Z"/>
                <w:rFonts w:ascii="Calibri" w:eastAsia="Times New Roman" w:hAnsi="Calibri"/>
                <w:color w:val="000000"/>
                <w:kern w:val="0"/>
                <w:sz w:val="22"/>
                <w:szCs w:val="22"/>
                <w:lang w:val="en-MY" w:eastAsia="en-MY"/>
              </w:rPr>
            </w:pPr>
            <w:ins w:id="775" w:author="Foong" w:date="2016-06-27T19:18:00Z">
              <w:r w:rsidRPr="00000C22">
                <w:rPr>
                  <w:rFonts w:ascii="Calibri" w:eastAsia="Times New Roman" w:hAnsi="Calibri"/>
                  <w:color w:val="000000"/>
                  <w:kern w:val="0"/>
                  <w:sz w:val="22"/>
                  <w:szCs w:val="22"/>
                  <w:lang w:val="en-MY" w:eastAsia="en-MY"/>
                </w:rPr>
                <w:t> </w:t>
              </w:r>
            </w:ins>
          </w:p>
        </w:tc>
        <w:tc>
          <w:tcPr>
            <w:tcW w:w="1860" w:type="dxa"/>
            <w:tcBorders>
              <w:top w:val="nil"/>
              <w:left w:val="nil"/>
              <w:bottom w:val="single" w:sz="4" w:space="0" w:color="auto"/>
              <w:right w:val="single" w:sz="4" w:space="0" w:color="auto"/>
            </w:tcBorders>
            <w:shd w:val="clear" w:color="auto" w:fill="auto"/>
            <w:noWrap/>
            <w:vAlign w:val="bottom"/>
            <w:hideMark/>
            <w:tcPrChange w:id="776" w:author="Foong" w:date="2016-06-27T19:37:00Z">
              <w:tcPr>
                <w:tcW w:w="1860" w:type="dxa"/>
                <w:tcBorders>
                  <w:top w:val="nil"/>
                  <w:left w:val="nil"/>
                  <w:bottom w:val="single" w:sz="4" w:space="0" w:color="auto"/>
                  <w:right w:val="single" w:sz="4" w:space="0" w:color="auto"/>
                </w:tcBorders>
                <w:shd w:val="clear" w:color="auto" w:fill="auto"/>
                <w:noWrap/>
                <w:vAlign w:val="bottom"/>
                <w:hideMark/>
              </w:tcPr>
            </w:tcPrChange>
          </w:tcPr>
          <w:p w14:paraId="572A4A73" w14:textId="77777777" w:rsidR="005B14DE" w:rsidRPr="00000C22" w:rsidRDefault="005B14DE" w:rsidP="00097960">
            <w:pPr>
              <w:widowControl/>
              <w:rPr>
                <w:ins w:id="777" w:author="Foong" w:date="2016-06-27T19:18:00Z"/>
                <w:rFonts w:ascii="Calibri" w:eastAsia="Times New Roman" w:hAnsi="Calibri"/>
                <w:color w:val="000000"/>
                <w:kern w:val="0"/>
                <w:sz w:val="22"/>
                <w:szCs w:val="22"/>
                <w:lang w:val="en-MY" w:eastAsia="en-MY"/>
              </w:rPr>
            </w:pPr>
            <w:ins w:id="778" w:author="Foong" w:date="2016-06-27T19:18:00Z">
              <w:r w:rsidRPr="00000C22">
                <w:rPr>
                  <w:rFonts w:ascii="Calibri" w:eastAsia="Times New Roman" w:hAnsi="Calibri"/>
                  <w:color w:val="000000"/>
                  <w:kern w:val="0"/>
                  <w:sz w:val="22"/>
                  <w:szCs w:val="22"/>
                  <w:lang w:val="en-MY" w:eastAsia="en-MY"/>
                </w:rPr>
                <w:t xml:space="preserve"> @PremiMIL_Term</w:t>
              </w:r>
            </w:ins>
          </w:p>
        </w:tc>
        <w:tc>
          <w:tcPr>
            <w:tcW w:w="2140" w:type="dxa"/>
            <w:tcBorders>
              <w:top w:val="nil"/>
              <w:left w:val="nil"/>
              <w:bottom w:val="single" w:sz="4" w:space="0" w:color="auto"/>
              <w:right w:val="nil"/>
            </w:tcBorders>
            <w:shd w:val="clear" w:color="auto" w:fill="auto"/>
            <w:noWrap/>
            <w:vAlign w:val="bottom"/>
            <w:hideMark/>
            <w:tcPrChange w:id="779" w:author="Foong" w:date="2016-06-27T19:37:00Z">
              <w:tcPr>
                <w:tcW w:w="2140" w:type="dxa"/>
                <w:tcBorders>
                  <w:top w:val="nil"/>
                  <w:left w:val="nil"/>
                  <w:bottom w:val="single" w:sz="4" w:space="0" w:color="auto"/>
                  <w:right w:val="nil"/>
                </w:tcBorders>
                <w:shd w:val="clear" w:color="auto" w:fill="auto"/>
                <w:noWrap/>
                <w:vAlign w:val="bottom"/>
                <w:hideMark/>
              </w:tcPr>
            </w:tcPrChange>
          </w:tcPr>
          <w:p w14:paraId="0C76F55F" w14:textId="77777777" w:rsidR="005B14DE" w:rsidRPr="00000C22" w:rsidRDefault="005B14DE" w:rsidP="00097960">
            <w:pPr>
              <w:widowControl/>
              <w:rPr>
                <w:ins w:id="780" w:author="Foong" w:date="2016-06-27T19:18:00Z"/>
                <w:rFonts w:ascii="Calibri" w:eastAsia="Times New Roman" w:hAnsi="Calibri"/>
                <w:color w:val="000000"/>
                <w:kern w:val="0"/>
                <w:sz w:val="22"/>
                <w:szCs w:val="22"/>
                <w:lang w:val="en-MY" w:eastAsia="en-MY"/>
              </w:rPr>
            </w:pPr>
            <w:ins w:id="781" w:author="Foong" w:date="2016-06-27T19:18:00Z">
              <w:r w:rsidRPr="00000C22">
                <w:rPr>
                  <w:rFonts w:ascii="Calibri" w:eastAsia="Times New Roman" w:hAnsi="Calibri"/>
                  <w:color w:val="000000"/>
                  <w:kern w:val="0"/>
                  <w:sz w:val="22"/>
                  <w:szCs w:val="22"/>
                  <w:lang w:val="en-MY" w:eastAsia="en-MY"/>
                </w:rPr>
                <w:t> </w:t>
              </w:r>
            </w:ins>
          </w:p>
        </w:tc>
        <w:tc>
          <w:tcPr>
            <w:tcW w:w="4138" w:type="dxa"/>
            <w:tcBorders>
              <w:top w:val="nil"/>
              <w:left w:val="single" w:sz="4" w:space="0" w:color="auto"/>
              <w:bottom w:val="nil"/>
              <w:right w:val="single" w:sz="4" w:space="0" w:color="auto"/>
            </w:tcBorders>
            <w:shd w:val="clear" w:color="auto" w:fill="auto"/>
            <w:vAlign w:val="bottom"/>
            <w:hideMark/>
            <w:tcPrChange w:id="782" w:author="Foong" w:date="2016-06-27T19:37:00Z">
              <w:tcPr>
                <w:tcW w:w="4280" w:type="dxa"/>
                <w:tcBorders>
                  <w:top w:val="nil"/>
                  <w:left w:val="single" w:sz="4" w:space="0" w:color="auto"/>
                  <w:bottom w:val="nil"/>
                  <w:right w:val="single" w:sz="4" w:space="0" w:color="auto"/>
                </w:tcBorders>
                <w:shd w:val="clear" w:color="auto" w:fill="auto"/>
                <w:vAlign w:val="bottom"/>
                <w:hideMark/>
              </w:tcPr>
            </w:tcPrChange>
          </w:tcPr>
          <w:p w14:paraId="4AAFFDF3" w14:textId="77777777" w:rsidR="005B14DE" w:rsidRPr="00000C22" w:rsidRDefault="005B14DE" w:rsidP="00097960">
            <w:pPr>
              <w:widowControl/>
              <w:rPr>
                <w:ins w:id="783" w:author="Foong" w:date="2016-06-27T19:18:00Z"/>
                <w:rFonts w:ascii="Calibri" w:eastAsia="Times New Roman" w:hAnsi="Calibri"/>
                <w:color w:val="000000"/>
                <w:kern w:val="0"/>
                <w:sz w:val="22"/>
                <w:szCs w:val="22"/>
                <w:lang w:val="en-MY" w:eastAsia="en-MY"/>
              </w:rPr>
            </w:pPr>
            <w:ins w:id="784" w:author="Foong" w:date="2016-06-27T19:18:00Z">
              <w:r w:rsidRPr="00000C22">
                <w:rPr>
                  <w:rFonts w:ascii="Calibri" w:eastAsia="Times New Roman" w:hAnsi="Calibri"/>
                  <w:color w:val="000000"/>
                  <w:kern w:val="0"/>
                  <w:sz w:val="22"/>
                  <w:szCs w:val="22"/>
                  <w:lang w:val="en-MY" w:eastAsia="en-MY"/>
                </w:rPr>
                <w:t> </w:t>
              </w:r>
            </w:ins>
          </w:p>
        </w:tc>
      </w:tr>
      <w:tr w:rsidR="005B14DE" w:rsidRPr="00000C22" w14:paraId="6745FBAC" w14:textId="77777777" w:rsidTr="00B6656B">
        <w:trPr>
          <w:trHeight w:val="600"/>
          <w:ins w:id="785" w:author="Foong" w:date="2016-06-27T19:18:00Z"/>
          <w:trPrChange w:id="786" w:author="Foong" w:date="2016-06-27T19:37:00Z">
            <w:trPr>
              <w:trHeight w:val="600"/>
            </w:trPr>
          </w:trPrChange>
        </w:trPr>
        <w:tc>
          <w:tcPr>
            <w:tcW w:w="1780" w:type="dxa"/>
            <w:tcBorders>
              <w:top w:val="nil"/>
              <w:left w:val="single" w:sz="4" w:space="0" w:color="auto"/>
              <w:bottom w:val="single" w:sz="4" w:space="0" w:color="auto"/>
              <w:right w:val="single" w:sz="4" w:space="0" w:color="auto"/>
            </w:tcBorders>
            <w:shd w:val="clear" w:color="000000" w:fill="DDD9C4"/>
            <w:noWrap/>
            <w:vAlign w:val="bottom"/>
            <w:hideMark/>
            <w:tcPrChange w:id="787" w:author="Foong" w:date="2016-06-27T19:37:00Z">
              <w:tcPr>
                <w:tcW w:w="1780" w:type="dxa"/>
                <w:tcBorders>
                  <w:top w:val="nil"/>
                  <w:left w:val="single" w:sz="4" w:space="0" w:color="auto"/>
                  <w:bottom w:val="single" w:sz="4" w:space="0" w:color="auto"/>
                  <w:right w:val="single" w:sz="4" w:space="0" w:color="auto"/>
                </w:tcBorders>
                <w:shd w:val="clear" w:color="000000" w:fill="DDD9C4"/>
                <w:noWrap/>
                <w:vAlign w:val="bottom"/>
                <w:hideMark/>
              </w:tcPr>
            </w:tcPrChange>
          </w:tcPr>
          <w:p w14:paraId="223C1B9B" w14:textId="77777777" w:rsidR="005B14DE" w:rsidRPr="00000C22" w:rsidRDefault="005B14DE" w:rsidP="00097960">
            <w:pPr>
              <w:widowControl/>
              <w:rPr>
                <w:ins w:id="788" w:author="Foong" w:date="2016-06-27T19:18:00Z"/>
                <w:rFonts w:ascii="Calibri" w:eastAsia="Times New Roman" w:hAnsi="Calibri"/>
                <w:color w:val="000000"/>
                <w:kern w:val="0"/>
                <w:sz w:val="22"/>
                <w:szCs w:val="22"/>
                <w:lang w:val="en-MY" w:eastAsia="en-MY"/>
              </w:rPr>
            </w:pPr>
            <w:ins w:id="789" w:author="Foong" w:date="2016-06-27T19:18:00Z">
              <w:r w:rsidRPr="00000C22">
                <w:rPr>
                  <w:rFonts w:ascii="Calibri" w:eastAsia="Times New Roman" w:hAnsi="Calibri"/>
                  <w:color w:val="000000"/>
                  <w:kern w:val="0"/>
                  <w:sz w:val="22"/>
                  <w:szCs w:val="22"/>
                  <w:lang w:val="en-MY" w:eastAsia="en-MY"/>
                </w:rPr>
                <w:t>Rider</w:t>
              </w:r>
            </w:ins>
          </w:p>
        </w:tc>
        <w:tc>
          <w:tcPr>
            <w:tcW w:w="1860" w:type="dxa"/>
            <w:tcBorders>
              <w:top w:val="nil"/>
              <w:left w:val="nil"/>
              <w:bottom w:val="single" w:sz="4" w:space="0" w:color="auto"/>
              <w:right w:val="single" w:sz="4" w:space="0" w:color="auto"/>
            </w:tcBorders>
            <w:shd w:val="clear" w:color="000000" w:fill="DDD9C4"/>
            <w:noWrap/>
            <w:vAlign w:val="bottom"/>
            <w:hideMark/>
            <w:tcPrChange w:id="790" w:author="Foong" w:date="2016-06-27T19:37:00Z">
              <w:tcPr>
                <w:tcW w:w="1860" w:type="dxa"/>
                <w:tcBorders>
                  <w:top w:val="nil"/>
                  <w:left w:val="nil"/>
                  <w:bottom w:val="single" w:sz="4" w:space="0" w:color="auto"/>
                  <w:right w:val="single" w:sz="4" w:space="0" w:color="auto"/>
                </w:tcBorders>
                <w:shd w:val="clear" w:color="000000" w:fill="DDD9C4"/>
                <w:noWrap/>
                <w:vAlign w:val="bottom"/>
                <w:hideMark/>
              </w:tcPr>
            </w:tcPrChange>
          </w:tcPr>
          <w:p w14:paraId="76FBCB9E" w14:textId="77777777" w:rsidR="005B14DE" w:rsidRPr="00000C22" w:rsidRDefault="005B14DE" w:rsidP="00097960">
            <w:pPr>
              <w:widowControl/>
              <w:rPr>
                <w:ins w:id="791" w:author="Foong" w:date="2016-06-27T19:18:00Z"/>
                <w:rFonts w:ascii="Calibri" w:eastAsia="Times New Roman" w:hAnsi="Calibri"/>
                <w:color w:val="000000"/>
                <w:kern w:val="0"/>
                <w:sz w:val="22"/>
                <w:szCs w:val="22"/>
                <w:lang w:val="en-MY" w:eastAsia="en-MY"/>
              </w:rPr>
            </w:pPr>
            <w:ins w:id="792" w:author="Foong" w:date="2016-06-27T19:18:00Z">
              <w:r w:rsidRPr="00000C22">
                <w:rPr>
                  <w:rFonts w:ascii="Calibri" w:eastAsia="Times New Roman" w:hAnsi="Calibri"/>
                  <w:color w:val="000000"/>
                  <w:kern w:val="0"/>
                  <w:sz w:val="22"/>
                  <w:szCs w:val="22"/>
                  <w:lang w:val="en-MY" w:eastAsia="en-MY"/>
                </w:rPr>
                <w:t xml:space="preserve"> Code</w:t>
              </w:r>
            </w:ins>
          </w:p>
        </w:tc>
        <w:tc>
          <w:tcPr>
            <w:tcW w:w="2140" w:type="dxa"/>
            <w:tcBorders>
              <w:top w:val="nil"/>
              <w:left w:val="nil"/>
              <w:bottom w:val="single" w:sz="4" w:space="0" w:color="auto"/>
              <w:right w:val="nil"/>
            </w:tcBorders>
            <w:shd w:val="clear" w:color="000000" w:fill="DDD9C4"/>
            <w:noWrap/>
            <w:vAlign w:val="bottom"/>
            <w:hideMark/>
            <w:tcPrChange w:id="793" w:author="Foong" w:date="2016-06-27T19:37:00Z">
              <w:tcPr>
                <w:tcW w:w="2140" w:type="dxa"/>
                <w:tcBorders>
                  <w:top w:val="nil"/>
                  <w:left w:val="nil"/>
                  <w:bottom w:val="single" w:sz="4" w:space="0" w:color="auto"/>
                  <w:right w:val="nil"/>
                </w:tcBorders>
                <w:shd w:val="clear" w:color="000000" w:fill="DDD9C4"/>
                <w:noWrap/>
                <w:vAlign w:val="bottom"/>
                <w:hideMark/>
              </w:tcPr>
            </w:tcPrChange>
          </w:tcPr>
          <w:p w14:paraId="34BF6316" w14:textId="77777777" w:rsidR="005B14DE" w:rsidRPr="00000C22" w:rsidRDefault="005B14DE" w:rsidP="00097960">
            <w:pPr>
              <w:widowControl/>
              <w:rPr>
                <w:ins w:id="794" w:author="Foong" w:date="2016-06-27T19:18:00Z"/>
                <w:rFonts w:ascii="Calibri" w:eastAsia="Times New Roman" w:hAnsi="Calibri"/>
                <w:color w:val="000000"/>
                <w:kern w:val="0"/>
                <w:sz w:val="22"/>
                <w:szCs w:val="22"/>
                <w:lang w:val="en-MY" w:eastAsia="en-MY"/>
              </w:rPr>
            </w:pPr>
            <w:ins w:id="795" w:author="Foong" w:date="2016-06-27T19:18:00Z">
              <w:r w:rsidRPr="00000C22">
                <w:rPr>
                  <w:rFonts w:ascii="Calibri" w:eastAsia="Times New Roman" w:hAnsi="Calibri"/>
                  <w:color w:val="000000"/>
                  <w:kern w:val="0"/>
                  <w:sz w:val="22"/>
                  <w:szCs w:val="22"/>
                  <w:lang w:val="en-MY" w:eastAsia="en-MY"/>
                </w:rPr>
                <w:t xml:space="preserve"> @Code</w:t>
              </w:r>
            </w:ins>
          </w:p>
        </w:tc>
        <w:tc>
          <w:tcPr>
            <w:tcW w:w="4138" w:type="dxa"/>
            <w:tcBorders>
              <w:top w:val="single" w:sz="4" w:space="0" w:color="auto"/>
              <w:left w:val="single" w:sz="4" w:space="0" w:color="auto"/>
              <w:bottom w:val="nil"/>
              <w:right w:val="single" w:sz="4" w:space="0" w:color="auto"/>
            </w:tcBorders>
            <w:shd w:val="clear" w:color="000000" w:fill="DDD9C4"/>
            <w:vAlign w:val="bottom"/>
            <w:hideMark/>
            <w:tcPrChange w:id="796" w:author="Foong" w:date="2016-06-27T19:37:00Z">
              <w:tcPr>
                <w:tcW w:w="4280" w:type="dxa"/>
                <w:tcBorders>
                  <w:top w:val="single" w:sz="4" w:space="0" w:color="auto"/>
                  <w:left w:val="single" w:sz="4" w:space="0" w:color="auto"/>
                  <w:bottom w:val="nil"/>
                  <w:right w:val="single" w:sz="4" w:space="0" w:color="auto"/>
                </w:tcBorders>
                <w:shd w:val="clear" w:color="000000" w:fill="DDD9C4"/>
                <w:vAlign w:val="bottom"/>
                <w:hideMark/>
              </w:tcPr>
            </w:tcPrChange>
          </w:tcPr>
          <w:p w14:paraId="2D49120B" w14:textId="77777777" w:rsidR="005B14DE" w:rsidRPr="00000C22" w:rsidRDefault="005B14DE" w:rsidP="00097960">
            <w:pPr>
              <w:widowControl/>
              <w:rPr>
                <w:ins w:id="797" w:author="Foong" w:date="2016-06-27T19:18:00Z"/>
                <w:rFonts w:ascii="Calibri" w:eastAsia="Times New Roman" w:hAnsi="Calibri"/>
                <w:color w:val="000000"/>
                <w:kern w:val="0"/>
                <w:sz w:val="22"/>
                <w:szCs w:val="22"/>
                <w:lang w:val="en-MY" w:eastAsia="en-MY"/>
              </w:rPr>
            </w:pPr>
            <w:ins w:id="798" w:author="Foong" w:date="2016-06-27T19:18:00Z">
              <w:r w:rsidRPr="00000C22">
                <w:rPr>
                  <w:rFonts w:ascii="Calibri" w:eastAsia="Times New Roman" w:hAnsi="Calibri"/>
                  <w:color w:val="000000"/>
                  <w:kern w:val="0"/>
                  <w:sz w:val="22"/>
                  <w:szCs w:val="22"/>
                  <w:lang w:val="en-MY" w:eastAsia="en-MY"/>
                </w:rPr>
                <w:t>Rider listing listed is based on the rider allowable set in the basic product setup</w:t>
              </w:r>
            </w:ins>
          </w:p>
        </w:tc>
      </w:tr>
      <w:tr w:rsidR="005B14DE" w:rsidRPr="00000C22" w14:paraId="7DD34B19" w14:textId="77777777" w:rsidTr="00B6656B">
        <w:trPr>
          <w:trHeight w:val="300"/>
          <w:ins w:id="799" w:author="Foong" w:date="2016-06-27T19:18:00Z"/>
          <w:trPrChange w:id="800" w:author="Foong" w:date="2016-06-27T19:37:00Z">
            <w:trPr>
              <w:trHeight w:val="300"/>
            </w:trPr>
          </w:trPrChange>
        </w:trPr>
        <w:tc>
          <w:tcPr>
            <w:tcW w:w="1780" w:type="dxa"/>
            <w:tcBorders>
              <w:top w:val="nil"/>
              <w:left w:val="single" w:sz="4" w:space="0" w:color="auto"/>
              <w:bottom w:val="single" w:sz="4" w:space="0" w:color="auto"/>
              <w:right w:val="single" w:sz="4" w:space="0" w:color="auto"/>
            </w:tcBorders>
            <w:shd w:val="clear" w:color="000000" w:fill="DDD9C4"/>
            <w:noWrap/>
            <w:vAlign w:val="bottom"/>
            <w:hideMark/>
            <w:tcPrChange w:id="801" w:author="Foong" w:date="2016-06-27T19:37:00Z">
              <w:tcPr>
                <w:tcW w:w="1780" w:type="dxa"/>
                <w:tcBorders>
                  <w:top w:val="nil"/>
                  <w:left w:val="single" w:sz="4" w:space="0" w:color="auto"/>
                  <w:bottom w:val="single" w:sz="4" w:space="0" w:color="auto"/>
                  <w:right w:val="single" w:sz="4" w:space="0" w:color="auto"/>
                </w:tcBorders>
                <w:shd w:val="clear" w:color="000000" w:fill="DDD9C4"/>
                <w:noWrap/>
                <w:vAlign w:val="bottom"/>
                <w:hideMark/>
              </w:tcPr>
            </w:tcPrChange>
          </w:tcPr>
          <w:p w14:paraId="02D4E0DC" w14:textId="77777777" w:rsidR="005B14DE" w:rsidRPr="00000C22" w:rsidRDefault="005B14DE" w:rsidP="00097960">
            <w:pPr>
              <w:widowControl/>
              <w:rPr>
                <w:ins w:id="802" w:author="Foong" w:date="2016-06-27T19:18:00Z"/>
                <w:rFonts w:ascii="Calibri" w:eastAsia="Times New Roman" w:hAnsi="Calibri"/>
                <w:color w:val="000000"/>
                <w:kern w:val="0"/>
                <w:sz w:val="22"/>
                <w:szCs w:val="22"/>
                <w:lang w:val="en-MY" w:eastAsia="en-MY"/>
              </w:rPr>
            </w:pPr>
            <w:ins w:id="803" w:author="Foong" w:date="2016-06-27T19:18:00Z">
              <w:r w:rsidRPr="00000C22">
                <w:rPr>
                  <w:rFonts w:ascii="Calibri" w:eastAsia="Times New Roman" w:hAnsi="Calibri"/>
                  <w:color w:val="000000"/>
                  <w:kern w:val="0"/>
                  <w:sz w:val="22"/>
                  <w:szCs w:val="22"/>
                  <w:lang w:val="en-MY" w:eastAsia="en-MY"/>
                </w:rPr>
                <w:t> </w:t>
              </w:r>
            </w:ins>
          </w:p>
        </w:tc>
        <w:tc>
          <w:tcPr>
            <w:tcW w:w="1860" w:type="dxa"/>
            <w:tcBorders>
              <w:top w:val="nil"/>
              <w:left w:val="nil"/>
              <w:bottom w:val="single" w:sz="4" w:space="0" w:color="auto"/>
              <w:right w:val="single" w:sz="4" w:space="0" w:color="auto"/>
            </w:tcBorders>
            <w:shd w:val="clear" w:color="000000" w:fill="DDD9C4"/>
            <w:hideMark/>
            <w:tcPrChange w:id="804" w:author="Foong" w:date="2016-06-27T19:37:00Z">
              <w:tcPr>
                <w:tcW w:w="1860" w:type="dxa"/>
                <w:tcBorders>
                  <w:top w:val="nil"/>
                  <w:left w:val="nil"/>
                  <w:bottom w:val="single" w:sz="4" w:space="0" w:color="auto"/>
                  <w:right w:val="single" w:sz="4" w:space="0" w:color="auto"/>
                </w:tcBorders>
                <w:shd w:val="clear" w:color="000000" w:fill="DDD9C4"/>
                <w:hideMark/>
              </w:tcPr>
            </w:tcPrChange>
          </w:tcPr>
          <w:p w14:paraId="3BC31690" w14:textId="77777777" w:rsidR="005B14DE" w:rsidRPr="00000C22" w:rsidRDefault="005B14DE" w:rsidP="00097960">
            <w:pPr>
              <w:widowControl/>
              <w:rPr>
                <w:ins w:id="805" w:author="Foong" w:date="2016-06-27T19:18:00Z"/>
                <w:rFonts w:ascii="Calibri" w:eastAsia="Times New Roman" w:hAnsi="Calibri"/>
                <w:color w:val="000000"/>
                <w:kern w:val="0"/>
                <w:sz w:val="22"/>
                <w:szCs w:val="22"/>
                <w:lang w:val="en-MY" w:eastAsia="en-MY"/>
              </w:rPr>
            </w:pPr>
            <w:ins w:id="806" w:author="Foong" w:date="2016-06-27T19:18:00Z">
              <w:r w:rsidRPr="00000C22">
                <w:rPr>
                  <w:rFonts w:ascii="Calibri" w:eastAsia="Times New Roman" w:hAnsi="Calibri"/>
                  <w:color w:val="000000"/>
                  <w:kern w:val="0"/>
                  <w:sz w:val="22"/>
                  <w:szCs w:val="22"/>
                  <w:lang w:val="en-MY" w:eastAsia="en-MY"/>
                </w:rPr>
                <w:t> </w:t>
              </w:r>
            </w:ins>
          </w:p>
        </w:tc>
        <w:tc>
          <w:tcPr>
            <w:tcW w:w="2140" w:type="dxa"/>
            <w:tcBorders>
              <w:top w:val="nil"/>
              <w:left w:val="nil"/>
              <w:bottom w:val="single" w:sz="4" w:space="0" w:color="auto"/>
              <w:right w:val="nil"/>
            </w:tcBorders>
            <w:shd w:val="clear" w:color="000000" w:fill="DDD9C4"/>
            <w:noWrap/>
            <w:vAlign w:val="bottom"/>
            <w:hideMark/>
            <w:tcPrChange w:id="807" w:author="Foong" w:date="2016-06-27T19:37:00Z">
              <w:tcPr>
                <w:tcW w:w="2140" w:type="dxa"/>
                <w:tcBorders>
                  <w:top w:val="nil"/>
                  <w:left w:val="nil"/>
                  <w:bottom w:val="single" w:sz="4" w:space="0" w:color="auto"/>
                  <w:right w:val="nil"/>
                </w:tcBorders>
                <w:shd w:val="clear" w:color="000000" w:fill="DDD9C4"/>
                <w:noWrap/>
                <w:vAlign w:val="bottom"/>
                <w:hideMark/>
              </w:tcPr>
            </w:tcPrChange>
          </w:tcPr>
          <w:p w14:paraId="46456676" w14:textId="77777777" w:rsidR="005B14DE" w:rsidRPr="00000C22" w:rsidRDefault="005B14DE" w:rsidP="00097960">
            <w:pPr>
              <w:widowControl/>
              <w:rPr>
                <w:ins w:id="808" w:author="Foong" w:date="2016-06-27T19:18:00Z"/>
                <w:rFonts w:ascii="Calibri" w:eastAsia="Times New Roman" w:hAnsi="Calibri"/>
                <w:color w:val="000000"/>
                <w:kern w:val="0"/>
                <w:sz w:val="22"/>
                <w:szCs w:val="22"/>
                <w:lang w:val="en-MY" w:eastAsia="en-MY"/>
              </w:rPr>
            </w:pPr>
            <w:ins w:id="809" w:author="Foong" w:date="2016-06-27T19:18:00Z">
              <w:r w:rsidRPr="00000C22">
                <w:rPr>
                  <w:rFonts w:ascii="Calibri" w:eastAsia="Times New Roman" w:hAnsi="Calibri"/>
                  <w:color w:val="000000"/>
                  <w:kern w:val="0"/>
                  <w:sz w:val="22"/>
                  <w:szCs w:val="22"/>
                  <w:lang w:val="en-MY" w:eastAsia="en-MY"/>
                </w:rPr>
                <w:t xml:space="preserve"> @RSA</w:t>
              </w:r>
            </w:ins>
          </w:p>
        </w:tc>
        <w:tc>
          <w:tcPr>
            <w:tcW w:w="4138" w:type="dxa"/>
            <w:tcBorders>
              <w:top w:val="nil"/>
              <w:left w:val="single" w:sz="4" w:space="0" w:color="auto"/>
              <w:bottom w:val="nil"/>
              <w:right w:val="single" w:sz="4" w:space="0" w:color="auto"/>
            </w:tcBorders>
            <w:shd w:val="clear" w:color="000000" w:fill="DDD9C4"/>
            <w:vAlign w:val="bottom"/>
            <w:hideMark/>
            <w:tcPrChange w:id="810" w:author="Foong" w:date="2016-06-27T19:37:00Z">
              <w:tcPr>
                <w:tcW w:w="4280" w:type="dxa"/>
                <w:tcBorders>
                  <w:top w:val="nil"/>
                  <w:left w:val="single" w:sz="4" w:space="0" w:color="auto"/>
                  <w:bottom w:val="nil"/>
                  <w:right w:val="single" w:sz="4" w:space="0" w:color="auto"/>
                </w:tcBorders>
                <w:shd w:val="clear" w:color="000000" w:fill="DDD9C4"/>
                <w:vAlign w:val="bottom"/>
                <w:hideMark/>
              </w:tcPr>
            </w:tcPrChange>
          </w:tcPr>
          <w:p w14:paraId="6F7886AB" w14:textId="77777777" w:rsidR="005B14DE" w:rsidRPr="00000C22" w:rsidRDefault="005B14DE" w:rsidP="00097960">
            <w:pPr>
              <w:widowControl/>
              <w:rPr>
                <w:ins w:id="811" w:author="Foong" w:date="2016-06-27T19:18:00Z"/>
                <w:rFonts w:ascii="Calibri" w:eastAsia="Times New Roman" w:hAnsi="Calibri"/>
                <w:color w:val="000000"/>
                <w:kern w:val="0"/>
                <w:sz w:val="22"/>
                <w:szCs w:val="22"/>
                <w:lang w:val="en-MY" w:eastAsia="en-MY"/>
              </w:rPr>
            </w:pPr>
            <w:ins w:id="812" w:author="Foong" w:date="2016-06-27T19:18:00Z">
              <w:r w:rsidRPr="00000C22">
                <w:rPr>
                  <w:rFonts w:ascii="Calibri" w:eastAsia="Times New Roman" w:hAnsi="Calibri"/>
                  <w:color w:val="000000"/>
                  <w:kern w:val="0"/>
                  <w:sz w:val="22"/>
                  <w:szCs w:val="22"/>
                  <w:lang w:val="en-MY" w:eastAsia="en-MY"/>
                </w:rPr>
                <w:t> </w:t>
              </w:r>
            </w:ins>
          </w:p>
        </w:tc>
      </w:tr>
      <w:tr w:rsidR="005B14DE" w:rsidRPr="00000C22" w14:paraId="31097F12" w14:textId="77777777" w:rsidTr="00B6656B">
        <w:trPr>
          <w:trHeight w:val="300"/>
          <w:ins w:id="813" w:author="Foong" w:date="2016-06-27T19:18:00Z"/>
          <w:trPrChange w:id="814" w:author="Foong" w:date="2016-06-27T19:37:00Z">
            <w:trPr>
              <w:trHeight w:val="300"/>
            </w:trPr>
          </w:trPrChange>
        </w:trPr>
        <w:tc>
          <w:tcPr>
            <w:tcW w:w="1780" w:type="dxa"/>
            <w:tcBorders>
              <w:top w:val="nil"/>
              <w:left w:val="single" w:sz="4" w:space="0" w:color="auto"/>
              <w:bottom w:val="single" w:sz="4" w:space="0" w:color="auto"/>
              <w:right w:val="single" w:sz="4" w:space="0" w:color="auto"/>
            </w:tcBorders>
            <w:shd w:val="clear" w:color="000000" w:fill="DDD9C4"/>
            <w:noWrap/>
            <w:vAlign w:val="bottom"/>
            <w:hideMark/>
            <w:tcPrChange w:id="815" w:author="Foong" w:date="2016-06-27T19:37:00Z">
              <w:tcPr>
                <w:tcW w:w="1780" w:type="dxa"/>
                <w:tcBorders>
                  <w:top w:val="nil"/>
                  <w:left w:val="single" w:sz="4" w:space="0" w:color="auto"/>
                  <w:bottom w:val="single" w:sz="4" w:space="0" w:color="auto"/>
                  <w:right w:val="single" w:sz="4" w:space="0" w:color="auto"/>
                </w:tcBorders>
                <w:shd w:val="clear" w:color="000000" w:fill="DDD9C4"/>
                <w:noWrap/>
                <w:vAlign w:val="bottom"/>
                <w:hideMark/>
              </w:tcPr>
            </w:tcPrChange>
          </w:tcPr>
          <w:p w14:paraId="2DF4FD63" w14:textId="77777777" w:rsidR="005B14DE" w:rsidRPr="00000C22" w:rsidRDefault="005B14DE" w:rsidP="00097960">
            <w:pPr>
              <w:widowControl/>
              <w:rPr>
                <w:ins w:id="816" w:author="Foong" w:date="2016-06-27T19:18:00Z"/>
                <w:rFonts w:ascii="Calibri" w:eastAsia="Times New Roman" w:hAnsi="Calibri"/>
                <w:color w:val="000000"/>
                <w:kern w:val="0"/>
                <w:sz w:val="22"/>
                <w:szCs w:val="22"/>
                <w:lang w:val="en-MY" w:eastAsia="en-MY"/>
              </w:rPr>
            </w:pPr>
            <w:ins w:id="817" w:author="Foong" w:date="2016-06-27T19:18:00Z">
              <w:r w:rsidRPr="00000C22">
                <w:rPr>
                  <w:rFonts w:ascii="Calibri" w:eastAsia="Times New Roman" w:hAnsi="Calibri"/>
                  <w:color w:val="000000"/>
                  <w:kern w:val="0"/>
                  <w:sz w:val="22"/>
                  <w:szCs w:val="22"/>
                  <w:lang w:val="en-MY" w:eastAsia="en-MY"/>
                </w:rPr>
                <w:t> </w:t>
              </w:r>
            </w:ins>
          </w:p>
        </w:tc>
        <w:tc>
          <w:tcPr>
            <w:tcW w:w="1860" w:type="dxa"/>
            <w:tcBorders>
              <w:top w:val="nil"/>
              <w:left w:val="nil"/>
              <w:bottom w:val="single" w:sz="4" w:space="0" w:color="auto"/>
              <w:right w:val="single" w:sz="4" w:space="0" w:color="auto"/>
            </w:tcBorders>
            <w:shd w:val="clear" w:color="000000" w:fill="DDD9C4"/>
            <w:noWrap/>
            <w:vAlign w:val="bottom"/>
            <w:hideMark/>
            <w:tcPrChange w:id="818" w:author="Foong" w:date="2016-06-27T19:37:00Z">
              <w:tcPr>
                <w:tcW w:w="1860" w:type="dxa"/>
                <w:tcBorders>
                  <w:top w:val="nil"/>
                  <w:left w:val="nil"/>
                  <w:bottom w:val="single" w:sz="4" w:space="0" w:color="auto"/>
                  <w:right w:val="single" w:sz="4" w:space="0" w:color="auto"/>
                </w:tcBorders>
                <w:shd w:val="clear" w:color="000000" w:fill="DDD9C4"/>
                <w:noWrap/>
                <w:vAlign w:val="bottom"/>
                <w:hideMark/>
              </w:tcPr>
            </w:tcPrChange>
          </w:tcPr>
          <w:p w14:paraId="2AA989D2" w14:textId="77777777" w:rsidR="005B14DE" w:rsidRPr="00000C22" w:rsidRDefault="005B14DE" w:rsidP="00097960">
            <w:pPr>
              <w:widowControl/>
              <w:rPr>
                <w:ins w:id="819" w:author="Foong" w:date="2016-06-27T19:18:00Z"/>
                <w:rFonts w:ascii="Calibri" w:eastAsia="Times New Roman" w:hAnsi="Calibri"/>
                <w:color w:val="000000"/>
                <w:kern w:val="0"/>
                <w:sz w:val="22"/>
                <w:szCs w:val="22"/>
                <w:lang w:val="en-MY" w:eastAsia="en-MY"/>
              </w:rPr>
            </w:pPr>
            <w:ins w:id="820" w:author="Foong" w:date="2016-06-27T19:18:00Z">
              <w:r w:rsidRPr="00000C22">
                <w:rPr>
                  <w:rFonts w:ascii="Calibri" w:eastAsia="Times New Roman" w:hAnsi="Calibri"/>
                  <w:color w:val="000000"/>
                  <w:kern w:val="0"/>
                  <w:sz w:val="22"/>
                  <w:szCs w:val="22"/>
                  <w:lang w:val="en-MY" w:eastAsia="en-MY"/>
                </w:rPr>
                <w:t> </w:t>
              </w:r>
            </w:ins>
          </w:p>
        </w:tc>
        <w:tc>
          <w:tcPr>
            <w:tcW w:w="2140" w:type="dxa"/>
            <w:tcBorders>
              <w:top w:val="nil"/>
              <w:left w:val="nil"/>
              <w:bottom w:val="single" w:sz="4" w:space="0" w:color="auto"/>
              <w:right w:val="nil"/>
            </w:tcBorders>
            <w:shd w:val="clear" w:color="000000" w:fill="DDD9C4"/>
            <w:noWrap/>
            <w:vAlign w:val="bottom"/>
            <w:hideMark/>
            <w:tcPrChange w:id="821" w:author="Foong" w:date="2016-06-27T19:37:00Z">
              <w:tcPr>
                <w:tcW w:w="2140" w:type="dxa"/>
                <w:tcBorders>
                  <w:top w:val="nil"/>
                  <w:left w:val="nil"/>
                  <w:bottom w:val="single" w:sz="4" w:space="0" w:color="auto"/>
                  <w:right w:val="nil"/>
                </w:tcBorders>
                <w:shd w:val="clear" w:color="000000" w:fill="DDD9C4"/>
                <w:noWrap/>
                <w:vAlign w:val="bottom"/>
                <w:hideMark/>
              </w:tcPr>
            </w:tcPrChange>
          </w:tcPr>
          <w:p w14:paraId="4519025F" w14:textId="77777777" w:rsidR="005B14DE" w:rsidRPr="00000C22" w:rsidRDefault="005B14DE" w:rsidP="00097960">
            <w:pPr>
              <w:widowControl/>
              <w:rPr>
                <w:ins w:id="822" w:author="Foong" w:date="2016-06-27T19:18:00Z"/>
                <w:rFonts w:ascii="Calibri" w:eastAsia="Times New Roman" w:hAnsi="Calibri"/>
                <w:color w:val="000000"/>
                <w:kern w:val="0"/>
                <w:sz w:val="22"/>
                <w:szCs w:val="22"/>
                <w:lang w:val="en-MY" w:eastAsia="en-MY"/>
              </w:rPr>
            </w:pPr>
            <w:ins w:id="823" w:author="Foong" w:date="2016-06-27T19:18:00Z">
              <w:r w:rsidRPr="00000C22">
                <w:rPr>
                  <w:rFonts w:ascii="Calibri" w:eastAsia="Times New Roman" w:hAnsi="Calibri"/>
                  <w:color w:val="000000"/>
                  <w:kern w:val="0"/>
                  <w:sz w:val="22"/>
                  <w:szCs w:val="22"/>
                  <w:lang w:val="en-MY" w:eastAsia="en-MY"/>
                </w:rPr>
                <w:t xml:space="preserve"> @Term</w:t>
              </w:r>
            </w:ins>
          </w:p>
        </w:tc>
        <w:tc>
          <w:tcPr>
            <w:tcW w:w="4138" w:type="dxa"/>
            <w:tcBorders>
              <w:top w:val="nil"/>
              <w:left w:val="single" w:sz="4" w:space="0" w:color="auto"/>
              <w:bottom w:val="nil"/>
              <w:right w:val="single" w:sz="4" w:space="0" w:color="auto"/>
            </w:tcBorders>
            <w:shd w:val="clear" w:color="000000" w:fill="DDD9C4"/>
            <w:vAlign w:val="bottom"/>
            <w:hideMark/>
            <w:tcPrChange w:id="824" w:author="Foong" w:date="2016-06-27T19:37:00Z">
              <w:tcPr>
                <w:tcW w:w="4280" w:type="dxa"/>
                <w:tcBorders>
                  <w:top w:val="nil"/>
                  <w:left w:val="single" w:sz="4" w:space="0" w:color="auto"/>
                  <w:bottom w:val="nil"/>
                  <w:right w:val="single" w:sz="4" w:space="0" w:color="auto"/>
                </w:tcBorders>
                <w:shd w:val="clear" w:color="000000" w:fill="DDD9C4"/>
                <w:vAlign w:val="bottom"/>
                <w:hideMark/>
              </w:tcPr>
            </w:tcPrChange>
          </w:tcPr>
          <w:p w14:paraId="6B7CE27B" w14:textId="77777777" w:rsidR="005B14DE" w:rsidRPr="00000C22" w:rsidRDefault="005B14DE" w:rsidP="00097960">
            <w:pPr>
              <w:widowControl/>
              <w:rPr>
                <w:ins w:id="825" w:author="Foong" w:date="2016-06-27T19:18:00Z"/>
                <w:rFonts w:ascii="Calibri" w:eastAsia="Times New Roman" w:hAnsi="Calibri"/>
                <w:color w:val="000000"/>
                <w:kern w:val="0"/>
                <w:sz w:val="22"/>
                <w:szCs w:val="22"/>
                <w:lang w:val="en-MY" w:eastAsia="en-MY"/>
              </w:rPr>
            </w:pPr>
            <w:ins w:id="826" w:author="Foong" w:date="2016-06-27T19:18:00Z">
              <w:r w:rsidRPr="00000C22">
                <w:rPr>
                  <w:rFonts w:ascii="Calibri" w:eastAsia="Times New Roman" w:hAnsi="Calibri"/>
                  <w:color w:val="000000"/>
                  <w:kern w:val="0"/>
                  <w:sz w:val="22"/>
                  <w:szCs w:val="22"/>
                  <w:lang w:val="en-MY" w:eastAsia="en-MY"/>
                </w:rPr>
                <w:t> </w:t>
              </w:r>
            </w:ins>
          </w:p>
        </w:tc>
      </w:tr>
      <w:tr w:rsidR="005B14DE" w:rsidRPr="00000C22" w14:paraId="64AC3D68" w14:textId="77777777" w:rsidTr="00B6656B">
        <w:trPr>
          <w:trHeight w:val="300"/>
          <w:ins w:id="827" w:author="Foong" w:date="2016-06-27T19:18:00Z"/>
          <w:trPrChange w:id="828" w:author="Foong" w:date="2016-06-27T19:37:00Z">
            <w:trPr>
              <w:trHeight w:val="300"/>
            </w:trPr>
          </w:trPrChange>
        </w:trPr>
        <w:tc>
          <w:tcPr>
            <w:tcW w:w="1780" w:type="dxa"/>
            <w:tcBorders>
              <w:top w:val="nil"/>
              <w:left w:val="single" w:sz="4" w:space="0" w:color="auto"/>
              <w:bottom w:val="single" w:sz="4" w:space="0" w:color="auto"/>
              <w:right w:val="single" w:sz="4" w:space="0" w:color="auto"/>
            </w:tcBorders>
            <w:shd w:val="clear" w:color="000000" w:fill="DDD9C4"/>
            <w:noWrap/>
            <w:vAlign w:val="bottom"/>
            <w:hideMark/>
            <w:tcPrChange w:id="829" w:author="Foong" w:date="2016-06-27T19:37:00Z">
              <w:tcPr>
                <w:tcW w:w="1780" w:type="dxa"/>
                <w:tcBorders>
                  <w:top w:val="nil"/>
                  <w:left w:val="single" w:sz="4" w:space="0" w:color="auto"/>
                  <w:bottom w:val="single" w:sz="4" w:space="0" w:color="auto"/>
                  <w:right w:val="single" w:sz="4" w:space="0" w:color="auto"/>
                </w:tcBorders>
                <w:shd w:val="clear" w:color="000000" w:fill="DDD9C4"/>
                <w:noWrap/>
                <w:vAlign w:val="bottom"/>
                <w:hideMark/>
              </w:tcPr>
            </w:tcPrChange>
          </w:tcPr>
          <w:p w14:paraId="545CAF14" w14:textId="77777777" w:rsidR="005B14DE" w:rsidRPr="00000C22" w:rsidRDefault="005B14DE" w:rsidP="00097960">
            <w:pPr>
              <w:widowControl/>
              <w:rPr>
                <w:ins w:id="830" w:author="Foong" w:date="2016-06-27T19:18:00Z"/>
                <w:rFonts w:ascii="Calibri" w:eastAsia="Times New Roman" w:hAnsi="Calibri"/>
                <w:color w:val="000000"/>
                <w:kern w:val="0"/>
                <w:sz w:val="22"/>
                <w:szCs w:val="22"/>
                <w:lang w:val="en-MY" w:eastAsia="en-MY"/>
              </w:rPr>
            </w:pPr>
            <w:ins w:id="831" w:author="Foong" w:date="2016-06-27T19:18:00Z">
              <w:r w:rsidRPr="00000C22">
                <w:rPr>
                  <w:rFonts w:ascii="Calibri" w:eastAsia="Times New Roman" w:hAnsi="Calibri"/>
                  <w:color w:val="000000"/>
                  <w:kern w:val="0"/>
                  <w:sz w:val="22"/>
                  <w:szCs w:val="22"/>
                  <w:lang w:val="en-MY" w:eastAsia="en-MY"/>
                </w:rPr>
                <w:t> </w:t>
              </w:r>
            </w:ins>
          </w:p>
        </w:tc>
        <w:tc>
          <w:tcPr>
            <w:tcW w:w="1860" w:type="dxa"/>
            <w:tcBorders>
              <w:top w:val="nil"/>
              <w:left w:val="nil"/>
              <w:bottom w:val="single" w:sz="4" w:space="0" w:color="auto"/>
              <w:right w:val="single" w:sz="4" w:space="0" w:color="auto"/>
            </w:tcBorders>
            <w:shd w:val="clear" w:color="000000" w:fill="DDD9C4"/>
            <w:noWrap/>
            <w:vAlign w:val="bottom"/>
            <w:hideMark/>
            <w:tcPrChange w:id="832" w:author="Foong" w:date="2016-06-27T19:37:00Z">
              <w:tcPr>
                <w:tcW w:w="1860" w:type="dxa"/>
                <w:tcBorders>
                  <w:top w:val="nil"/>
                  <w:left w:val="nil"/>
                  <w:bottom w:val="single" w:sz="4" w:space="0" w:color="auto"/>
                  <w:right w:val="single" w:sz="4" w:space="0" w:color="auto"/>
                </w:tcBorders>
                <w:shd w:val="clear" w:color="000000" w:fill="DDD9C4"/>
                <w:noWrap/>
                <w:vAlign w:val="bottom"/>
                <w:hideMark/>
              </w:tcPr>
            </w:tcPrChange>
          </w:tcPr>
          <w:p w14:paraId="02B56E6E" w14:textId="77777777" w:rsidR="005B14DE" w:rsidRPr="00000C22" w:rsidRDefault="005B14DE" w:rsidP="00097960">
            <w:pPr>
              <w:widowControl/>
              <w:rPr>
                <w:ins w:id="833" w:author="Foong" w:date="2016-06-27T19:18:00Z"/>
                <w:rFonts w:ascii="Calibri" w:eastAsia="Times New Roman" w:hAnsi="Calibri"/>
                <w:color w:val="000000"/>
                <w:kern w:val="0"/>
                <w:sz w:val="22"/>
                <w:szCs w:val="22"/>
                <w:lang w:val="en-MY" w:eastAsia="en-MY"/>
              </w:rPr>
            </w:pPr>
            <w:ins w:id="834" w:author="Foong" w:date="2016-06-27T19:18:00Z">
              <w:r w:rsidRPr="00000C22">
                <w:rPr>
                  <w:rFonts w:ascii="Calibri" w:eastAsia="Times New Roman" w:hAnsi="Calibri"/>
                  <w:color w:val="000000"/>
                  <w:kern w:val="0"/>
                  <w:sz w:val="22"/>
                  <w:szCs w:val="22"/>
                  <w:lang w:val="en-MY" w:eastAsia="en-MY"/>
                </w:rPr>
                <w:t> </w:t>
              </w:r>
            </w:ins>
          </w:p>
        </w:tc>
        <w:tc>
          <w:tcPr>
            <w:tcW w:w="2140" w:type="dxa"/>
            <w:tcBorders>
              <w:top w:val="nil"/>
              <w:left w:val="nil"/>
              <w:bottom w:val="single" w:sz="4" w:space="0" w:color="auto"/>
              <w:right w:val="nil"/>
            </w:tcBorders>
            <w:shd w:val="clear" w:color="000000" w:fill="DDD9C4"/>
            <w:noWrap/>
            <w:vAlign w:val="bottom"/>
            <w:hideMark/>
            <w:tcPrChange w:id="835" w:author="Foong" w:date="2016-06-27T19:37:00Z">
              <w:tcPr>
                <w:tcW w:w="2140" w:type="dxa"/>
                <w:tcBorders>
                  <w:top w:val="nil"/>
                  <w:left w:val="nil"/>
                  <w:bottom w:val="single" w:sz="4" w:space="0" w:color="auto"/>
                  <w:right w:val="nil"/>
                </w:tcBorders>
                <w:shd w:val="clear" w:color="000000" w:fill="DDD9C4"/>
                <w:noWrap/>
                <w:vAlign w:val="bottom"/>
                <w:hideMark/>
              </w:tcPr>
            </w:tcPrChange>
          </w:tcPr>
          <w:p w14:paraId="055A357A" w14:textId="77777777" w:rsidR="005B14DE" w:rsidRPr="00000C22" w:rsidRDefault="005B14DE" w:rsidP="00097960">
            <w:pPr>
              <w:widowControl/>
              <w:rPr>
                <w:ins w:id="836" w:author="Foong" w:date="2016-06-27T19:18:00Z"/>
                <w:rFonts w:ascii="Calibri" w:eastAsia="Times New Roman" w:hAnsi="Calibri"/>
                <w:color w:val="000000"/>
                <w:kern w:val="0"/>
                <w:sz w:val="22"/>
                <w:szCs w:val="22"/>
                <w:lang w:val="en-MY" w:eastAsia="en-MY"/>
              </w:rPr>
            </w:pPr>
            <w:ins w:id="837" w:author="Foong" w:date="2016-06-27T19:18:00Z">
              <w:r w:rsidRPr="00000C22">
                <w:rPr>
                  <w:rFonts w:ascii="Calibri" w:eastAsia="Times New Roman" w:hAnsi="Calibri"/>
                  <w:color w:val="000000"/>
                  <w:kern w:val="0"/>
                  <w:sz w:val="22"/>
                  <w:szCs w:val="22"/>
                  <w:lang w:val="en-MY" w:eastAsia="en-MY"/>
                </w:rPr>
                <w:t xml:space="preserve"> @Premi%</w:t>
              </w:r>
            </w:ins>
          </w:p>
        </w:tc>
        <w:tc>
          <w:tcPr>
            <w:tcW w:w="4138" w:type="dxa"/>
            <w:tcBorders>
              <w:top w:val="nil"/>
              <w:left w:val="single" w:sz="4" w:space="0" w:color="auto"/>
              <w:bottom w:val="nil"/>
              <w:right w:val="single" w:sz="4" w:space="0" w:color="auto"/>
            </w:tcBorders>
            <w:shd w:val="clear" w:color="000000" w:fill="DDD9C4"/>
            <w:vAlign w:val="bottom"/>
            <w:hideMark/>
            <w:tcPrChange w:id="838" w:author="Foong" w:date="2016-06-27T19:37:00Z">
              <w:tcPr>
                <w:tcW w:w="4280" w:type="dxa"/>
                <w:tcBorders>
                  <w:top w:val="nil"/>
                  <w:left w:val="single" w:sz="4" w:space="0" w:color="auto"/>
                  <w:bottom w:val="nil"/>
                  <w:right w:val="single" w:sz="4" w:space="0" w:color="auto"/>
                </w:tcBorders>
                <w:shd w:val="clear" w:color="000000" w:fill="DDD9C4"/>
                <w:vAlign w:val="bottom"/>
                <w:hideMark/>
              </w:tcPr>
            </w:tcPrChange>
          </w:tcPr>
          <w:p w14:paraId="70C22FAF" w14:textId="77777777" w:rsidR="005B14DE" w:rsidRPr="00000C22" w:rsidRDefault="005B14DE" w:rsidP="00097960">
            <w:pPr>
              <w:widowControl/>
              <w:rPr>
                <w:ins w:id="839" w:author="Foong" w:date="2016-06-27T19:18:00Z"/>
                <w:rFonts w:ascii="Calibri" w:eastAsia="Times New Roman" w:hAnsi="Calibri"/>
                <w:color w:val="000000"/>
                <w:kern w:val="0"/>
                <w:sz w:val="22"/>
                <w:szCs w:val="22"/>
                <w:lang w:val="en-MY" w:eastAsia="en-MY"/>
              </w:rPr>
            </w:pPr>
            <w:ins w:id="840" w:author="Foong" w:date="2016-06-27T19:18:00Z">
              <w:r w:rsidRPr="00000C22">
                <w:rPr>
                  <w:rFonts w:ascii="Calibri" w:eastAsia="Times New Roman" w:hAnsi="Calibri"/>
                  <w:color w:val="000000"/>
                  <w:kern w:val="0"/>
                  <w:sz w:val="22"/>
                  <w:szCs w:val="22"/>
                  <w:lang w:val="en-MY" w:eastAsia="en-MY"/>
                </w:rPr>
                <w:t> </w:t>
              </w:r>
            </w:ins>
          </w:p>
        </w:tc>
      </w:tr>
      <w:tr w:rsidR="005B14DE" w:rsidRPr="00000C22" w14:paraId="17582F07" w14:textId="77777777" w:rsidTr="00B6656B">
        <w:trPr>
          <w:trHeight w:val="300"/>
          <w:ins w:id="841" w:author="Foong" w:date="2016-06-27T19:18:00Z"/>
          <w:trPrChange w:id="842" w:author="Foong" w:date="2016-06-27T19:37:00Z">
            <w:trPr>
              <w:trHeight w:val="300"/>
            </w:trPr>
          </w:trPrChange>
        </w:trPr>
        <w:tc>
          <w:tcPr>
            <w:tcW w:w="1780" w:type="dxa"/>
            <w:tcBorders>
              <w:top w:val="nil"/>
              <w:left w:val="single" w:sz="4" w:space="0" w:color="auto"/>
              <w:bottom w:val="single" w:sz="4" w:space="0" w:color="auto"/>
              <w:right w:val="single" w:sz="4" w:space="0" w:color="auto"/>
            </w:tcBorders>
            <w:shd w:val="clear" w:color="000000" w:fill="DDD9C4"/>
            <w:noWrap/>
            <w:vAlign w:val="bottom"/>
            <w:hideMark/>
            <w:tcPrChange w:id="843" w:author="Foong" w:date="2016-06-27T19:37:00Z">
              <w:tcPr>
                <w:tcW w:w="1780" w:type="dxa"/>
                <w:tcBorders>
                  <w:top w:val="nil"/>
                  <w:left w:val="single" w:sz="4" w:space="0" w:color="auto"/>
                  <w:bottom w:val="single" w:sz="4" w:space="0" w:color="auto"/>
                  <w:right w:val="single" w:sz="4" w:space="0" w:color="auto"/>
                </w:tcBorders>
                <w:shd w:val="clear" w:color="000000" w:fill="DDD9C4"/>
                <w:noWrap/>
                <w:vAlign w:val="bottom"/>
                <w:hideMark/>
              </w:tcPr>
            </w:tcPrChange>
          </w:tcPr>
          <w:p w14:paraId="3EBC9E9D" w14:textId="77777777" w:rsidR="005B14DE" w:rsidRPr="00000C22" w:rsidRDefault="005B14DE" w:rsidP="00097960">
            <w:pPr>
              <w:widowControl/>
              <w:rPr>
                <w:ins w:id="844" w:author="Foong" w:date="2016-06-27T19:18:00Z"/>
                <w:rFonts w:ascii="Calibri" w:eastAsia="Times New Roman" w:hAnsi="Calibri"/>
                <w:color w:val="000000"/>
                <w:kern w:val="0"/>
                <w:sz w:val="22"/>
                <w:szCs w:val="22"/>
                <w:lang w:val="en-MY" w:eastAsia="en-MY"/>
              </w:rPr>
            </w:pPr>
            <w:ins w:id="845" w:author="Foong" w:date="2016-06-27T19:18:00Z">
              <w:r w:rsidRPr="00000C22">
                <w:rPr>
                  <w:rFonts w:ascii="Calibri" w:eastAsia="Times New Roman" w:hAnsi="Calibri"/>
                  <w:color w:val="000000"/>
                  <w:kern w:val="0"/>
                  <w:sz w:val="22"/>
                  <w:szCs w:val="22"/>
                  <w:lang w:val="en-MY" w:eastAsia="en-MY"/>
                </w:rPr>
                <w:t> </w:t>
              </w:r>
            </w:ins>
          </w:p>
        </w:tc>
        <w:tc>
          <w:tcPr>
            <w:tcW w:w="1860" w:type="dxa"/>
            <w:tcBorders>
              <w:top w:val="nil"/>
              <w:left w:val="nil"/>
              <w:bottom w:val="single" w:sz="4" w:space="0" w:color="auto"/>
              <w:right w:val="single" w:sz="4" w:space="0" w:color="auto"/>
            </w:tcBorders>
            <w:shd w:val="clear" w:color="000000" w:fill="DDD9C4"/>
            <w:noWrap/>
            <w:vAlign w:val="bottom"/>
            <w:hideMark/>
            <w:tcPrChange w:id="846" w:author="Foong" w:date="2016-06-27T19:37:00Z">
              <w:tcPr>
                <w:tcW w:w="1860" w:type="dxa"/>
                <w:tcBorders>
                  <w:top w:val="nil"/>
                  <w:left w:val="nil"/>
                  <w:bottom w:val="single" w:sz="4" w:space="0" w:color="auto"/>
                  <w:right w:val="single" w:sz="4" w:space="0" w:color="auto"/>
                </w:tcBorders>
                <w:shd w:val="clear" w:color="000000" w:fill="DDD9C4"/>
                <w:noWrap/>
                <w:vAlign w:val="bottom"/>
                <w:hideMark/>
              </w:tcPr>
            </w:tcPrChange>
          </w:tcPr>
          <w:p w14:paraId="651DD316" w14:textId="77777777" w:rsidR="005B14DE" w:rsidRPr="00000C22" w:rsidRDefault="005B14DE" w:rsidP="00097960">
            <w:pPr>
              <w:widowControl/>
              <w:rPr>
                <w:ins w:id="847" w:author="Foong" w:date="2016-06-27T19:18:00Z"/>
                <w:rFonts w:ascii="Calibri" w:eastAsia="Times New Roman" w:hAnsi="Calibri"/>
                <w:color w:val="000000"/>
                <w:kern w:val="0"/>
                <w:sz w:val="22"/>
                <w:szCs w:val="22"/>
                <w:lang w:val="en-MY" w:eastAsia="en-MY"/>
              </w:rPr>
            </w:pPr>
            <w:ins w:id="848" w:author="Foong" w:date="2016-06-27T19:18:00Z">
              <w:r w:rsidRPr="00000C22">
                <w:rPr>
                  <w:rFonts w:ascii="Calibri" w:eastAsia="Times New Roman" w:hAnsi="Calibri"/>
                  <w:color w:val="000000"/>
                  <w:kern w:val="0"/>
                  <w:sz w:val="22"/>
                  <w:szCs w:val="22"/>
                  <w:lang w:val="en-MY" w:eastAsia="en-MY"/>
                </w:rPr>
                <w:t> </w:t>
              </w:r>
            </w:ins>
          </w:p>
        </w:tc>
        <w:tc>
          <w:tcPr>
            <w:tcW w:w="2140" w:type="dxa"/>
            <w:tcBorders>
              <w:top w:val="nil"/>
              <w:left w:val="nil"/>
              <w:bottom w:val="single" w:sz="4" w:space="0" w:color="auto"/>
              <w:right w:val="nil"/>
            </w:tcBorders>
            <w:shd w:val="clear" w:color="000000" w:fill="DDD9C4"/>
            <w:noWrap/>
            <w:vAlign w:val="bottom"/>
            <w:hideMark/>
            <w:tcPrChange w:id="849" w:author="Foong" w:date="2016-06-27T19:37:00Z">
              <w:tcPr>
                <w:tcW w:w="2140" w:type="dxa"/>
                <w:tcBorders>
                  <w:top w:val="nil"/>
                  <w:left w:val="nil"/>
                  <w:bottom w:val="single" w:sz="4" w:space="0" w:color="auto"/>
                  <w:right w:val="nil"/>
                </w:tcBorders>
                <w:shd w:val="clear" w:color="000000" w:fill="DDD9C4"/>
                <w:noWrap/>
                <w:vAlign w:val="bottom"/>
                <w:hideMark/>
              </w:tcPr>
            </w:tcPrChange>
          </w:tcPr>
          <w:p w14:paraId="4437DBF7" w14:textId="77777777" w:rsidR="005B14DE" w:rsidRPr="00000C22" w:rsidRDefault="005B14DE" w:rsidP="00097960">
            <w:pPr>
              <w:widowControl/>
              <w:rPr>
                <w:ins w:id="850" w:author="Foong" w:date="2016-06-27T19:18:00Z"/>
                <w:rFonts w:ascii="Calibri" w:eastAsia="Times New Roman" w:hAnsi="Calibri"/>
                <w:color w:val="000000"/>
                <w:kern w:val="0"/>
                <w:sz w:val="22"/>
                <w:szCs w:val="22"/>
                <w:lang w:val="en-MY" w:eastAsia="en-MY"/>
              </w:rPr>
            </w:pPr>
            <w:ins w:id="851" w:author="Foong" w:date="2016-06-27T19:18:00Z">
              <w:r w:rsidRPr="00000C22">
                <w:rPr>
                  <w:rFonts w:ascii="Calibri" w:eastAsia="Times New Roman" w:hAnsi="Calibri"/>
                  <w:color w:val="000000"/>
                  <w:kern w:val="0"/>
                  <w:sz w:val="22"/>
                  <w:szCs w:val="22"/>
                  <w:lang w:val="en-MY" w:eastAsia="en-MY"/>
                </w:rPr>
                <w:t xml:space="preserve"> @Premi%_Term</w:t>
              </w:r>
            </w:ins>
          </w:p>
        </w:tc>
        <w:tc>
          <w:tcPr>
            <w:tcW w:w="4138" w:type="dxa"/>
            <w:tcBorders>
              <w:top w:val="nil"/>
              <w:left w:val="single" w:sz="4" w:space="0" w:color="auto"/>
              <w:bottom w:val="nil"/>
              <w:right w:val="single" w:sz="4" w:space="0" w:color="auto"/>
            </w:tcBorders>
            <w:shd w:val="clear" w:color="000000" w:fill="DDD9C4"/>
            <w:vAlign w:val="bottom"/>
            <w:hideMark/>
            <w:tcPrChange w:id="852" w:author="Foong" w:date="2016-06-27T19:37:00Z">
              <w:tcPr>
                <w:tcW w:w="4280" w:type="dxa"/>
                <w:tcBorders>
                  <w:top w:val="nil"/>
                  <w:left w:val="single" w:sz="4" w:space="0" w:color="auto"/>
                  <w:bottom w:val="nil"/>
                  <w:right w:val="single" w:sz="4" w:space="0" w:color="auto"/>
                </w:tcBorders>
                <w:shd w:val="clear" w:color="000000" w:fill="DDD9C4"/>
                <w:vAlign w:val="bottom"/>
                <w:hideMark/>
              </w:tcPr>
            </w:tcPrChange>
          </w:tcPr>
          <w:p w14:paraId="2DFE7EEE" w14:textId="77777777" w:rsidR="005B14DE" w:rsidRPr="00000C22" w:rsidRDefault="005B14DE" w:rsidP="00097960">
            <w:pPr>
              <w:widowControl/>
              <w:rPr>
                <w:ins w:id="853" w:author="Foong" w:date="2016-06-27T19:18:00Z"/>
                <w:rFonts w:ascii="Calibri" w:eastAsia="Times New Roman" w:hAnsi="Calibri"/>
                <w:color w:val="000000"/>
                <w:kern w:val="0"/>
                <w:sz w:val="22"/>
                <w:szCs w:val="22"/>
                <w:lang w:val="en-MY" w:eastAsia="en-MY"/>
              </w:rPr>
            </w:pPr>
            <w:ins w:id="854" w:author="Foong" w:date="2016-06-27T19:18:00Z">
              <w:r w:rsidRPr="00000C22">
                <w:rPr>
                  <w:rFonts w:ascii="Calibri" w:eastAsia="Times New Roman" w:hAnsi="Calibri"/>
                  <w:color w:val="000000"/>
                  <w:kern w:val="0"/>
                  <w:sz w:val="22"/>
                  <w:szCs w:val="22"/>
                  <w:lang w:val="en-MY" w:eastAsia="en-MY"/>
                </w:rPr>
                <w:t> </w:t>
              </w:r>
            </w:ins>
          </w:p>
        </w:tc>
      </w:tr>
      <w:tr w:rsidR="005B14DE" w:rsidRPr="00000C22" w14:paraId="6C98286B" w14:textId="77777777" w:rsidTr="00B6656B">
        <w:trPr>
          <w:trHeight w:val="300"/>
          <w:ins w:id="855" w:author="Foong" w:date="2016-06-27T19:18:00Z"/>
          <w:trPrChange w:id="856" w:author="Foong" w:date="2016-06-27T19:37:00Z">
            <w:trPr>
              <w:trHeight w:val="300"/>
            </w:trPr>
          </w:trPrChange>
        </w:trPr>
        <w:tc>
          <w:tcPr>
            <w:tcW w:w="1780" w:type="dxa"/>
            <w:tcBorders>
              <w:top w:val="nil"/>
              <w:left w:val="single" w:sz="4" w:space="0" w:color="auto"/>
              <w:bottom w:val="single" w:sz="4" w:space="0" w:color="auto"/>
              <w:right w:val="single" w:sz="4" w:space="0" w:color="auto"/>
            </w:tcBorders>
            <w:shd w:val="clear" w:color="000000" w:fill="DDD9C4"/>
            <w:noWrap/>
            <w:vAlign w:val="bottom"/>
            <w:hideMark/>
            <w:tcPrChange w:id="857" w:author="Foong" w:date="2016-06-27T19:37:00Z">
              <w:tcPr>
                <w:tcW w:w="1780" w:type="dxa"/>
                <w:tcBorders>
                  <w:top w:val="nil"/>
                  <w:left w:val="single" w:sz="4" w:space="0" w:color="auto"/>
                  <w:bottom w:val="single" w:sz="4" w:space="0" w:color="auto"/>
                  <w:right w:val="single" w:sz="4" w:space="0" w:color="auto"/>
                </w:tcBorders>
                <w:shd w:val="clear" w:color="000000" w:fill="DDD9C4"/>
                <w:noWrap/>
                <w:vAlign w:val="bottom"/>
                <w:hideMark/>
              </w:tcPr>
            </w:tcPrChange>
          </w:tcPr>
          <w:p w14:paraId="2D10ECB8" w14:textId="77777777" w:rsidR="005B14DE" w:rsidRPr="00000C22" w:rsidRDefault="005B14DE" w:rsidP="00097960">
            <w:pPr>
              <w:widowControl/>
              <w:rPr>
                <w:ins w:id="858" w:author="Foong" w:date="2016-06-27T19:18:00Z"/>
                <w:rFonts w:ascii="Calibri" w:eastAsia="Times New Roman" w:hAnsi="Calibri"/>
                <w:color w:val="000000"/>
                <w:kern w:val="0"/>
                <w:sz w:val="22"/>
                <w:szCs w:val="22"/>
                <w:lang w:val="en-MY" w:eastAsia="en-MY"/>
              </w:rPr>
            </w:pPr>
            <w:ins w:id="859" w:author="Foong" w:date="2016-06-27T19:18:00Z">
              <w:r w:rsidRPr="00000C22">
                <w:rPr>
                  <w:rFonts w:ascii="Calibri" w:eastAsia="Times New Roman" w:hAnsi="Calibri"/>
                  <w:color w:val="000000"/>
                  <w:kern w:val="0"/>
                  <w:sz w:val="22"/>
                  <w:szCs w:val="22"/>
                  <w:lang w:val="en-MY" w:eastAsia="en-MY"/>
                </w:rPr>
                <w:t> </w:t>
              </w:r>
            </w:ins>
          </w:p>
        </w:tc>
        <w:tc>
          <w:tcPr>
            <w:tcW w:w="1860" w:type="dxa"/>
            <w:tcBorders>
              <w:top w:val="nil"/>
              <w:left w:val="nil"/>
              <w:bottom w:val="single" w:sz="4" w:space="0" w:color="auto"/>
              <w:right w:val="single" w:sz="4" w:space="0" w:color="auto"/>
            </w:tcBorders>
            <w:shd w:val="clear" w:color="000000" w:fill="DDD9C4"/>
            <w:noWrap/>
            <w:vAlign w:val="bottom"/>
            <w:hideMark/>
            <w:tcPrChange w:id="860" w:author="Foong" w:date="2016-06-27T19:37:00Z">
              <w:tcPr>
                <w:tcW w:w="1860" w:type="dxa"/>
                <w:tcBorders>
                  <w:top w:val="nil"/>
                  <w:left w:val="nil"/>
                  <w:bottom w:val="single" w:sz="4" w:space="0" w:color="auto"/>
                  <w:right w:val="single" w:sz="4" w:space="0" w:color="auto"/>
                </w:tcBorders>
                <w:shd w:val="clear" w:color="000000" w:fill="DDD9C4"/>
                <w:noWrap/>
                <w:vAlign w:val="bottom"/>
                <w:hideMark/>
              </w:tcPr>
            </w:tcPrChange>
          </w:tcPr>
          <w:p w14:paraId="7D562C20" w14:textId="77777777" w:rsidR="005B14DE" w:rsidRPr="00000C22" w:rsidRDefault="005B14DE" w:rsidP="00097960">
            <w:pPr>
              <w:widowControl/>
              <w:rPr>
                <w:ins w:id="861" w:author="Foong" w:date="2016-06-27T19:18:00Z"/>
                <w:rFonts w:ascii="Calibri" w:eastAsia="Times New Roman" w:hAnsi="Calibri"/>
                <w:color w:val="000000"/>
                <w:kern w:val="0"/>
                <w:sz w:val="22"/>
                <w:szCs w:val="22"/>
                <w:lang w:val="en-MY" w:eastAsia="en-MY"/>
              </w:rPr>
            </w:pPr>
            <w:ins w:id="862" w:author="Foong" w:date="2016-06-27T19:18:00Z">
              <w:r w:rsidRPr="00000C22">
                <w:rPr>
                  <w:rFonts w:ascii="Calibri" w:eastAsia="Times New Roman" w:hAnsi="Calibri"/>
                  <w:color w:val="000000"/>
                  <w:kern w:val="0"/>
                  <w:sz w:val="22"/>
                  <w:szCs w:val="22"/>
                  <w:lang w:val="en-MY" w:eastAsia="en-MY"/>
                </w:rPr>
                <w:t> </w:t>
              </w:r>
            </w:ins>
          </w:p>
        </w:tc>
        <w:tc>
          <w:tcPr>
            <w:tcW w:w="2140" w:type="dxa"/>
            <w:tcBorders>
              <w:top w:val="nil"/>
              <w:left w:val="nil"/>
              <w:bottom w:val="single" w:sz="4" w:space="0" w:color="auto"/>
              <w:right w:val="nil"/>
            </w:tcBorders>
            <w:shd w:val="clear" w:color="000000" w:fill="DDD9C4"/>
            <w:noWrap/>
            <w:vAlign w:val="bottom"/>
            <w:hideMark/>
            <w:tcPrChange w:id="863" w:author="Foong" w:date="2016-06-27T19:37:00Z">
              <w:tcPr>
                <w:tcW w:w="2140" w:type="dxa"/>
                <w:tcBorders>
                  <w:top w:val="nil"/>
                  <w:left w:val="nil"/>
                  <w:bottom w:val="single" w:sz="4" w:space="0" w:color="auto"/>
                  <w:right w:val="nil"/>
                </w:tcBorders>
                <w:shd w:val="clear" w:color="000000" w:fill="DDD9C4"/>
                <w:noWrap/>
                <w:vAlign w:val="bottom"/>
                <w:hideMark/>
              </w:tcPr>
            </w:tcPrChange>
          </w:tcPr>
          <w:p w14:paraId="6DE7CD4B" w14:textId="77777777" w:rsidR="005B14DE" w:rsidRPr="00000C22" w:rsidRDefault="005B14DE" w:rsidP="00097960">
            <w:pPr>
              <w:widowControl/>
              <w:rPr>
                <w:ins w:id="864" w:author="Foong" w:date="2016-06-27T19:18:00Z"/>
                <w:rFonts w:ascii="Calibri" w:eastAsia="Times New Roman" w:hAnsi="Calibri"/>
                <w:color w:val="000000"/>
                <w:kern w:val="0"/>
                <w:sz w:val="22"/>
                <w:szCs w:val="22"/>
                <w:lang w:val="en-MY" w:eastAsia="en-MY"/>
              </w:rPr>
            </w:pPr>
            <w:ins w:id="865" w:author="Foong" w:date="2016-06-27T19:18:00Z">
              <w:r w:rsidRPr="00000C22">
                <w:rPr>
                  <w:rFonts w:ascii="Calibri" w:eastAsia="Times New Roman" w:hAnsi="Calibri"/>
                  <w:color w:val="000000"/>
                  <w:kern w:val="0"/>
                  <w:sz w:val="22"/>
                  <w:szCs w:val="22"/>
                  <w:lang w:val="en-MY" w:eastAsia="en-MY"/>
                </w:rPr>
                <w:t xml:space="preserve"> @PremiMIL</w:t>
              </w:r>
            </w:ins>
          </w:p>
        </w:tc>
        <w:tc>
          <w:tcPr>
            <w:tcW w:w="4138" w:type="dxa"/>
            <w:tcBorders>
              <w:top w:val="nil"/>
              <w:left w:val="single" w:sz="4" w:space="0" w:color="auto"/>
              <w:bottom w:val="nil"/>
              <w:right w:val="single" w:sz="4" w:space="0" w:color="auto"/>
            </w:tcBorders>
            <w:shd w:val="clear" w:color="000000" w:fill="DDD9C4"/>
            <w:vAlign w:val="bottom"/>
            <w:hideMark/>
            <w:tcPrChange w:id="866" w:author="Foong" w:date="2016-06-27T19:37:00Z">
              <w:tcPr>
                <w:tcW w:w="4280" w:type="dxa"/>
                <w:tcBorders>
                  <w:top w:val="nil"/>
                  <w:left w:val="single" w:sz="4" w:space="0" w:color="auto"/>
                  <w:bottom w:val="nil"/>
                  <w:right w:val="single" w:sz="4" w:space="0" w:color="auto"/>
                </w:tcBorders>
                <w:shd w:val="clear" w:color="000000" w:fill="DDD9C4"/>
                <w:vAlign w:val="bottom"/>
                <w:hideMark/>
              </w:tcPr>
            </w:tcPrChange>
          </w:tcPr>
          <w:p w14:paraId="70BBB83E" w14:textId="77777777" w:rsidR="005B14DE" w:rsidRPr="00000C22" w:rsidRDefault="005B14DE" w:rsidP="00097960">
            <w:pPr>
              <w:widowControl/>
              <w:rPr>
                <w:ins w:id="867" w:author="Foong" w:date="2016-06-27T19:18:00Z"/>
                <w:rFonts w:ascii="Calibri" w:eastAsia="Times New Roman" w:hAnsi="Calibri"/>
                <w:color w:val="000000"/>
                <w:kern w:val="0"/>
                <w:sz w:val="22"/>
                <w:szCs w:val="22"/>
                <w:lang w:val="en-MY" w:eastAsia="en-MY"/>
              </w:rPr>
            </w:pPr>
            <w:ins w:id="868" w:author="Foong" w:date="2016-06-27T19:18:00Z">
              <w:r w:rsidRPr="00000C22">
                <w:rPr>
                  <w:rFonts w:ascii="Calibri" w:eastAsia="Times New Roman" w:hAnsi="Calibri"/>
                  <w:color w:val="000000"/>
                  <w:kern w:val="0"/>
                  <w:sz w:val="22"/>
                  <w:szCs w:val="22"/>
                  <w:lang w:val="en-MY" w:eastAsia="en-MY"/>
                </w:rPr>
                <w:t> </w:t>
              </w:r>
            </w:ins>
          </w:p>
        </w:tc>
      </w:tr>
      <w:tr w:rsidR="005B14DE" w:rsidRPr="00000C22" w14:paraId="7C69B7A8" w14:textId="77777777" w:rsidTr="00B6656B">
        <w:trPr>
          <w:trHeight w:val="300"/>
          <w:ins w:id="869" w:author="Foong" w:date="2016-06-27T19:18:00Z"/>
          <w:trPrChange w:id="870" w:author="Foong" w:date="2016-06-27T19:37:00Z">
            <w:trPr>
              <w:trHeight w:val="300"/>
            </w:trPr>
          </w:trPrChange>
        </w:trPr>
        <w:tc>
          <w:tcPr>
            <w:tcW w:w="1780" w:type="dxa"/>
            <w:tcBorders>
              <w:top w:val="nil"/>
              <w:left w:val="single" w:sz="4" w:space="0" w:color="auto"/>
              <w:bottom w:val="single" w:sz="4" w:space="0" w:color="auto"/>
              <w:right w:val="single" w:sz="4" w:space="0" w:color="auto"/>
            </w:tcBorders>
            <w:shd w:val="clear" w:color="000000" w:fill="DDD9C4"/>
            <w:noWrap/>
            <w:vAlign w:val="bottom"/>
            <w:hideMark/>
            <w:tcPrChange w:id="871" w:author="Foong" w:date="2016-06-27T19:37:00Z">
              <w:tcPr>
                <w:tcW w:w="1780" w:type="dxa"/>
                <w:tcBorders>
                  <w:top w:val="nil"/>
                  <w:left w:val="single" w:sz="4" w:space="0" w:color="auto"/>
                  <w:bottom w:val="single" w:sz="4" w:space="0" w:color="auto"/>
                  <w:right w:val="single" w:sz="4" w:space="0" w:color="auto"/>
                </w:tcBorders>
                <w:shd w:val="clear" w:color="000000" w:fill="DDD9C4"/>
                <w:noWrap/>
                <w:vAlign w:val="bottom"/>
                <w:hideMark/>
              </w:tcPr>
            </w:tcPrChange>
          </w:tcPr>
          <w:p w14:paraId="2453817E" w14:textId="77777777" w:rsidR="005B14DE" w:rsidRPr="00000C22" w:rsidRDefault="005B14DE" w:rsidP="00097960">
            <w:pPr>
              <w:widowControl/>
              <w:rPr>
                <w:ins w:id="872" w:author="Foong" w:date="2016-06-27T19:18:00Z"/>
                <w:rFonts w:ascii="Calibri" w:eastAsia="Times New Roman" w:hAnsi="Calibri"/>
                <w:color w:val="000000"/>
                <w:kern w:val="0"/>
                <w:sz w:val="22"/>
                <w:szCs w:val="22"/>
                <w:lang w:val="en-MY" w:eastAsia="en-MY"/>
              </w:rPr>
            </w:pPr>
            <w:ins w:id="873" w:author="Foong" w:date="2016-06-27T19:18:00Z">
              <w:r w:rsidRPr="00000C22">
                <w:rPr>
                  <w:rFonts w:ascii="Calibri" w:eastAsia="Times New Roman" w:hAnsi="Calibri"/>
                  <w:color w:val="000000"/>
                  <w:kern w:val="0"/>
                  <w:sz w:val="22"/>
                  <w:szCs w:val="22"/>
                  <w:lang w:val="en-MY" w:eastAsia="en-MY"/>
                </w:rPr>
                <w:t> </w:t>
              </w:r>
            </w:ins>
          </w:p>
        </w:tc>
        <w:tc>
          <w:tcPr>
            <w:tcW w:w="1860" w:type="dxa"/>
            <w:tcBorders>
              <w:top w:val="nil"/>
              <w:left w:val="nil"/>
              <w:bottom w:val="single" w:sz="4" w:space="0" w:color="auto"/>
              <w:right w:val="single" w:sz="4" w:space="0" w:color="auto"/>
            </w:tcBorders>
            <w:shd w:val="clear" w:color="000000" w:fill="DDD9C4"/>
            <w:noWrap/>
            <w:vAlign w:val="bottom"/>
            <w:hideMark/>
            <w:tcPrChange w:id="874" w:author="Foong" w:date="2016-06-27T19:37:00Z">
              <w:tcPr>
                <w:tcW w:w="1860" w:type="dxa"/>
                <w:tcBorders>
                  <w:top w:val="nil"/>
                  <w:left w:val="nil"/>
                  <w:bottom w:val="single" w:sz="4" w:space="0" w:color="auto"/>
                  <w:right w:val="single" w:sz="4" w:space="0" w:color="auto"/>
                </w:tcBorders>
                <w:shd w:val="clear" w:color="000000" w:fill="DDD9C4"/>
                <w:noWrap/>
                <w:vAlign w:val="bottom"/>
                <w:hideMark/>
              </w:tcPr>
            </w:tcPrChange>
          </w:tcPr>
          <w:p w14:paraId="329B728D" w14:textId="77777777" w:rsidR="005B14DE" w:rsidRPr="00000C22" w:rsidRDefault="005B14DE" w:rsidP="00097960">
            <w:pPr>
              <w:widowControl/>
              <w:rPr>
                <w:ins w:id="875" w:author="Foong" w:date="2016-06-27T19:18:00Z"/>
                <w:rFonts w:ascii="Calibri" w:eastAsia="Times New Roman" w:hAnsi="Calibri"/>
                <w:color w:val="000000"/>
                <w:kern w:val="0"/>
                <w:sz w:val="22"/>
                <w:szCs w:val="22"/>
                <w:lang w:val="en-MY" w:eastAsia="en-MY"/>
              </w:rPr>
            </w:pPr>
            <w:ins w:id="876" w:author="Foong" w:date="2016-06-27T19:18:00Z">
              <w:r w:rsidRPr="00000C22">
                <w:rPr>
                  <w:rFonts w:ascii="Calibri" w:eastAsia="Times New Roman" w:hAnsi="Calibri"/>
                  <w:color w:val="000000"/>
                  <w:kern w:val="0"/>
                  <w:sz w:val="22"/>
                  <w:szCs w:val="22"/>
                  <w:lang w:val="en-MY" w:eastAsia="en-MY"/>
                </w:rPr>
                <w:t> </w:t>
              </w:r>
            </w:ins>
          </w:p>
        </w:tc>
        <w:tc>
          <w:tcPr>
            <w:tcW w:w="2140" w:type="dxa"/>
            <w:tcBorders>
              <w:top w:val="nil"/>
              <w:left w:val="nil"/>
              <w:bottom w:val="single" w:sz="4" w:space="0" w:color="auto"/>
              <w:right w:val="nil"/>
            </w:tcBorders>
            <w:shd w:val="clear" w:color="000000" w:fill="DDD9C4"/>
            <w:noWrap/>
            <w:vAlign w:val="bottom"/>
            <w:hideMark/>
            <w:tcPrChange w:id="877" w:author="Foong" w:date="2016-06-27T19:37:00Z">
              <w:tcPr>
                <w:tcW w:w="2140" w:type="dxa"/>
                <w:tcBorders>
                  <w:top w:val="nil"/>
                  <w:left w:val="nil"/>
                  <w:bottom w:val="single" w:sz="4" w:space="0" w:color="auto"/>
                  <w:right w:val="nil"/>
                </w:tcBorders>
                <w:shd w:val="clear" w:color="000000" w:fill="DDD9C4"/>
                <w:noWrap/>
                <w:vAlign w:val="bottom"/>
                <w:hideMark/>
              </w:tcPr>
            </w:tcPrChange>
          </w:tcPr>
          <w:p w14:paraId="10865268" w14:textId="77777777" w:rsidR="005B14DE" w:rsidRPr="00000C22" w:rsidRDefault="005B14DE" w:rsidP="00097960">
            <w:pPr>
              <w:widowControl/>
              <w:rPr>
                <w:ins w:id="878" w:author="Foong" w:date="2016-06-27T19:18:00Z"/>
                <w:rFonts w:ascii="Calibri" w:eastAsia="Times New Roman" w:hAnsi="Calibri"/>
                <w:color w:val="000000"/>
                <w:kern w:val="0"/>
                <w:sz w:val="22"/>
                <w:szCs w:val="22"/>
                <w:lang w:val="en-MY" w:eastAsia="en-MY"/>
              </w:rPr>
            </w:pPr>
            <w:ins w:id="879" w:author="Foong" w:date="2016-06-27T19:18:00Z">
              <w:r w:rsidRPr="00000C22">
                <w:rPr>
                  <w:rFonts w:ascii="Calibri" w:eastAsia="Times New Roman" w:hAnsi="Calibri"/>
                  <w:color w:val="000000"/>
                  <w:kern w:val="0"/>
                  <w:sz w:val="22"/>
                  <w:szCs w:val="22"/>
                  <w:lang w:val="en-MY" w:eastAsia="en-MY"/>
                </w:rPr>
                <w:t xml:space="preserve"> @PremiMIL_Term</w:t>
              </w:r>
            </w:ins>
          </w:p>
        </w:tc>
        <w:tc>
          <w:tcPr>
            <w:tcW w:w="4138" w:type="dxa"/>
            <w:tcBorders>
              <w:top w:val="nil"/>
              <w:left w:val="single" w:sz="4" w:space="0" w:color="auto"/>
              <w:bottom w:val="nil"/>
              <w:right w:val="single" w:sz="4" w:space="0" w:color="auto"/>
            </w:tcBorders>
            <w:shd w:val="clear" w:color="000000" w:fill="DDD9C4"/>
            <w:vAlign w:val="bottom"/>
            <w:hideMark/>
            <w:tcPrChange w:id="880" w:author="Foong" w:date="2016-06-27T19:37:00Z">
              <w:tcPr>
                <w:tcW w:w="4280" w:type="dxa"/>
                <w:tcBorders>
                  <w:top w:val="nil"/>
                  <w:left w:val="single" w:sz="4" w:space="0" w:color="auto"/>
                  <w:bottom w:val="nil"/>
                  <w:right w:val="single" w:sz="4" w:space="0" w:color="auto"/>
                </w:tcBorders>
                <w:shd w:val="clear" w:color="000000" w:fill="DDD9C4"/>
                <w:vAlign w:val="bottom"/>
                <w:hideMark/>
              </w:tcPr>
            </w:tcPrChange>
          </w:tcPr>
          <w:p w14:paraId="0C1428B1" w14:textId="77777777" w:rsidR="005B14DE" w:rsidRPr="00000C22" w:rsidRDefault="005B14DE" w:rsidP="00097960">
            <w:pPr>
              <w:widowControl/>
              <w:rPr>
                <w:ins w:id="881" w:author="Foong" w:date="2016-06-27T19:18:00Z"/>
                <w:rFonts w:ascii="Calibri" w:eastAsia="Times New Roman" w:hAnsi="Calibri"/>
                <w:color w:val="000000"/>
                <w:kern w:val="0"/>
                <w:sz w:val="22"/>
                <w:szCs w:val="22"/>
                <w:lang w:val="en-MY" w:eastAsia="en-MY"/>
              </w:rPr>
            </w:pPr>
            <w:ins w:id="882" w:author="Foong" w:date="2016-06-27T19:18:00Z">
              <w:r w:rsidRPr="00000C22">
                <w:rPr>
                  <w:rFonts w:ascii="Calibri" w:eastAsia="Times New Roman" w:hAnsi="Calibri"/>
                  <w:color w:val="000000"/>
                  <w:kern w:val="0"/>
                  <w:sz w:val="22"/>
                  <w:szCs w:val="22"/>
                  <w:lang w:val="en-MY" w:eastAsia="en-MY"/>
                </w:rPr>
                <w:t> </w:t>
              </w:r>
            </w:ins>
          </w:p>
        </w:tc>
      </w:tr>
      <w:tr w:rsidR="005B14DE" w:rsidRPr="00000C22" w14:paraId="3579EFF6" w14:textId="77777777" w:rsidTr="00B6656B">
        <w:trPr>
          <w:trHeight w:val="600"/>
          <w:ins w:id="883" w:author="Foong" w:date="2016-06-27T19:18:00Z"/>
          <w:trPrChange w:id="884" w:author="Foong" w:date="2016-06-27T19:37:00Z">
            <w:trPr>
              <w:trHeight w:val="600"/>
            </w:trPr>
          </w:trPrChange>
        </w:trPr>
        <w:tc>
          <w:tcPr>
            <w:tcW w:w="1780" w:type="dxa"/>
            <w:tcBorders>
              <w:top w:val="nil"/>
              <w:left w:val="single" w:sz="4" w:space="0" w:color="auto"/>
              <w:bottom w:val="single" w:sz="4" w:space="0" w:color="auto"/>
              <w:right w:val="single" w:sz="4" w:space="0" w:color="auto"/>
            </w:tcBorders>
            <w:shd w:val="clear" w:color="auto" w:fill="auto"/>
            <w:noWrap/>
            <w:vAlign w:val="bottom"/>
            <w:hideMark/>
            <w:tcPrChange w:id="885" w:author="Foong" w:date="2016-06-27T19:37:00Z">
              <w:tcPr>
                <w:tcW w:w="178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7EB7B26C" w14:textId="77777777" w:rsidR="005B14DE" w:rsidRPr="00000C22" w:rsidRDefault="005B14DE" w:rsidP="00097960">
            <w:pPr>
              <w:widowControl/>
              <w:rPr>
                <w:ins w:id="886" w:author="Foong" w:date="2016-06-27T19:18:00Z"/>
                <w:rFonts w:ascii="Calibri" w:eastAsia="Times New Roman" w:hAnsi="Calibri"/>
                <w:color w:val="000000"/>
                <w:kern w:val="0"/>
                <w:sz w:val="22"/>
                <w:szCs w:val="22"/>
                <w:lang w:val="en-MY" w:eastAsia="en-MY"/>
              </w:rPr>
            </w:pPr>
            <w:ins w:id="887" w:author="Foong" w:date="2016-06-27T19:18:00Z">
              <w:r w:rsidRPr="00000C22">
                <w:rPr>
                  <w:rFonts w:ascii="Calibri" w:eastAsia="Times New Roman" w:hAnsi="Calibri"/>
                  <w:color w:val="000000"/>
                  <w:kern w:val="0"/>
                  <w:sz w:val="22"/>
                  <w:szCs w:val="22"/>
                  <w:lang w:val="en-MY" w:eastAsia="en-MY"/>
                </w:rPr>
                <w:t>Fund</w:t>
              </w:r>
            </w:ins>
          </w:p>
        </w:tc>
        <w:tc>
          <w:tcPr>
            <w:tcW w:w="1860" w:type="dxa"/>
            <w:tcBorders>
              <w:top w:val="nil"/>
              <w:left w:val="nil"/>
              <w:bottom w:val="single" w:sz="4" w:space="0" w:color="auto"/>
              <w:right w:val="single" w:sz="4" w:space="0" w:color="auto"/>
            </w:tcBorders>
            <w:shd w:val="clear" w:color="auto" w:fill="auto"/>
            <w:noWrap/>
            <w:vAlign w:val="bottom"/>
            <w:hideMark/>
            <w:tcPrChange w:id="888" w:author="Foong" w:date="2016-06-27T19:37:00Z">
              <w:tcPr>
                <w:tcW w:w="1860" w:type="dxa"/>
                <w:tcBorders>
                  <w:top w:val="nil"/>
                  <w:left w:val="nil"/>
                  <w:bottom w:val="single" w:sz="4" w:space="0" w:color="auto"/>
                  <w:right w:val="single" w:sz="4" w:space="0" w:color="auto"/>
                </w:tcBorders>
                <w:shd w:val="clear" w:color="auto" w:fill="auto"/>
                <w:noWrap/>
                <w:vAlign w:val="bottom"/>
                <w:hideMark/>
              </w:tcPr>
            </w:tcPrChange>
          </w:tcPr>
          <w:p w14:paraId="6844C5F4" w14:textId="77777777" w:rsidR="005B14DE" w:rsidRPr="00000C22" w:rsidRDefault="005B14DE" w:rsidP="00097960">
            <w:pPr>
              <w:widowControl/>
              <w:rPr>
                <w:ins w:id="889" w:author="Foong" w:date="2016-06-27T19:18:00Z"/>
                <w:rFonts w:ascii="Calibri" w:eastAsia="Times New Roman" w:hAnsi="Calibri"/>
                <w:color w:val="000000"/>
                <w:kern w:val="0"/>
                <w:sz w:val="22"/>
                <w:szCs w:val="22"/>
                <w:lang w:val="en-MY" w:eastAsia="en-MY"/>
              </w:rPr>
            </w:pPr>
            <w:ins w:id="890" w:author="Foong" w:date="2016-06-27T19:18:00Z">
              <w:r w:rsidRPr="00000C22">
                <w:rPr>
                  <w:rFonts w:ascii="Calibri" w:eastAsia="Times New Roman" w:hAnsi="Calibri"/>
                  <w:color w:val="000000"/>
                  <w:kern w:val="0"/>
                  <w:sz w:val="22"/>
                  <w:szCs w:val="22"/>
                  <w:lang w:val="en-MY" w:eastAsia="en-MY"/>
                </w:rPr>
                <w:t>Code</w:t>
              </w:r>
            </w:ins>
          </w:p>
        </w:tc>
        <w:tc>
          <w:tcPr>
            <w:tcW w:w="2140" w:type="dxa"/>
            <w:tcBorders>
              <w:top w:val="nil"/>
              <w:left w:val="nil"/>
              <w:bottom w:val="single" w:sz="4" w:space="0" w:color="auto"/>
              <w:right w:val="nil"/>
            </w:tcBorders>
            <w:shd w:val="clear" w:color="auto" w:fill="auto"/>
            <w:noWrap/>
            <w:vAlign w:val="bottom"/>
            <w:hideMark/>
            <w:tcPrChange w:id="891" w:author="Foong" w:date="2016-06-27T19:37:00Z">
              <w:tcPr>
                <w:tcW w:w="2140" w:type="dxa"/>
                <w:tcBorders>
                  <w:top w:val="nil"/>
                  <w:left w:val="nil"/>
                  <w:bottom w:val="single" w:sz="4" w:space="0" w:color="auto"/>
                  <w:right w:val="nil"/>
                </w:tcBorders>
                <w:shd w:val="clear" w:color="auto" w:fill="auto"/>
                <w:noWrap/>
                <w:vAlign w:val="bottom"/>
                <w:hideMark/>
              </w:tcPr>
            </w:tcPrChange>
          </w:tcPr>
          <w:p w14:paraId="316B110F" w14:textId="77777777" w:rsidR="005B14DE" w:rsidRPr="00000C22" w:rsidRDefault="005B14DE" w:rsidP="00097960">
            <w:pPr>
              <w:widowControl/>
              <w:rPr>
                <w:ins w:id="892" w:author="Foong" w:date="2016-06-27T19:18:00Z"/>
                <w:rFonts w:ascii="Calibri" w:eastAsia="Times New Roman" w:hAnsi="Calibri"/>
                <w:color w:val="000000"/>
                <w:kern w:val="0"/>
                <w:sz w:val="22"/>
                <w:szCs w:val="22"/>
                <w:lang w:val="en-MY" w:eastAsia="en-MY"/>
              </w:rPr>
            </w:pPr>
            <w:ins w:id="893" w:author="Foong" w:date="2016-06-27T19:18:00Z">
              <w:r w:rsidRPr="00000C22">
                <w:rPr>
                  <w:rFonts w:ascii="Calibri" w:eastAsia="Times New Roman" w:hAnsi="Calibri"/>
                  <w:color w:val="000000"/>
                  <w:kern w:val="0"/>
                  <w:sz w:val="22"/>
                  <w:szCs w:val="22"/>
                  <w:lang w:val="en-MY" w:eastAsia="en-MY"/>
                </w:rPr>
                <w:t xml:space="preserve"> @Code</w:t>
              </w:r>
            </w:ins>
          </w:p>
        </w:tc>
        <w:tc>
          <w:tcPr>
            <w:tcW w:w="4138" w:type="dxa"/>
            <w:tcBorders>
              <w:top w:val="single" w:sz="4" w:space="0" w:color="auto"/>
              <w:left w:val="single" w:sz="4" w:space="0" w:color="auto"/>
              <w:bottom w:val="nil"/>
              <w:right w:val="single" w:sz="4" w:space="0" w:color="auto"/>
            </w:tcBorders>
            <w:shd w:val="clear" w:color="auto" w:fill="auto"/>
            <w:vAlign w:val="bottom"/>
            <w:hideMark/>
            <w:tcPrChange w:id="894" w:author="Foong" w:date="2016-06-27T19:37:00Z">
              <w:tcPr>
                <w:tcW w:w="4280" w:type="dxa"/>
                <w:tcBorders>
                  <w:top w:val="single" w:sz="4" w:space="0" w:color="auto"/>
                  <w:left w:val="single" w:sz="4" w:space="0" w:color="auto"/>
                  <w:bottom w:val="nil"/>
                  <w:right w:val="single" w:sz="4" w:space="0" w:color="auto"/>
                </w:tcBorders>
                <w:shd w:val="clear" w:color="auto" w:fill="auto"/>
                <w:vAlign w:val="bottom"/>
                <w:hideMark/>
              </w:tcPr>
            </w:tcPrChange>
          </w:tcPr>
          <w:p w14:paraId="737A4A1B" w14:textId="77777777" w:rsidR="005B14DE" w:rsidRPr="00000C22" w:rsidRDefault="005B14DE" w:rsidP="00097960">
            <w:pPr>
              <w:widowControl/>
              <w:rPr>
                <w:ins w:id="895" w:author="Foong" w:date="2016-06-27T19:18:00Z"/>
                <w:rFonts w:ascii="Calibri" w:eastAsia="Times New Roman" w:hAnsi="Calibri"/>
                <w:color w:val="000000"/>
                <w:kern w:val="0"/>
                <w:sz w:val="22"/>
                <w:szCs w:val="22"/>
                <w:lang w:val="en-MY" w:eastAsia="en-MY"/>
              </w:rPr>
            </w:pPr>
            <w:ins w:id="896" w:author="Foong" w:date="2016-06-27T19:18:00Z">
              <w:r w:rsidRPr="00000C22">
                <w:rPr>
                  <w:rFonts w:ascii="Calibri" w:eastAsia="Times New Roman" w:hAnsi="Calibri"/>
                  <w:color w:val="000000"/>
                  <w:kern w:val="0"/>
                  <w:sz w:val="22"/>
                  <w:szCs w:val="22"/>
                  <w:lang w:val="en-MY" w:eastAsia="en-MY"/>
                </w:rPr>
                <w:t>Fund listing listed is based on the fund allowable set in the basic product setup</w:t>
              </w:r>
            </w:ins>
          </w:p>
        </w:tc>
      </w:tr>
      <w:tr w:rsidR="005B14DE" w:rsidRPr="00000C22" w14:paraId="541524B8" w14:textId="77777777" w:rsidTr="00B6656B">
        <w:trPr>
          <w:trHeight w:val="300"/>
          <w:ins w:id="897" w:author="Foong" w:date="2016-06-27T19:18:00Z"/>
          <w:trPrChange w:id="898" w:author="Foong" w:date="2016-06-27T19:37:00Z">
            <w:trPr>
              <w:trHeight w:val="300"/>
            </w:trPr>
          </w:trPrChange>
        </w:trPr>
        <w:tc>
          <w:tcPr>
            <w:tcW w:w="1780" w:type="dxa"/>
            <w:tcBorders>
              <w:top w:val="nil"/>
              <w:left w:val="single" w:sz="4" w:space="0" w:color="auto"/>
              <w:bottom w:val="single" w:sz="4" w:space="0" w:color="auto"/>
              <w:right w:val="single" w:sz="4" w:space="0" w:color="auto"/>
            </w:tcBorders>
            <w:shd w:val="clear" w:color="auto" w:fill="auto"/>
            <w:noWrap/>
            <w:vAlign w:val="bottom"/>
            <w:hideMark/>
            <w:tcPrChange w:id="899" w:author="Foong" w:date="2016-06-27T19:37:00Z">
              <w:tcPr>
                <w:tcW w:w="178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21F7777A" w14:textId="77777777" w:rsidR="005B14DE" w:rsidRPr="00000C22" w:rsidRDefault="005B14DE" w:rsidP="00097960">
            <w:pPr>
              <w:widowControl/>
              <w:rPr>
                <w:ins w:id="900" w:author="Foong" w:date="2016-06-27T19:18:00Z"/>
                <w:rFonts w:ascii="Calibri" w:eastAsia="Times New Roman" w:hAnsi="Calibri"/>
                <w:color w:val="000000"/>
                <w:kern w:val="0"/>
                <w:sz w:val="22"/>
                <w:szCs w:val="22"/>
                <w:lang w:val="en-MY" w:eastAsia="en-MY"/>
              </w:rPr>
            </w:pPr>
            <w:ins w:id="901" w:author="Foong" w:date="2016-06-27T19:18:00Z">
              <w:r w:rsidRPr="00000C22">
                <w:rPr>
                  <w:rFonts w:ascii="Calibri" w:eastAsia="Times New Roman" w:hAnsi="Calibri"/>
                  <w:color w:val="000000"/>
                  <w:kern w:val="0"/>
                  <w:sz w:val="22"/>
                  <w:szCs w:val="22"/>
                  <w:lang w:val="en-MY" w:eastAsia="en-MY"/>
                </w:rPr>
                <w:t> </w:t>
              </w:r>
            </w:ins>
          </w:p>
        </w:tc>
        <w:tc>
          <w:tcPr>
            <w:tcW w:w="1860" w:type="dxa"/>
            <w:tcBorders>
              <w:top w:val="nil"/>
              <w:left w:val="nil"/>
              <w:bottom w:val="single" w:sz="4" w:space="0" w:color="auto"/>
              <w:right w:val="single" w:sz="4" w:space="0" w:color="auto"/>
            </w:tcBorders>
            <w:shd w:val="clear" w:color="auto" w:fill="auto"/>
            <w:noWrap/>
            <w:vAlign w:val="bottom"/>
            <w:hideMark/>
            <w:tcPrChange w:id="902" w:author="Foong" w:date="2016-06-27T19:37:00Z">
              <w:tcPr>
                <w:tcW w:w="1860" w:type="dxa"/>
                <w:tcBorders>
                  <w:top w:val="nil"/>
                  <w:left w:val="nil"/>
                  <w:bottom w:val="single" w:sz="4" w:space="0" w:color="auto"/>
                  <w:right w:val="single" w:sz="4" w:space="0" w:color="auto"/>
                </w:tcBorders>
                <w:shd w:val="clear" w:color="auto" w:fill="auto"/>
                <w:noWrap/>
                <w:vAlign w:val="bottom"/>
                <w:hideMark/>
              </w:tcPr>
            </w:tcPrChange>
          </w:tcPr>
          <w:p w14:paraId="2DAF4542" w14:textId="77777777" w:rsidR="005B14DE" w:rsidRPr="00000C22" w:rsidRDefault="005B14DE" w:rsidP="00097960">
            <w:pPr>
              <w:widowControl/>
              <w:rPr>
                <w:ins w:id="903" w:author="Foong" w:date="2016-06-27T19:18:00Z"/>
                <w:rFonts w:ascii="Calibri" w:eastAsia="Times New Roman" w:hAnsi="Calibri"/>
                <w:color w:val="000000"/>
                <w:kern w:val="0"/>
                <w:sz w:val="22"/>
                <w:szCs w:val="22"/>
                <w:lang w:val="en-MY" w:eastAsia="en-MY"/>
              </w:rPr>
            </w:pPr>
            <w:ins w:id="904" w:author="Foong" w:date="2016-06-27T19:18:00Z">
              <w:r w:rsidRPr="00000C22">
                <w:rPr>
                  <w:rFonts w:ascii="Calibri" w:eastAsia="Times New Roman" w:hAnsi="Calibri"/>
                  <w:color w:val="000000"/>
                  <w:kern w:val="0"/>
                  <w:sz w:val="22"/>
                  <w:szCs w:val="22"/>
                  <w:lang w:val="en-MY" w:eastAsia="en-MY"/>
                </w:rPr>
                <w:t>Investment Rate</w:t>
              </w:r>
            </w:ins>
          </w:p>
        </w:tc>
        <w:tc>
          <w:tcPr>
            <w:tcW w:w="2140" w:type="dxa"/>
            <w:tcBorders>
              <w:top w:val="nil"/>
              <w:left w:val="nil"/>
              <w:bottom w:val="single" w:sz="4" w:space="0" w:color="auto"/>
              <w:right w:val="nil"/>
            </w:tcBorders>
            <w:shd w:val="clear" w:color="auto" w:fill="auto"/>
            <w:noWrap/>
            <w:vAlign w:val="bottom"/>
            <w:hideMark/>
            <w:tcPrChange w:id="905" w:author="Foong" w:date="2016-06-27T19:37:00Z">
              <w:tcPr>
                <w:tcW w:w="2140" w:type="dxa"/>
                <w:tcBorders>
                  <w:top w:val="nil"/>
                  <w:left w:val="nil"/>
                  <w:bottom w:val="single" w:sz="4" w:space="0" w:color="auto"/>
                  <w:right w:val="nil"/>
                </w:tcBorders>
                <w:shd w:val="clear" w:color="auto" w:fill="auto"/>
                <w:noWrap/>
                <w:vAlign w:val="bottom"/>
                <w:hideMark/>
              </w:tcPr>
            </w:tcPrChange>
          </w:tcPr>
          <w:p w14:paraId="3800C8D2" w14:textId="77777777" w:rsidR="005B14DE" w:rsidRPr="00000C22" w:rsidRDefault="005B14DE" w:rsidP="00097960">
            <w:pPr>
              <w:widowControl/>
              <w:rPr>
                <w:ins w:id="906" w:author="Foong" w:date="2016-06-27T19:18:00Z"/>
                <w:rFonts w:ascii="Calibri" w:eastAsia="Times New Roman" w:hAnsi="Calibri"/>
                <w:color w:val="000000"/>
                <w:kern w:val="0"/>
                <w:sz w:val="22"/>
                <w:szCs w:val="22"/>
                <w:lang w:val="en-MY" w:eastAsia="en-MY"/>
              </w:rPr>
            </w:pPr>
            <w:ins w:id="907" w:author="Foong" w:date="2016-06-27T19:18:00Z">
              <w:r w:rsidRPr="00000C22">
                <w:rPr>
                  <w:rFonts w:ascii="Calibri" w:eastAsia="Times New Roman" w:hAnsi="Calibri"/>
                  <w:color w:val="000000"/>
                  <w:kern w:val="0"/>
                  <w:sz w:val="22"/>
                  <w:szCs w:val="22"/>
                  <w:lang w:val="en-MY" w:eastAsia="en-MY"/>
                </w:rPr>
                <w:t xml:space="preserve"> @InvRate_Single</w:t>
              </w:r>
            </w:ins>
          </w:p>
        </w:tc>
        <w:tc>
          <w:tcPr>
            <w:tcW w:w="4138" w:type="dxa"/>
            <w:tcBorders>
              <w:top w:val="nil"/>
              <w:left w:val="single" w:sz="4" w:space="0" w:color="auto"/>
              <w:bottom w:val="nil"/>
              <w:right w:val="single" w:sz="4" w:space="0" w:color="auto"/>
            </w:tcBorders>
            <w:shd w:val="clear" w:color="auto" w:fill="auto"/>
            <w:vAlign w:val="bottom"/>
            <w:hideMark/>
            <w:tcPrChange w:id="908" w:author="Foong" w:date="2016-06-27T19:37:00Z">
              <w:tcPr>
                <w:tcW w:w="4280" w:type="dxa"/>
                <w:tcBorders>
                  <w:top w:val="nil"/>
                  <w:left w:val="single" w:sz="4" w:space="0" w:color="auto"/>
                  <w:bottom w:val="nil"/>
                  <w:right w:val="single" w:sz="4" w:space="0" w:color="auto"/>
                </w:tcBorders>
                <w:shd w:val="clear" w:color="auto" w:fill="auto"/>
                <w:vAlign w:val="bottom"/>
                <w:hideMark/>
              </w:tcPr>
            </w:tcPrChange>
          </w:tcPr>
          <w:p w14:paraId="112503F2" w14:textId="77777777" w:rsidR="005B14DE" w:rsidRPr="00000C22" w:rsidRDefault="005B14DE" w:rsidP="00097960">
            <w:pPr>
              <w:widowControl/>
              <w:rPr>
                <w:ins w:id="909" w:author="Foong" w:date="2016-06-27T19:18:00Z"/>
                <w:rFonts w:ascii="Calibri" w:eastAsia="Times New Roman" w:hAnsi="Calibri"/>
                <w:color w:val="000000"/>
                <w:kern w:val="0"/>
                <w:sz w:val="22"/>
                <w:szCs w:val="22"/>
                <w:lang w:val="en-MY" w:eastAsia="en-MY"/>
              </w:rPr>
            </w:pPr>
            <w:ins w:id="910" w:author="Foong" w:date="2016-06-27T19:18:00Z">
              <w:r w:rsidRPr="00000C22">
                <w:rPr>
                  <w:rFonts w:ascii="Calibri" w:eastAsia="Times New Roman" w:hAnsi="Calibri"/>
                  <w:color w:val="000000"/>
                  <w:kern w:val="0"/>
                  <w:sz w:val="22"/>
                  <w:szCs w:val="22"/>
                  <w:lang w:val="en-MY" w:eastAsia="en-MY"/>
                </w:rPr>
                <w:t> </w:t>
              </w:r>
            </w:ins>
          </w:p>
        </w:tc>
      </w:tr>
      <w:tr w:rsidR="005B14DE" w:rsidRPr="00000C22" w14:paraId="1E735972" w14:textId="77777777" w:rsidTr="00B6656B">
        <w:trPr>
          <w:trHeight w:val="300"/>
          <w:ins w:id="911" w:author="Foong" w:date="2016-06-27T19:18:00Z"/>
          <w:trPrChange w:id="912" w:author="Foong" w:date="2016-06-27T19:37:00Z">
            <w:trPr>
              <w:trHeight w:val="300"/>
            </w:trPr>
          </w:trPrChange>
        </w:trPr>
        <w:tc>
          <w:tcPr>
            <w:tcW w:w="1780" w:type="dxa"/>
            <w:tcBorders>
              <w:top w:val="nil"/>
              <w:left w:val="single" w:sz="4" w:space="0" w:color="auto"/>
              <w:bottom w:val="single" w:sz="4" w:space="0" w:color="auto"/>
              <w:right w:val="single" w:sz="4" w:space="0" w:color="auto"/>
            </w:tcBorders>
            <w:shd w:val="clear" w:color="auto" w:fill="auto"/>
            <w:noWrap/>
            <w:vAlign w:val="bottom"/>
            <w:hideMark/>
            <w:tcPrChange w:id="913" w:author="Foong" w:date="2016-06-27T19:37:00Z">
              <w:tcPr>
                <w:tcW w:w="178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4A2E7D76" w14:textId="77777777" w:rsidR="005B14DE" w:rsidRPr="00000C22" w:rsidRDefault="005B14DE" w:rsidP="00097960">
            <w:pPr>
              <w:widowControl/>
              <w:rPr>
                <w:ins w:id="914" w:author="Foong" w:date="2016-06-27T19:18:00Z"/>
                <w:rFonts w:ascii="Calibri" w:eastAsia="Times New Roman" w:hAnsi="Calibri"/>
                <w:color w:val="000000"/>
                <w:kern w:val="0"/>
                <w:sz w:val="22"/>
                <w:szCs w:val="22"/>
                <w:lang w:val="en-MY" w:eastAsia="en-MY"/>
              </w:rPr>
            </w:pPr>
            <w:ins w:id="915" w:author="Foong" w:date="2016-06-27T19:18:00Z">
              <w:r w:rsidRPr="00000C22">
                <w:rPr>
                  <w:rFonts w:ascii="Calibri" w:eastAsia="Times New Roman" w:hAnsi="Calibri"/>
                  <w:color w:val="000000"/>
                  <w:kern w:val="0"/>
                  <w:sz w:val="22"/>
                  <w:szCs w:val="22"/>
                  <w:lang w:val="en-MY" w:eastAsia="en-MY"/>
                </w:rPr>
                <w:t> </w:t>
              </w:r>
            </w:ins>
          </w:p>
        </w:tc>
        <w:tc>
          <w:tcPr>
            <w:tcW w:w="1860" w:type="dxa"/>
            <w:tcBorders>
              <w:top w:val="nil"/>
              <w:left w:val="nil"/>
              <w:bottom w:val="single" w:sz="4" w:space="0" w:color="auto"/>
              <w:right w:val="single" w:sz="4" w:space="0" w:color="auto"/>
            </w:tcBorders>
            <w:shd w:val="clear" w:color="auto" w:fill="auto"/>
            <w:noWrap/>
            <w:vAlign w:val="bottom"/>
            <w:hideMark/>
            <w:tcPrChange w:id="916" w:author="Foong" w:date="2016-06-27T19:37:00Z">
              <w:tcPr>
                <w:tcW w:w="1860" w:type="dxa"/>
                <w:tcBorders>
                  <w:top w:val="nil"/>
                  <w:left w:val="nil"/>
                  <w:bottom w:val="single" w:sz="4" w:space="0" w:color="auto"/>
                  <w:right w:val="single" w:sz="4" w:space="0" w:color="auto"/>
                </w:tcBorders>
                <w:shd w:val="clear" w:color="auto" w:fill="auto"/>
                <w:noWrap/>
                <w:vAlign w:val="bottom"/>
                <w:hideMark/>
              </w:tcPr>
            </w:tcPrChange>
          </w:tcPr>
          <w:p w14:paraId="748FF0CE" w14:textId="77777777" w:rsidR="005B14DE" w:rsidRPr="00000C22" w:rsidRDefault="005B14DE" w:rsidP="00097960">
            <w:pPr>
              <w:widowControl/>
              <w:rPr>
                <w:ins w:id="917" w:author="Foong" w:date="2016-06-27T19:18:00Z"/>
                <w:rFonts w:ascii="Calibri" w:eastAsia="Times New Roman" w:hAnsi="Calibri"/>
                <w:color w:val="000000"/>
                <w:kern w:val="0"/>
                <w:sz w:val="22"/>
                <w:szCs w:val="22"/>
                <w:lang w:val="en-MY" w:eastAsia="en-MY"/>
              </w:rPr>
            </w:pPr>
            <w:ins w:id="918" w:author="Foong" w:date="2016-06-27T19:18:00Z">
              <w:r w:rsidRPr="00000C22">
                <w:rPr>
                  <w:rFonts w:ascii="Calibri" w:eastAsia="Times New Roman" w:hAnsi="Calibri"/>
                  <w:color w:val="000000"/>
                  <w:kern w:val="0"/>
                  <w:sz w:val="22"/>
                  <w:szCs w:val="22"/>
                  <w:lang w:val="en-MY" w:eastAsia="en-MY"/>
                </w:rPr>
                <w:t> </w:t>
              </w:r>
            </w:ins>
          </w:p>
        </w:tc>
        <w:tc>
          <w:tcPr>
            <w:tcW w:w="2140" w:type="dxa"/>
            <w:tcBorders>
              <w:top w:val="nil"/>
              <w:left w:val="nil"/>
              <w:bottom w:val="single" w:sz="4" w:space="0" w:color="auto"/>
              <w:right w:val="nil"/>
            </w:tcBorders>
            <w:shd w:val="clear" w:color="auto" w:fill="auto"/>
            <w:noWrap/>
            <w:vAlign w:val="bottom"/>
            <w:hideMark/>
            <w:tcPrChange w:id="919" w:author="Foong" w:date="2016-06-27T19:37:00Z">
              <w:tcPr>
                <w:tcW w:w="2140" w:type="dxa"/>
                <w:tcBorders>
                  <w:top w:val="nil"/>
                  <w:left w:val="nil"/>
                  <w:bottom w:val="single" w:sz="4" w:space="0" w:color="auto"/>
                  <w:right w:val="nil"/>
                </w:tcBorders>
                <w:shd w:val="clear" w:color="auto" w:fill="auto"/>
                <w:noWrap/>
                <w:vAlign w:val="bottom"/>
                <w:hideMark/>
              </w:tcPr>
            </w:tcPrChange>
          </w:tcPr>
          <w:p w14:paraId="5115FFFA" w14:textId="77777777" w:rsidR="005B14DE" w:rsidRPr="00000C22" w:rsidRDefault="005B14DE" w:rsidP="00097960">
            <w:pPr>
              <w:widowControl/>
              <w:rPr>
                <w:ins w:id="920" w:author="Foong" w:date="2016-06-27T19:18:00Z"/>
                <w:rFonts w:ascii="Calibri" w:eastAsia="Times New Roman" w:hAnsi="Calibri"/>
                <w:color w:val="000000"/>
                <w:kern w:val="0"/>
                <w:sz w:val="22"/>
                <w:szCs w:val="22"/>
                <w:lang w:val="en-MY" w:eastAsia="en-MY"/>
              </w:rPr>
            </w:pPr>
            <w:ins w:id="921" w:author="Foong" w:date="2016-06-27T19:18:00Z">
              <w:r w:rsidRPr="00000C22">
                <w:rPr>
                  <w:rFonts w:ascii="Calibri" w:eastAsia="Times New Roman" w:hAnsi="Calibri"/>
                  <w:color w:val="000000"/>
                  <w:kern w:val="0"/>
                  <w:sz w:val="22"/>
                  <w:szCs w:val="22"/>
                  <w:lang w:val="en-MY" w:eastAsia="en-MY"/>
                </w:rPr>
                <w:t xml:space="preserve"> @InvRate_Yearly</w:t>
              </w:r>
            </w:ins>
          </w:p>
        </w:tc>
        <w:tc>
          <w:tcPr>
            <w:tcW w:w="4138" w:type="dxa"/>
            <w:tcBorders>
              <w:top w:val="nil"/>
              <w:left w:val="single" w:sz="4" w:space="0" w:color="auto"/>
              <w:bottom w:val="nil"/>
              <w:right w:val="single" w:sz="4" w:space="0" w:color="auto"/>
            </w:tcBorders>
            <w:shd w:val="clear" w:color="auto" w:fill="auto"/>
            <w:vAlign w:val="bottom"/>
            <w:hideMark/>
            <w:tcPrChange w:id="922" w:author="Foong" w:date="2016-06-27T19:37:00Z">
              <w:tcPr>
                <w:tcW w:w="4280" w:type="dxa"/>
                <w:tcBorders>
                  <w:top w:val="nil"/>
                  <w:left w:val="single" w:sz="4" w:space="0" w:color="auto"/>
                  <w:bottom w:val="nil"/>
                  <w:right w:val="single" w:sz="4" w:space="0" w:color="auto"/>
                </w:tcBorders>
                <w:shd w:val="clear" w:color="auto" w:fill="auto"/>
                <w:vAlign w:val="bottom"/>
                <w:hideMark/>
              </w:tcPr>
            </w:tcPrChange>
          </w:tcPr>
          <w:p w14:paraId="5409FE73" w14:textId="77777777" w:rsidR="005B14DE" w:rsidRPr="00000C22" w:rsidRDefault="005B14DE" w:rsidP="00097960">
            <w:pPr>
              <w:widowControl/>
              <w:rPr>
                <w:ins w:id="923" w:author="Foong" w:date="2016-06-27T19:18:00Z"/>
                <w:rFonts w:ascii="Calibri" w:eastAsia="Times New Roman" w:hAnsi="Calibri"/>
                <w:color w:val="000000"/>
                <w:kern w:val="0"/>
                <w:sz w:val="22"/>
                <w:szCs w:val="22"/>
                <w:lang w:val="en-MY" w:eastAsia="en-MY"/>
              </w:rPr>
            </w:pPr>
            <w:ins w:id="924" w:author="Foong" w:date="2016-06-27T19:18:00Z">
              <w:r w:rsidRPr="00000C22">
                <w:rPr>
                  <w:rFonts w:ascii="Calibri" w:eastAsia="Times New Roman" w:hAnsi="Calibri"/>
                  <w:color w:val="000000"/>
                  <w:kern w:val="0"/>
                  <w:sz w:val="22"/>
                  <w:szCs w:val="22"/>
                  <w:lang w:val="en-MY" w:eastAsia="en-MY"/>
                </w:rPr>
                <w:t> </w:t>
              </w:r>
            </w:ins>
          </w:p>
        </w:tc>
      </w:tr>
      <w:tr w:rsidR="005B14DE" w:rsidRPr="00000C22" w14:paraId="753E39FD" w14:textId="77777777" w:rsidTr="00B6656B">
        <w:trPr>
          <w:trHeight w:val="300"/>
          <w:ins w:id="925" w:author="Foong" w:date="2016-06-27T19:18:00Z"/>
          <w:trPrChange w:id="926" w:author="Foong" w:date="2016-06-27T19:37:00Z">
            <w:trPr>
              <w:trHeight w:val="300"/>
            </w:trPr>
          </w:trPrChange>
        </w:trPr>
        <w:tc>
          <w:tcPr>
            <w:tcW w:w="1780" w:type="dxa"/>
            <w:tcBorders>
              <w:top w:val="nil"/>
              <w:left w:val="single" w:sz="4" w:space="0" w:color="auto"/>
              <w:bottom w:val="single" w:sz="4" w:space="0" w:color="auto"/>
              <w:right w:val="single" w:sz="4" w:space="0" w:color="auto"/>
            </w:tcBorders>
            <w:shd w:val="clear" w:color="auto" w:fill="auto"/>
            <w:noWrap/>
            <w:vAlign w:val="bottom"/>
            <w:hideMark/>
            <w:tcPrChange w:id="927" w:author="Foong" w:date="2016-06-27T19:37:00Z">
              <w:tcPr>
                <w:tcW w:w="178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4A3B31D2" w14:textId="77777777" w:rsidR="005B14DE" w:rsidRPr="00000C22" w:rsidRDefault="005B14DE" w:rsidP="00097960">
            <w:pPr>
              <w:widowControl/>
              <w:rPr>
                <w:ins w:id="928" w:author="Foong" w:date="2016-06-27T19:18:00Z"/>
                <w:rFonts w:ascii="Calibri" w:eastAsia="Times New Roman" w:hAnsi="Calibri"/>
                <w:color w:val="000000"/>
                <w:kern w:val="0"/>
                <w:sz w:val="22"/>
                <w:szCs w:val="22"/>
                <w:lang w:val="en-MY" w:eastAsia="en-MY"/>
              </w:rPr>
            </w:pPr>
            <w:ins w:id="929" w:author="Foong" w:date="2016-06-27T19:18:00Z">
              <w:r w:rsidRPr="00000C22">
                <w:rPr>
                  <w:rFonts w:ascii="Calibri" w:eastAsia="Times New Roman" w:hAnsi="Calibri"/>
                  <w:color w:val="000000"/>
                  <w:kern w:val="0"/>
                  <w:sz w:val="22"/>
                  <w:szCs w:val="22"/>
                  <w:lang w:val="en-MY" w:eastAsia="en-MY"/>
                </w:rPr>
                <w:t> </w:t>
              </w:r>
            </w:ins>
          </w:p>
        </w:tc>
        <w:tc>
          <w:tcPr>
            <w:tcW w:w="1860" w:type="dxa"/>
            <w:tcBorders>
              <w:top w:val="nil"/>
              <w:left w:val="nil"/>
              <w:bottom w:val="single" w:sz="4" w:space="0" w:color="auto"/>
              <w:right w:val="single" w:sz="4" w:space="0" w:color="auto"/>
            </w:tcBorders>
            <w:shd w:val="clear" w:color="auto" w:fill="auto"/>
            <w:noWrap/>
            <w:vAlign w:val="bottom"/>
            <w:hideMark/>
            <w:tcPrChange w:id="930" w:author="Foong" w:date="2016-06-27T19:37:00Z">
              <w:tcPr>
                <w:tcW w:w="1860" w:type="dxa"/>
                <w:tcBorders>
                  <w:top w:val="nil"/>
                  <w:left w:val="nil"/>
                  <w:bottom w:val="single" w:sz="4" w:space="0" w:color="auto"/>
                  <w:right w:val="single" w:sz="4" w:space="0" w:color="auto"/>
                </w:tcBorders>
                <w:shd w:val="clear" w:color="auto" w:fill="auto"/>
                <w:noWrap/>
                <w:vAlign w:val="bottom"/>
                <w:hideMark/>
              </w:tcPr>
            </w:tcPrChange>
          </w:tcPr>
          <w:p w14:paraId="5BF32319" w14:textId="77777777" w:rsidR="005B14DE" w:rsidRPr="00000C22" w:rsidRDefault="005B14DE" w:rsidP="00097960">
            <w:pPr>
              <w:widowControl/>
              <w:rPr>
                <w:ins w:id="931" w:author="Foong" w:date="2016-06-27T19:18:00Z"/>
                <w:rFonts w:ascii="Calibri" w:eastAsia="Times New Roman" w:hAnsi="Calibri"/>
                <w:color w:val="000000"/>
                <w:kern w:val="0"/>
                <w:sz w:val="22"/>
                <w:szCs w:val="22"/>
                <w:lang w:val="en-MY" w:eastAsia="en-MY"/>
              </w:rPr>
            </w:pPr>
            <w:ins w:id="932" w:author="Foong" w:date="2016-06-27T19:18:00Z">
              <w:r w:rsidRPr="00000C22">
                <w:rPr>
                  <w:rFonts w:ascii="Calibri" w:eastAsia="Times New Roman" w:hAnsi="Calibri"/>
                  <w:color w:val="000000"/>
                  <w:kern w:val="0"/>
                  <w:sz w:val="22"/>
                  <w:szCs w:val="22"/>
                  <w:lang w:val="en-MY" w:eastAsia="en-MY"/>
                </w:rPr>
                <w:t> </w:t>
              </w:r>
            </w:ins>
          </w:p>
        </w:tc>
        <w:tc>
          <w:tcPr>
            <w:tcW w:w="2140" w:type="dxa"/>
            <w:tcBorders>
              <w:top w:val="nil"/>
              <w:left w:val="nil"/>
              <w:bottom w:val="single" w:sz="4" w:space="0" w:color="auto"/>
              <w:right w:val="nil"/>
            </w:tcBorders>
            <w:shd w:val="clear" w:color="auto" w:fill="auto"/>
            <w:noWrap/>
            <w:vAlign w:val="bottom"/>
            <w:hideMark/>
            <w:tcPrChange w:id="933" w:author="Foong" w:date="2016-06-27T19:37:00Z">
              <w:tcPr>
                <w:tcW w:w="2140" w:type="dxa"/>
                <w:tcBorders>
                  <w:top w:val="nil"/>
                  <w:left w:val="nil"/>
                  <w:bottom w:val="single" w:sz="4" w:space="0" w:color="auto"/>
                  <w:right w:val="nil"/>
                </w:tcBorders>
                <w:shd w:val="clear" w:color="auto" w:fill="auto"/>
                <w:noWrap/>
                <w:vAlign w:val="bottom"/>
                <w:hideMark/>
              </w:tcPr>
            </w:tcPrChange>
          </w:tcPr>
          <w:p w14:paraId="19965FCF" w14:textId="77777777" w:rsidR="005B14DE" w:rsidRPr="00000C22" w:rsidRDefault="005B14DE" w:rsidP="00097960">
            <w:pPr>
              <w:widowControl/>
              <w:rPr>
                <w:ins w:id="934" w:author="Foong" w:date="2016-06-27T19:18:00Z"/>
                <w:rFonts w:ascii="Calibri" w:eastAsia="Times New Roman" w:hAnsi="Calibri"/>
                <w:color w:val="000000"/>
                <w:kern w:val="0"/>
                <w:sz w:val="22"/>
                <w:szCs w:val="22"/>
                <w:lang w:val="en-MY" w:eastAsia="en-MY"/>
              </w:rPr>
            </w:pPr>
            <w:ins w:id="935" w:author="Foong" w:date="2016-06-27T19:18:00Z">
              <w:r w:rsidRPr="00000C22">
                <w:rPr>
                  <w:rFonts w:ascii="Calibri" w:eastAsia="Times New Roman" w:hAnsi="Calibri"/>
                  <w:color w:val="000000"/>
                  <w:kern w:val="0"/>
                  <w:sz w:val="22"/>
                  <w:szCs w:val="22"/>
                  <w:lang w:val="en-MY" w:eastAsia="en-MY"/>
                </w:rPr>
                <w:t xml:space="preserve"> @InvRate_SemiAnn</w:t>
              </w:r>
            </w:ins>
          </w:p>
        </w:tc>
        <w:tc>
          <w:tcPr>
            <w:tcW w:w="4138" w:type="dxa"/>
            <w:tcBorders>
              <w:top w:val="nil"/>
              <w:left w:val="single" w:sz="4" w:space="0" w:color="auto"/>
              <w:bottom w:val="nil"/>
              <w:right w:val="single" w:sz="4" w:space="0" w:color="auto"/>
            </w:tcBorders>
            <w:shd w:val="clear" w:color="auto" w:fill="auto"/>
            <w:vAlign w:val="bottom"/>
            <w:hideMark/>
            <w:tcPrChange w:id="936" w:author="Foong" w:date="2016-06-27T19:37:00Z">
              <w:tcPr>
                <w:tcW w:w="4280" w:type="dxa"/>
                <w:tcBorders>
                  <w:top w:val="nil"/>
                  <w:left w:val="single" w:sz="4" w:space="0" w:color="auto"/>
                  <w:bottom w:val="nil"/>
                  <w:right w:val="single" w:sz="4" w:space="0" w:color="auto"/>
                </w:tcBorders>
                <w:shd w:val="clear" w:color="auto" w:fill="auto"/>
                <w:vAlign w:val="bottom"/>
                <w:hideMark/>
              </w:tcPr>
            </w:tcPrChange>
          </w:tcPr>
          <w:p w14:paraId="38E646FD" w14:textId="77777777" w:rsidR="005B14DE" w:rsidRPr="00000C22" w:rsidRDefault="005B14DE" w:rsidP="00097960">
            <w:pPr>
              <w:widowControl/>
              <w:rPr>
                <w:ins w:id="937" w:author="Foong" w:date="2016-06-27T19:18:00Z"/>
                <w:rFonts w:ascii="Calibri" w:eastAsia="Times New Roman" w:hAnsi="Calibri"/>
                <w:color w:val="000000"/>
                <w:kern w:val="0"/>
                <w:sz w:val="22"/>
                <w:szCs w:val="22"/>
                <w:lang w:val="en-MY" w:eastAsia="en-MY"/>
              </w:rPr>
            </w:pPr>
            <w:ins w:id="938" w:author="Foong" w:date="2016-06-27T19:18:00Z">
              <w:r w:rsidRPr="00000C22">
                <w:rPr>
                  <w:rFonts w:ascii="Calibri" w:eastAsia="Times New Roman" w:hAnsi="Calibri"/>
                  <w:color w:val="000000"/>
                  <w:kern w:val="0"/>
                  <w:sz w:val="22"/>
                  <w:szCs w:val="22"/>
                  <w:lang w:val="en-MY" w:eastAsia="en-MY"/>
                </w:rPr>
                <w:t> </w:t>
              </w:r>
            </w:ins>
          </w:p>
        </w:tc>
      </w:tr>
      <w:tr w:rsidR="005B14DE" w:rsidRPr="00000C22" w14:paraId="2F302D5B" w14:textId="77777777" w:rsidTr="00B6656B">
        <w:trPr>
          <w:trHeight w:val="300"/>
          <w:ins w:id="939" w:author="Foong" w:date="2016-06-27T19:18:00Z"/>
          <w:trPrChange w:id="940" w:author="Foong" w:date="2016-06-27T19:37:00Z">
            <w:trPr>
              <w:trHeight w:val="300"/>
            </w:trPr>
          </w:trPrChange>
        </w:trPr>
        <w:tc>
          <w:tcPr>
            <w:tcW w:w="1780" w:type="dxa"/>
            <w:tcBorders>
              <w:top w:val="nil"/>
              <w:left w:val="single" w:sz="4" w:space="0" w:color="auto"/>
              <w:bottom w:val="single" w:sz="4" w:space="0" w:color="auto"/>
              <w:right w:val="single" w:sz="4" w:space="0" w:color="auto"/>
            </w:tcBorders>
            <w:shd w:val="clear" w:color="auto" w:fill="auto"/>
            <w:noWrap/>
            <w:vAlign w:val="bottom"/>
            <w:hideMark/>
            <w:tcPrChange w:id="941" w:author="Foong" w:date="2016-06-27T19:37:00Z">
              <w:tcPr>
                <w:tcW w:w="178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6F439632" w14:textId="77777777" w:rsidR="005B14DE" w:rsidRPr="00000C22" w:rsidRDefault="005B14DE" w:rsidP="00097960">
            <w:pPr>
              <w:widowControl/>
              <w:rPr>
                <w:ins w:id="942" w:author="Foong" w:date="2016-06-27T19:18:00Z"/>
                <w:rFonts w:ascii="Calibri" w:eastAsia="Times New Roman" w:hAnsi="Calibri"/>
                <w:color w:val="000000"/>
                <w:kern w:val="0"/>
                <w:sz w:val="22"/>
                <w:szCs w:val="22"/>
                <w:lang w:val="en-MY" w:eastAsia="en-MY"/>
              </w:rPr>
            </w:pPr>
            <w:ins w:id="943" w:author="Foong" w:date="2016-06-27T19:18:00Z">
              <w:r w:rsidRPr="00000C22">
                <w:rPr>
                  <w:rFonts w:ascii="Calibri" w:eastAsia="Times New Roman" w:hAnsi="Calibri"/>
                  <w:color w:val="000000"/>
                  <w:kern w:val="0"/>
                  <w:sz w:val="22"/>
                  <w:szCs w:val="22"/>
                  <w:lang w:val="en-MY" w:eastAsia="en-MY"/>
                </w:rPr>
                <w:t> </w:t>
              </w:r>
            </w:ins>
          </w:p>
        </w:tc>
        <w:tc>
          <w:tcPr>
            <w:tcW w:w="1860" w:type="dxa"/>
            <w:tcBorders>
              <w:top w:val="nil"/>
              <w:left w:val="nil"/>
              <w:bottom w:val="single" w:sz="4" w:space="0" w:color="auto"/>
              <w:right w:val="single" w:sz="4" w:space="0" w:color="auto"/>
            </w:tcBorders>
            <w:shd w:val="clear" w:color="auto" w:fill="auto"/>
            <w:noWrap/>
            <w:vAlign w:val="bottom"/>
            <w:hideMark/>
            <w:tcPrChange w:id="944" w:author="Foong" w:date="2016-06-27T19:37:00Z">
              <w:tcPr>
                <w:tcW w:w="1860" w:type="dxa"/>
                <w:tcBorders>
                  <w:top w:val="nil"/>
                  <w:left w:val="nil"/>
                  <w:bottom w:val="single" w:sz="4" w:space="0" w:color="auto"/>
                  <w:right w:val="single" w:sz="4" w:space="0" w:color="auto"/>
                </w:tcBorders>
                <w:shd w:val="clear" w:color="auto" w:fill="auto"/>
                <w:noWrap/>
                <w:vAlign w:val="bottom"/>
                <w:hideMark/>
              </w:tcPr>
            </w:tcPrChange>
          </w:tcPr>
          <w:p w14:paraId="0EE5DC9A" w14:textId="77777777" w:rsidR="005B14DE" w:rsidRPr="00000C22" w:rsidRDefault="005B14DE" w:rsidP="00097960">
            <w:pPr>
              <w:widowControl/>
              <w:rPr>
                <w:ins w:id="945" w:author="Foong" w:date="2016-06-27T19:18:00Z"/>
                <w:rFonts w:ascii="Calibri" w:eastAsia="Times New Roman" w:hAnsi="Calibri"/>
                <w:color w:val="000000"/>
                <w:kern w:val="0"/>
                <w:sz w:val="22"/>
                <w:szCs w:val="22"/>
                <w:lang w:val="en-MY" w:eastAsia="en-MY"/>
              </w:rPr>
            </w:pPr>
            <w:ins w:id="946" w:author="Foong" w:date="2016-06-27T19:18:00Z">
              <w:r w:rsidRPr="00000C22">
                <w:rPr>
                  <w:rFonts w:ascii="Calibri" w:eastAsia="Times New Roman" w:hAnsi="Calibri"/>
                  <w:color w:val="000000"/>
                  <w:kern w:val="0"/>
                  <w:sz w:val="22"/>
                  <w:szCs w:val="22"/>
                  <w:lang w:val="en-MY" w:eastAsia="en-MY"/>
                </w:rPr>
                <w:t> </w:t>
              </w:r>
            </w:ins>
          </w:p>
        </w:tc>
        <w:tc>
          <w:tcPr>
            <w:tcW w:w="2140" w:type="dxa"/>
            <w:tcBorders>
              <w:top w:val="nil"/>
              <w:left w:val="nil"/>
              <w:bottom w:val="single" w:sz="4" w:space="0" w:color="auto"/>
              <w:right w:val="nil"/>
            </w:tcBorders>
            <w:shd w:val="clear" w:color="auto" w:fill="auto"/>
            <w:noWrap/>
            <w:vAlign w:val="bottom"/>
            <w:hideMark/>
            <w:tcPrChange w:id="947" w:author="Foong" w:date="2016-06-27T19:37:00Z">
              <w:tcPr>
                <w:tcW w:w="2140" w:type="dxa"/>
                <w:tcBorders>
                  <w:top w:val="nil"/>
                  <w:left w:val="nil"/>
                  <w:bottom w:val="single" w:sz="4" w:space="0" w:color="auto"/>
                  <w:right w:val="nil"/>
                </w:tcBorders>
                <w:shd w:val="clear" w:color="auto" w:fill="auto"/>
                <w:noWrap/>
                <w:vAlign w:val="bottom"/>
                <w:hideMark/>
              </w:tcPr>
            </w:tcPrChange>
          </w:tcPr>
          <w:p w14:paraId="234CAABB" w14:textId="77777777" w:rsidR="005B14DE" w:rsidRPr="00000C22" w:rsidRDefault="005B14DE" w:rsidP="00097960">
            <w:pPr>
              <w:widowControl/>
              <w:rPr>
                <w:ins w:id="948" w:author="Foong" w:date="2016-06-27T19:18:00Z"/>
                <w:rFonts w:ascii="Calibri" w:eastAsia="Times New Roman" w:hAnsi="Calibri"/>
                <w:color w:val="000000"/>
                <w:kern w:val="0"/>
                <w:sz w:val="22"/>
                <w:szCs w:val="22"/>
                <w:lang w:val="en-MY" w:eastAsia="en-MY"/>
              </w:rPr>
            </w:pPr>
            <w:ins w:id="949" w:author="Foong" w:date="2016-06-27T19:18:00Z">
              <w:r w:rsidRPr="00000C22">
                <w:rPr>
                  <w:rFonts w:ascii="Calibri" w:eastAsia="Times New Roman" w:hAnsi="Calibri"/>
                  <w:color w:val="000000"/>
                  <w:kern w:val="0"/>
                  <w:sz w:val="22"/>
                  <w:szCs w:val="22"/>
                  <w:lang w:val="en-MY" w:eastAsia="en-MY"/>
                </w:rPr>
                <w:t xml:space="preserve"> @InvRate_Quarterly</w:t>
              </w:r>
            </w:ins>
          </w:p>
        </w:tc>
        <w:tc>
          <w:tcPr>
            <w:tcW w:w="4138" w:type="dxa"/>
            <w:tcBorders>
              <w:top w:val="nil"/>
              <w:left w:val="single" w:sz="4" w:space="0" w:color="auto"/>
              <w:bottom w:val="nil"/>
              <w:right w:val="single" w:sz="4" w:space="0" w:color="auto"/>
            </w:tcBorders>
            <w:shd w:val="clear" w:color="auto" w:fill="auto"/>
            <w:vAlign w:val="bottom"/>
            <w:hideMark/>
            <w:tcPrChange w:id="950" w:author="Foong" w:date="2016-06-27T19:37:00Z">
              <w:tcPr>
                <w:tcW w:w="4280" w:type="dxa"/>
                <w:tcBorders>
                  <w:top w:val="nil"/>
                  <w:left w:val="single" w:sz="4" w:space="0" w:color="auto"/>
                  <w:bottom w:val="nil"/>
                  <w:right w:val="single" w:sz="4" w:space="0" w:color="auto"/>
                </w:tcBorders>
                <w:shd w:val="clear" w:color="auto" w:fill="auto"/>
                <w:vAlign w:val="bottom"/>
                <w:hideMark/>
              </w:tcPr>
            </w:tcPrChange>
          </w:tcPr>
          <w:p w14:paraId="4F3E96E8" w14:textId="77777777" w:rsidR="005B14DE" w:rsidRPr="00000C22" w:rsidRDefault="005B14DE" w:rsidP="00097960">
            <w:pPr>
              <w:widowControl/>
              <w:rPr>
                <w:ins w:id="951" w:author="Foong" w:date="2016-06-27T19:18:00Z"/>
                <w:rFonts w:ascii="Calibri" w:eastAsia="Times New Roman" w:hAnsi="Calibri"/>
                <w:color w:val="000000"/>
                <w:kern w:val="0"/>
                <w:sz w:val="22"/>
                <w:szCs w:val="22"/>
                <w:lang w:val="en-MY" w:eastAsia="en-MY"/>
              </w:rPr>
            </w:pPr>
            <w:ins w:id="952" w:author="Foong" w:date="2016-06-27T19:18:00Z">
              <w:r w:rsidRPr="00000C22">
                <w:rPr>
                  <w:rFonts w:ascii="Calibri" w:eastAsia="Times New Roman" w:hAnsi="Calibri"/>
                  <w:color w:val="000000"/>
                  <w:kern w:val="0"/>
                  <w:sz w:val="22"/>
                  <w:szCs w:val="22"/>
                  <w:lang w:val="en-MY" w:eastAsia="en-MY"/>
                </w:rPr>
                <w:t> </w:t>
              </w:r>
            </w:ins>
          </w:p>
        </w:tc>
      </w:tr>
      <w:tr w:rsidR="005B14DE" w:rsidRPr="00000C22" w14:paraId="697EDE42" w14:textId="77777777" w:rsidTr="00B6656B">
        <w:trPr>
          <w:trHeight w:val="300"/>
          <w:ins w:id="953" w:author="Foong" w:date="2016-06-27T19:18:00Z"/>
          <w:trPrChange w:id="954" w:author="Foong" w:date="2016-06-27T19:37:00Z">
            <w:trPr>
              <w:trHeight w:val="300"/>
            </w:trPr>
          </w:trPrChange>
        </w:trPr>
        <w:tc>
          <w:tcPr>
            <w:tcW w:w="1780" w:type="dxa"/>
            <w:tcBorders>
              <w:top w:val="nil"/>
              <w:left w:val="single" w:sz="4" w:space="0" w:color="auto"/>
              <w:bottom w:val="single" w:sz="4" w:space="0" w:color="auto"/>
              <w:right w:val="single" w:sz="4" w:space="0" w:color="auto"/>
            </w:tcBorders>
            <w:shd w:val="clear" w:color="auto" w:fill="auto"/>
            <w:noWrap/>
            <w:vAlign w:val="bottom"/>
            <w:hideMark/>
            <w:tcPrChange w:id="955" w:author="Foong" w:date="2016-06-27T19:37:00Z">
              <w:tcPr>
                <w:tcW w:w="178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6648C530" w14:textId="77777777" w:rsidR="005B14DE" w:rsidRPr="00000C22" w:rsidRDefault="005B14DE" w:rsidP="00097960">
            <w:pPr>
              <w:widowControl/>
              <w:rPr>
                <w:ins w:id="956" w:author="Foong" w:date="2016-06-27T19:18:00Z"/>
                <w:rFonts w:ascii="Calibri" w:eastAsia="Times New Roman" w:hAnsi="Calibri"/>
                <w:color w:val="000000"/>
                <w:kern w:val="0"/>
                <w:sz w:val="22"/>
                <w:szCs w:val="22"/>
                <w:lang w:val="en-MY" w:eastAsia="en-MY"/>
              </w:rPr>
            </w:pPr>
            <w:ins w:id="957" w:author="Foong" w:date="2016-06-27T19:18:00Z">
              <w:r w:rsidRPr="00000C22">
                <w:rPr>
                  <w:rFonts w:ascii="Calibri" w:eastAsia="Times New Roman" w:hAnsi="Calibri"/>
                  <w:color w:val="000000"/>
                  <w:kern w:val="0"/>
                  <w:sz w:val="22"/>
                  <w:szCs w:val="22"/>
                  <w:lang w:val="en-MY" w:eastAsia="en-MY"/>
                </w:rPr>
                <w:t> </w:t>
              </w:r>
            </w:ins>
          </w:p>
        </w:tc>
        <w:tc>
          <w:tcPr>
            <w:tcW w:w="1860" w:type="dxa"/>
            <w:tcBorders>
              <w:top w:val="nil"/>
              <w:left w:val="nil"/>
              <w:bottom w:val="single" w:sz="4" w:space="0" w:color="auto"/>
              <w:right w:val="single" w:sz="4" w:space="0" w:color="auto"/>
            </w:tcBorders>
            <w:shd w:val="clear" w:color="auto" w:fill="auto"/>
            <w:noWrap/>
            <w:vAlign w:val="bottom"/>
            <w:hideMark/>
            <w:tcPrChange w:id="958" w:author="Foong" w:date="2016-06-27T19:37:00Z">
              <w:tcPr>
                <w:tcW w:w="1860" w:type="dxa"/>
                <w:tcBorders>
                  <w:top w:val="nil"/>
                  <w:left w:val="nil"/>
                  <w:bottom w:val="single" w:sz="4" w:space="0" w:color="auto"/>
                  <w:right w:val="single" w:sz="4" w:space="0" w:color="auto"/>
                </w:tcBorders>
                <w:shd w:val="clear" w:color="auto" w:fill="auto"/>
                <w:noWrap/>
                <w:vAlign w:val="bottom"/>
                <w:hideMark/>
              </w:tcPr>
            </w:tcPrChange>
          </w:tcPr>
          <w:p w14:paraId="10C1A712" w14:textId="77777777" w:rsidR="005B14DE" w:rsidRPr="00000C22" w:rsidRDefault="005B14DE" w:rsidP="00097960">
            <w:pPr>
              <w:widowControl/>
              <w:rPr>
                <w:ins w:id="959" w:author="Foong" w:date="2016-06-27T19:18:00Z"/>
                <w:rFonts w:ascii="Calibri" w:eastAsia="Times New Roman" w:hAnsi="Calibri"/>
                <w:color w:val="000000"/>
                <w:kern w:val="0"/>
                <w:sz w:val="22"/>
                <w:szCs w:val="22"/>
                <w:lang w:val="en-MY" w:eastAsia="en-MY"/>
              </w:rPr>
            </w:pPr>
            <w:ins w:id="960" w:author="Foong" w:date="2016-06-27T19:18:00Z">
              <w:r w:rsidRPr="00000C22">
                <w:rPr>
                  <w:rFonts w:ascii="Calibri" w:eastAsia="Times New Roman" w:hAnsi="Calibri"/>
                  <w:color w:val="000000"/>
                  <w:kern w:val="0"/>
                  <w:sz w:val="22"/>
                  <w:szCs w:val="22"/>
                  <w:lang w:val="en-MY" w:eastAsia="en-MY"/>
                </w:rPr>
                <w:t> </w:t>
              </w:r>
            </w:ins>
          </w:p>
        </w:tc>
        <w:tc>
          <w:tcPr>
            <w:tcW w:w="2140" w:type="dxa"/>
            <w:tcBorders>
              <w:top w:val="nil"/>
              <w:left w:val="nil"/>
              <w:bottom w:val="single" w:sz="4" w:space="0" w:color="auto"/>
              <w:right w:val="nil"/>
            </w:tcBorders>
            <w:shd w:val="clear" w:color="auto" w:fill="auto"/>
            <w:noWrap/>
            <w:vAlign w:val="bottom"/>
            <w:hideMark/>
            <w:tcPrChange w:id="961" w:author="Foong" w:date="2016-06-27T19:37:00Z">
              <w:tcPr>
                <w:tcW w:w="2140" w:type="dxa"/>
                <w:tcBorders>
                  <w:top w:val="nil"/>
                  <w:left w:val="nil"/>
                  <w:bottom w:val="single" w:sz="4" w:space="0" w:color="auto"/>
                  <w:right w:val="nil"/>
                </w:tcBorders>
                <w:shd w:val="clear" w:color="auto" w:fill="auto"/>
                <w:noWrap/>
                <w:vAlign w:val="bottom"/>
                <w:hideMark/>
              </w:tcPr>
            </w:tcPrChange>
          </w:tcPr>
          <w:p w14:paraId="70330ED7" w14:textId="77777777" w:rsidR="005B14DE" w:rsidRPr="00000C22" w:rsidRDefault="005B14DE" w:rsidP="00097960">
            <w:pPr>
              <w:widowControl/>
              <w:rPr>
                <w:ins w:id="962" w:author="Foong" w:date="2016-06-27T19:18:00Z"/>
                <w:rFonts w:ascii="Calibri" w:eastAsia="Times New Roman" w:hAnsi="Calibri"/>
                <w:color w:val="000000"/>
                <w:kern w:val="0"/>
                <w:sz w:val="22"/>
                <w:szCs w:val="22"/>
                <w:lang w:val="en-MY" w:eastAsia="en-MY"/>
              </w:rPr>
            </w:pPr>
            <w:ins w:id="963" w:author="Foong" w:date="2016-06-27T19:18:00Z">
              <w:r w:rsidRPr="00000C22">
                <w:rPr>
                  <w:rFonts w:ascii="Calibri" w:eastAsia="Times New Roman" w:hAnsi="Calibri"/>
                  <w:color w:val="000000"/>
                  <w:kern w:val="0"/>
                  <w:sz w:val="22"/>
                  <w:szCs w:val="22"/>
                  <w:lang w:val="en-MY" w:eastAsia="en-MY"/>
                </w:rPr>
                <w:t xml:space="preserve"> @InvRate_Monthly</w:t>
              </w:r>
            </w:ins>
          </w:p>
        </w:tc>
        <w:tc>
          <w:tcPr>
            <w:tcW w:w="4138" w:type="dxa"/>
            <w:tcBorders>
              <w:top w:val="nil"/>
              <w:left w:val="single" w:sz="4" w:space="0" w:color="auto"/>
              <w:bottom w:val="nil"/>
              <w:right w:val="single" w:sz="4" w:space="0" w:color="auto"/>
            </w:tcBorders>
            <w:shd w:val="clear" w:color="auto" w:fill="auto"/>
            <w:vAlign w:val="bottom"/>
            <w:hideMark/>
            <w:tcPrChange w:id="964" w:author="Foong" w:date="2016-06-27T19:37:00Z">
              <w:tcPr>
                <w:tcW w:w="4280" w:type="dxa"/>
                <w:tcBorders>
                  <w:top w:val="nil"/>
                  <w:left w:val="single" w:sz="4" w:space="0" w:color="auto"/>
                  <w:bottom w:val="nil"/>
                  <w:right w:val="single" w:sz="4" w:space="0" w:color="auto"/>
                </w:tcBorders>
                <w:shd w:val="clear" w:color="auto" w:fill="auto"/>
                <w:vAlign w:val="bottom"/>
                <w:hideMark/>
              </w:tcPr>
            </w:tcPrChange>
          </w:tcPr>
          <w:p w14:paraId="71CD3BDF" w14:textId="77777777" w:rsidR="005B14DE" w:rsidRPr="00000C22" w:rsidRDefault="005B14DE" w:rsidP="00097960">
            <w:pPr>
              <w:widowControl/>
              <w:rPr>
                <w:ins w:id="965" w:author="Foong" w:date="2016-06-27T19:18:00Z"/>
                <w:rFonts w:ascii="Calibri" w:eastAsia="Times New Roman" w:hAnsi="Calibri"/>
                <w:color w:val="000000"/>
                <w:kern w:val="0"/>
                <w:sz w:val="22"/>
                <w:szCs w:val="22"/>
                <w:lang w:val="en-MY" w:eastAsia="en-MY"/>
              </w:rPr>
            </w:pPr>
            <w:ins w:id="966" w:author="Foong" w:date="2016-06-27T19:18:00Z">
              <w:r w:rsidRPr="00000C22">
                <w:rPr>
                  <w:rFonts w:ascii="Calibri" w:eastAsia="Times New Roman" w:hAnsi="Calibri"/>
                  <w:color w:val="000000"/>
                  <w:kern w:val="0"/>
                  <w:sz w:val="22"/>
                  <w:szCs w:val="22"/>
                  <w:lang w:val="en-MY" w:eastAsia="en-MY"/>
                </w:rPr>
                <w:t> </w:t>
              </w:r>
            </w:ins>
          </w:p>
        </w:tc>
      </w:tr>
      <w:tr w:rsidR="005B14DE" w:rsidRPr="00000C22" w14:paraId="44A4321C" w14:textId="77777777" w:rsidTr="00B6656B">
        <w:trPr>
          <w:trHeight w:val="300"/>
          <w:ins w:id="967" w:author="Foong" w:date="2016-06-27T19:18:00Z"/>
          <w:trPrChange w:id="968" w:author="Foong" w:date="2016-06-27T19:37:00Z">
            <w:trPr>
              <w:trHeight w:val="300"/>
            </w:trPr>
          </w:trPrChange>
        </w:trPr>
        <w:tc>
          <w:tcPr>
            <w:tcW w:w="1780" w:type="dxa"/>
            <w:tcBorders>
              <w:top w:val="nil"/>
              <w:left w:val="single" w:sz="4" w:space="0" w:color="auto"/>
              <w:bottom w:val="single" w:sz="4" w:space="0" w:color="auto"/>
              <w:right w:val="single" w:sz="4" w:space="0" w:color="auto"/>
            </w:tcBorders>
            <w:shd w:val="clear" w:color="auto" w:fill="auto"/>
            <w:noWrap/>
            <w:vAlign w:val="bottom"/>
            <w:hideMark/>
            <w:tcPrChange w:id="969" w:author="Foong" w:date="2016-06-27T19:37:00Z">
              <w:tcPr>
                <w:tcW w:w="178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43217ABE" w14:textId="77777777" w:rsidR="005B14DE" w:rsidRPr="00000C22" w:rsidRDefault="005B14DE" w:rsidP="00097960">
            <w:pPr>
              <w:widowControl/>
              <w:rPr>
                <w:ins w:id="970" w:author="Foong" w:date="2016-06-27T19:18:00Z"/>
                <w:rFonts w:ascii="Calibri" w:eastAsia="Times New Roman" w:hAnsi="Calibri"/>
                <w:color w:val="000000"/>
                <w:kern w:val="0"/>
                <w:sz w:val="22"/>
                <w:szCs w:val="22"/>
                <w:lang w:val="en-MY" w:eastAsia="en-MY"/>
              </w:rPr>
            </w:pPr>
            <w:ins w:id="971" w:author="Foong" w:date="2016-06-27T19:18:00Z">
              <w:r w:rsidRPr="00000C22">
                <w:rPr>
                  <w:rFonts w:ascii="Calibri" w:eastAsia="Times New Roman" w:hAnsi="Calibri"/>
                  <w:color w:val="000000"/>
                  <w:kern w:val="0"/>
                  <w:sz w:val="22"/>
                  <w:szCs w:val="22"/>
                  <w:lang w:val="en-MY" w:eastAsia="en-MY"/>
                </w:rPr>
                <w:t> </w:t>
              </w:r>
            </w:ins>
          </w:p>
        </w:tc>
        <w:tc>
          <w:tcPr>
            <w:tcW w:w="1860" w:type="dxa"/>
            <w:tcBorders>
              <w:top w:val="nil"/>
              <w:left w:val="nil"/>
              <w:bottom w:val="single" w:sz="4" w:space="0" w:color="auto"/>
              <w:right w:val="single" w:sz="4" w:space="0" w:color="auto"/>
            </w:tcBorders>
            <w:shd w:val="clear" w:color="auto" w:fill="auto"/>
            <w:noWrap/>
            <w:vAlign w:val="bottom"/>
            <w:hideMark/>
            <w:tcPrChange w:id="972" w:author="Foong" w:date="2016-06-27T19:37:00Z">
              <w:tcPr>
                <w:tcW w:w="1860" w:type="dxa"/>
                <w:tcBorders>
                  <w:top w:val="nil"/>
                  <w:left w:val="nil"/>
                  <w:bottom w:val="single" w:sz="4" w:space="0" w:color="auto"/>
                  <w:right w:val="single" w:sz="4" w:space="0" w:color="auto"/>
                </w:tcBorders>
                <w:shd w:val="clear" w:color="auto" w:fill="auto"/>
                <w:noWrap/>
                <w:vAlign w:val="bottom"/>
                <w:hideMark/>
              </w:tcPr>
            </w:tcPrChange>
          </w:tcPr>
          <w:p w14:paraId="766EB305" w14:textId="77777777" w:rsidR="005B14DE" w:rsidRPr="00000C22" w:rsidRDefault="005B14DE" w:rsidP="00097960">
            <w:pPr>
              <w:widowControl/>
              <w:rPr>
                <w:ins w:id="973" w:author="Foong" w:date="2016-06-27T19:18:00Z"/>
                <w:rFonts w:ascii="Calibri" w:eastAsia="Times New Roman" w:hAnsi="Calibri"/>
                <w:color w:val="000000"/>
                <w:kern w:val="0"/>
                <w:sz w:val="22"/>
                <w:szCs w:val="22"/>
                <w:lang w:val="en-MY" w:eastAsia="en-MY"/>
              </w:rPr>
            </w:pPr>
            <w:ins w:id="974" w:author="Foong" w:date="2016-06-27T19:18:00Z">
              <w:r w:rsidRPr="00000C22">
                <w:rPr>
                  <w:rFonts w:ascii="Calibri" w:eastAsia="Times New Roman" w:hAnsi="Calibri"/>
                  <w:color w:val="000000"/>
                  <w:kern w:val="0"/>
                  <w:sz w:val="22"/>
                  <w:szCs w:val="22"/>
                  <w:lang w:val="en-MY" w:eastAsia="en-MY"/>
                </w:rPr>
                <w:t>Investment Return</w:t>
              </w:r>
            </w:ins>
          </w:p>
        </w:tc>
        <w:tc>
          <w:tcPr>
            <w:tcW w:w="2140" w:type="dxa"/>
            <w:tcBorders>
              <w:top w:val="nil"/>
              <w:left w:val="nil"/>
              <w:bottom w:val="single" w:sz="4" w:space="0" w:color="auto"/>
              <w:right w:val="nil"/>
            </w:tcBorders>
            <w:shd w:val="clear" w:color="auto" w:fill="auto"/>
            <w:noWrap/>
            <w:vAlign w:val="bottom"/>
            <w:hideMark/>
            <w:tcPrChange w:id="975" w:author="Foong" w:date="2016-06-27T19:37:00Z">
              <w:tcPr>
                <w:tcW w:w="2140" w:type="dxa"/>
                <w:tcBorders>
                  <w:top w:val="nil"/>
                  <w:left w:val="nil"/>
                  <w:bottom w:val="single" w:sz="4" w:space="0" w:color="auto"/>
                  <w:right w:val="nil"/>
                </w:tcBorders>
                <w:shd w:val="clear" w:color="auto" w:fill="auto"/>
                <w:noWrap/>
                <w:vAlign w:val="bottom"/>
                <w:hideMark/>
              </w:tcPr>
            </w:tcPrChange>
          </w:tcPr>
          <w:p w14:paraId="0FD6CB85" w14:textId="77777777" w:rsidR="005B14DE" w:rsidRPr="00000C22" w:rsidRDefault="005B14DE" w:rsidP="00097960">
            <w:pPr>
              <w:widowControl/>
              <w:rPr>
                <w:ins w:id="976" w:author="Foong" w:date="2016-06-27T19:18:00Z"/>
                <w:rFonts w:ascii="Calibri" w:eastAsia="Times New Roman" w:hAnsi="Calibri"/>
                <w:color w:val="000000"/>
                <w:kern w:val="0"/>
                <w:sz w:val="22"/>
                <w:szCs w:val="22"/>
                <w:lang w:val="en-MY" w:eastAsia="en-MY"/>
              </w:rPr>
            </w:pPr>
            <w:ins w:id="977" w:author="Foong" w:date="2016-06-27T19:18:00Z">
              <w:r w:rsidRPr="00000C22">
                <w:rPr>
                  <w:rFonts w:ascii="Calibri" w:eastAsia="Times New Roman" w:hAnsi="Calibri"/>
                  <w:color w:val="000000"/>
                  <w:kern w:val="0"/>
                  <w:sz w:val="22"/>
                  <w:szCs w:val="22"/>
                  <w:lang w:val="en-MY" w:eastAsia="en-MY"/>
                </w:rPr>
                <w:t xml:space="preserve"> @High</w:t>
              </w:r>
            </w:ins>
          </w:p>
        </w:tc>
        <w:tc>
          <w:tcPr>
            <w:tcW w:w="4138" w:type="dxa"/>
            <w:tcBorders>
              <w:top w:val="nil"/>
              <w:left w:val="single" w:sz="4" w:space="0" w:color="auto"/>
              <w:bottom w:val="nil"/>
              <w:right w:val="single" w:sz="4" w:space="0" w:color="auto"/>
            </w:tcBorders>
            <w:shd w:val="clear" w:color="auto" w:fill="auto"/>
            <w:vAlign w:val="bottom"/>
            <w:hideMark/>
            <w:tcPrChange w:id="978" w:author="Foong" w:date="2016-06-27T19:37:00Z">
              <w:tcPr>
                <w:tcW w:w="4280" w:type="dxa"/>
                <w:tcBorders>
                  <w:top w:val="nil"/>
                  <w:left w:val="single" w:sz="4" w:space="0" w:color="auto"/>
                  <w:bottom w:val="nil"/>
                  <w:right w:val="single" w:sz="4" w:space="0" w:color="auto"/>
                </w:tcBorders>
                <w:shd w:val="clear" w:color="auto" w:fill="auto"/>
                <w:vAlign w:val="bottom"/>
                <w:hideMark/>
              </w:tcPr>
            </w:tcPrChange>
          </w:tcPr>
          <w:p w14:paraId="3E4A54CE" w14:textId="77777777" w:rsidR="005B14DE" w:rsidRPr="00000C22" w:rsidRDefault="005B14DE" w:rsidP="00097960">
            <w:pPr>
              <w:widowControl/>
              <w:rPr>
                <w:ins w:id="979" w:author="Foong" w:date="2016-06-27T19:18:00Z"/>
                <w:rFonts w:ascii="Calibri" w:eastAsia="Times New Roman" w:hAnsi="Calibri"/>
                <w:color w:val="000000"/>
                <w:kern w:val="0"/>
                <w:sz w:val="22"/>
                <w:szCs w:val="22"/>
                <w:lang w:val="en-MY" w:eastAsia="en-MY"/>
              </w:rPr>
            </w:pPr>
            <w:ins w:id="980" w:author="Foong" w:date="2016-06-27T19:18:00Z">
              <w:r w:rsidRPr="00000C22">
                <w:rPr>
                  <w:rFonts w:ascii="Calibri" w:eastAsia="Times New Roman" w:hAnsi="Calibri"/>
                  <w:color w:val="000000"/>
                  <w:kern w:val="0"/>
                  <w:sz w:val="22"/>
                  <w:szCs w:val="22"/>
                  <w:lang w:val="en-MY" w:eastAsia="en-MY"/>
                </w:rPr>
                <w:t> </w:t>
              </w:r>
            </w:ins>
          </w:p>
        </w:tc>
      </w:tr>
      <w:tr w:rsidR="005B14DE" w:rsidRPr="00000C22" w14:paraId="503A535B" w14:textId="77777777" w:rsidTr="00B6656B">
        <w:trPr>
          <w:trHeight w:val="300"/>
          <w:ins w:id="981" w:author="Foong" w:date="2016-06-27T19:18:00Z"/>
          <w:trPrChange w:id="982" w:author="Foong" w:date="2016-06-27T19:37:00Z">
            <w:trPr>
              <w:trHeight w:val="300"/>
            </w:trPr>
          </w:trPrChange>
        </w:trPr>
        <w:tc>
          <w:tcPr>
            <w:tcW w:w="1780" w:type="dxa"/>
            <w:tcBorders>
              <w:top w:val="nil"/>
              <w:left w:val="single" w:sz="4" w:space="0" w:color="auto"/>
              <w:bottom w:val="single" w:sz="4" w:space="0" w:color="auto"/>
              <w:right w:val="single" w:sz="4" w:space="0" w:color="auto"/>
            </w:tcBorders>
            <w:shd w:val="clear" w:color="auto" w:fill="auto"/>
            <w:noWrap/>
            <w:vAlign w:val="bottom"/>
            <w:hideMark/>
            <w:tcPrChange w:id="983" w:author="Foong" w:date="2016-06-27T19:37:00Z">
              <w:tcPr>
                <w:tcW w:w="178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6A233CC1" w14:textId="77777777" w:rsidR="005B14DE" w:rsidRPr="00000C22" w:rsidRDefault="005B14DE" w:rsidP="00097960">
            <w:pPr>
              <w:widowControl/>
              <w:rPr>
                <w:ins w:id="984" w:author="Foong" w:date="2016-06-27T19:18:00Z"/>
                <w:rFonts w:ascii="Calibri" w:eastAsia="Times New Roman" w:hAnsi="Calibri"/>
                <w:color w:val="000000"/>
                <w:kern w:val="0"/>
                <w:sz w:val="22"/>
                <w:szCs w:val="22"/>
                <w:lang w:val="en-MY" w:eastAsia="en-MY"/>
              </w:rPr>
            </w:pPr>
            <w:ins w:id="985" w:author="Foong" w:date="2016-06-27T19:18:00Z">
              <w:r w:rsidRPr="00000C22">
                <w:rPr>
                  <w:rFonts w:ascii="Calibri" w:eastAsia="Times New Roman" w:hAnsi="Calibri"/>
                  <w:color w:val="000000"/>
                  <w:kern w:val="0"/>
                  <w:sz w:val="22"/>
                  <w:szCs w:val="22"/>
                  <w:lang w:val="en-MY" w:eastAsia="en-MY"/>
                </w:rPr>
                <w:t> </w:t>
              </w:r>
            </w:ins>
          </w:p>
        </w:tc>
        <w:tc>
          <w:tcPr>
            <w:tcW w:w="1860" w:type="dxa"/>
            <w:tcBorders>
              <w:top w:val="nil"/>
              <w:left w:val="nil"/>
              <w:bottom w:val="single" w:sz="4" w:space="0" w:color="auto"/>
              <w:right w:val="single" w:sz="4" w:space="0" w:color="auto"/>
            </w:tcBorders>
            <w:shd w:val="clear" w:color="auto" w:fill="auto"/>
            <w:noWrap/>
            <w:vAlign w:val="bottom"/>
            <w:hideMark/>
            <w:tcPrChange w:id="986" w:author="Foong" w:date="2016-06-27T19:37:00Z">
              <w:tcPr>
                <w:tcW w:w="1860" w:type="dxa"/>
                <w:tcBorders>
                  <w:top w:val="nil"/>
                  <w:left w:val="nil"/>
                  <w:bottom w:val="single" w:sz="4" w:space="0" w:color="auto"/>
                  <w:right w:val="single" w:sz="4" w:space="0" w:color="auto"/>
                </w:tcBorders>
                <w:shd w:val="clear" w:color="auto" w:fill="auto"/>
                <w:noWrap/>
                <w:vAlign w:val="bottom"/>
                <w:hideMark/>
              </w:tcPr>
            </w:tcPrChange>
          </w:tcPr>
          <w:p w14:paraId="64DE971F" w14:textId="77777777" w:rsidR="005B14DE" w:rsidRPr="00000C22" w:rsidRDefault="005B14DE" w:rsidP="00097960">
            <w:pPr>
              <w:widowControl/>
              <w:rPr>
                <w:ins w:id="987" w:author="Foong" w:date="2016-06-27T19:18:00Z"/>
                <w:rFonts w:ascii="Calibri" w:eastAsia="Times New Roman" w:hAnsi="Calibri"/>
                <w:color w:val="000000"/>
                <w:kern w:val="0"/>
                <w:sz w:val="22"/>
                <w:szCs w:val="22"/>
                <w:lang w:val="en-MY" w:eastAsia="en-MY"/>
              </w:rPr>
            </w:pPr>
            <w:ins w:id="988" w:author="Foong" w:date="2016-06-27T19:18:00Z">
              <w:r w:rsidRPr="00000C22">
                <w:rPr>
                  <w:rFonts w:ascii="Calibri" w:eastAsia="Times New Roman" w:hAnsi="Calibri"/>
                  <w:color w:val="000000"/>
                  <w:kern w:val="0"/>
                  <w:sz w:val="22"/>
                  <w:szCs w:val="22"/>
                  <w:lang w:val="en-MY" w:eastAsia="en-MY"/>
                </w:rPr>
                <w:t> </w:t>
              </w:r>
            </w:ins>
          </w:p>
        </w:tc>
        <w:tc>
          <w:tcPr>
            <w:tcW w:w="2140" w:type="dxa"/>
            <w:tcBorders>
              <w:top w:val="nil"/>
              <w:left w:val="nil"/>
              <w:bottom w:val="single" w:sz="4" w:space="0" w:color="auto"/>
              <w:right w:val="nil"/>
            </w:tcBorders>
            <w:shd w:val="clear" w:color="auto" w:fill="auto"/>
            <w:noWrap/>
            <w:vAlign w:val="bottom"/>
            <w:hideMark/>
            <w:tcPrChange w:id="989" w:author="Foong" w:date="2016-06-27T19:37:00Z">
              <w:tcPr>
                <w:tcW w:w="2140" w:type="dxa"/>
                <w:tcBorders>
                  <w:top w:val="nil"/>
                  <w:left w:val="nil"/>
                  <w:bottom w:val="single" w:sz="4" w:space="0" w:color="auto"/>
                  <w:right w:val="nil"/>
                </w:tcBorders>
                <w:shd w:val="clear" w:color="auto" w:fill="auto"/>
                <w:noWrap/>
                <w:vAlign w:val="bottom"/>
                <w:hideMark/>
              </w:tcPr>
            </w:tcPrChange>
          </w:tcPr>
          <w:p w14:paraId="4A586664" w14:textId="77777777" w:rsidR="005B14DE" w:rsidRPr="00000C22" w:rsidRDefault="005B14DE" w:rsidP="00097960">
            <w:pPr>
              <w:widowControl/>
              <w:rPr>
                <w:ins w:id="990" w:author="Foong" w:date="2016-06-27T19:18:00Z"/>
                <w:rFonts w:ascii="Calibri" w:eastAsia="Times New Roman" w:hAnsi="Calibri"/>
                <w:color w:val="000000"/>
                <w:kern w:val="0"/>
                <w:sz w:val="22"/>
                <w:szCs w:val="22"/>
                <w:lang w:val="en-MY" w:eastAsia="en-MY"/>
              </w:rPr>
            </w:pPr>
            <w:ins w:id="991" w:author="Foong" w:date="2016-06-27T19:18:00Z">
              <w:r w:rsidRPr="00000C22">
                <w:rPr>
                  <w:rFonts w:ascii="Calibri" w:eastAsia="Times New Roman" w:hAnsi="Calibri"/>
                  <w:color w:val="000000"/>
                  <w:kern w:val="0"/>
                  <w:sz w:val="22"/>
                  <w:szCs w:val="22"/>
                  <w:lang w:val="en-MY" w:eastAsia="en-MY"/>
                </w:rPr>
                <w:t xml:space="preserve"> @Medium</w:t>
              </w:r>
            </w:ins>
          </w:p>
        </w:tc>
        <w:tc>
          <w:tcPr>
            <w:tcW w:w="4138" w:type="dxa"/>
            <w:tcBorders>
              <w:top w:val="nil"/>
              <w:left w:val="single" w:sz="4" w:space="0" w:color="auto"/>
              <w:bottom w:val="nil"/>
              <w:right w:val="single" w:sz="4" w:space="0" w:color="auto"/>
            </w:tcBorders>
            <w:shd w:val="clear" w:color="auto" w:fill="auto"/>
            <w:vAlign w:val="bottom"/>
            <w:hideMark/>
            <w:tcPrChange w:id="992" w:author="Foong" w:date="2016-06-27T19:37:00Z">
              <w:tcPr>
                <w:tcW w:w="4280" w:type="dxa"/>
                <w:tcBorders>
                  <w:top w:val="nil"/>
                  <w:left w:val="single" w:sz="4" w:space="0" w:color="auto"/>
                  <w:bottom w:val="nil"/>
                  <w:right w:val="single" w:sz="4" w:space="0" w:color="auto"/>
                </w:tcBorders>
                <w:shd w:val="clear" w:color="auto" w:fill="auto"/>
                <w:vAlign w:val="bottom"/>
                <w:hideMark/>
              </w:tcPr>
            </w:tcPrChange>
          </w:tcPr>
          <w:p w14:paraId="3C5CD3E9" w14:textId="77777777" w:rsidR="005B14DE" w:rsidRPr="00000C22" w:rsidRDefault="005B14DE" w:rsidP="00097960">
            <w:pPr>
              <w:widowControl/>
              <w:rPr>
                <w:ins w:id="993" w:author="Foong" w:date="2016-06-27T19:18:00Z"/>
                <w:rFonts w:ascii="Calibri" w:eastAsia="Times New Roman" w:hAnsi="Calibri"/>
                <w:color w:val="000000"/>
                <w:kern w:val="0"/>
                <w:sz w:val="22"/>
                <w:szCs w:val="22"/>
                <w:lang w:val="en-MY" w:eastAsia="en-MY"/>
              </w:rPr>
            </w:pPr>
            <w:ins w:id="994" w:author="Foong" w:date="2016-06-27T19:18:00Z">
              <w:r w:rsidRPr="00000C22">
                <w:rPr>
                  <w:rFonts w:ascii="Calibri" w:eastAsia="Times New Roman" w:hAnsi="Calibri"/>
                  <w:color w:val="000000"/>
                  <w:kern w:val="0"/>
                  <w:sz w:val="22"/>
                  <w:szCs w:val="22"/>
                  <w:lang w:val="en-MY" w:eastAsia="en-MY"/>
                </w:rPr>
                <w:t> </w:t>
              </w:r>
            </w:ins>
          </w:p>
        </w:tc>
      </w:tr>
      <w:tr w:rsidR="005B14DE" w:rsidRPr="00000C22" w14:paraId="04085EEE" w14:textId="77777777" w:rsidTr="00B6656B">
        <w:trPr>
          <w:trHeight w:val="300"/>
          <w:ins w:id="995" w:author="Foong" w:date="2016-06-27T19:18:00Z"/>
          <w:trPrChange w:id="996" w:author="Foong" w:date="2016-06-27T19:37:00Z">
            <w:trPr>
              <w:trHeight w:val="300"/>
            </w:trPr>
          </w:trPrChange>
        </w:trPr>
        <w:tc>
          <w:tcPr>
            <w:tcW w:w="1780" w:type="dxa"/>
            <w:tcBorders>
              <w:top w:val="nil"/>
              <w:left w:val="single" w:sz="4" w:space="0" w:color="auto"/>
              <w:bottom w:val="single" w:sz="4" w:space="0" w:color="auto"/>
              <w:right w:val="single" w:sz="4" w:space="0" w:color="auto"/>
            </w:tcBorders>
            <w:shd w:val="clear" w:color="auto" w:fill="auto"/>
            <w:noWrap/>
            <w:vAlign w:val="bottom"/>
            <w:hideMark/>
            <w:tcPrChange w:id="997" w:author="Foong" w:date="2016-06-27T19:37:00Z">
              <w:tcPr>
                <w:tcW w:w="178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689CAF5C" w14:textId="77777777" w:rsidR="005B14DE" w:rsidRPr="00000C22" w:rsidRDefault="005B14DE" w:rsidP="00097960">
            <w:pPr>
              <w:widowControl/>
              <w:rPr>
                <w:ins w:id="998" w:author="Foong" w:date="2016-06-27T19:18:00Z"/>
                <w:rFonts w:ascii="Calibri" w:eastAsia="Times New Roman" w:hAnsi="Calibri"/>
                <w:color w:val="000000"/>
                <w:kern w:val="0"/>
                <w:sz w:val="22"/>
                <w:szCs w:val="22"/>
                <w:lang w:val="en-MY" w:eastAsia="en-MY"/>
              </w:rPr>
            </w:pPr>
            <w:ins w:id="999" w:author="Foong" w:date="2016-06-27T19:18:00Z">
              <w:r w:rsidRPr="00000C22">
                <w:rPr>
                  <w:rFonts w:ascii="Calibri" w:eastAsia="Times New Roman" w:hAnsi="Calibri"/>
                  <w:color w:val="000000"/>
                  <w:kern w:val="0"/>
                  <w:sz w:val="22"/>
                  <w:szCs w:val="22"/>
                  <w:lang w:val="en-MY" w:eastAsia="en-MY"/>
                </w:rPr>
                <w:t> </w:t>
              </w:r>
            </w:ins>
          </w:p>
        </w:tc>
        <w:tc>
          <w:tcPr>
            <w:tcW w:w="1860" w:type="dxa"/>
            <w:tcBorders>
              <w:top w:val="nil"/>
              <w:left w:val="nil"/>
              <w:bottom w:val="single" w:sz="4" w:space="0" w:color="auto"/>
              <w:right w:val="single" w:sz="4" w:space="0" w:color="auto"/>
            </w:tcBorders>
            <w:shd w:val="clear" w:color="auto" w:fill="auto"/>
            <w:noWrap/>
            <w:vAlign w:val="bottom"/>
            <w:hideMark/>
            <w:tcPrChange w:id="1000" w:author="Foong" w:date="2016-06-27T19:37:00Z">
              <w:tcPr>
                <w:tcW w:w="1860" w:type="dxa"/>
                <w:tcBorders>
                  <w:top w:val="nil"/>
                  <w:left w:val="nil"/>
                  <w:bottom w:val="single" w:sz="4" w:space="0" w:color="auto"/>
                  <w:right w:val="single" w:sz="4" w:space="0" w:color="auto"/>
                </w:tcBorders>
                <w:shd w:val="clear" w:color="auto" w:fill="auto"/>
                <w:noWrap/>
                <w:vAlign w:val="bottom"/>
                <w:hideMark/>
              </w:tcPr>
            </w:tcPrChange>
          </w:tcPr>
          <w:p w14:paraId="5E004C70" w14:textId="77777777" w:rsidR="005B14DE" w:rsidRPr="00000C22" w:rsidRDefault="005B14DE" w:rsidP="00097960">
            <w:pPr>
              <w:widowControl/>
              <w:rPr>
                <w:ins w:id="1001" w:author="Foong" w:date="2016-06-27T19:18:00Z"/>
                <w:rFonts w:ascii="Calibri" w:eastAsia="Times New Roman" w:hAnsi="Calibri"/>
                <w:color w:val="000000"/>
                <w:kern w:val="0"/>
                <w:sz w:val="22"/>
                <w:szCs w:val="22"/>
                <w:lang w:val="en-MY" w:eastAsia="en-MY"/>
              </w:rPr>
            </w:pPr>
            <w:ins w:id="1002" w:author="Foong" w:date="2016-06-27T19:18:00Z">
              <w:r w:rsidRPr="00000C22">
                <w:rPr>
                  <w:rFonts w:ascii="Calibri" w:eastAsia="Times New Roman" w:hAnsi="Calibri"/>
                  <w:color w:val="000000"/>
                  <w:kern w:val="0"/>
                  <w:sz w:val="22"/>
                  <w:szCs w:val="22"/>
                  <w:lang w:val="en-MY" w:eastAsia="en-MY"/>
                </w:rPr>
                <w:t> </w:t>
              </w:r>
            </w:ins>
          </w:p>
        </w:tc>
        <w:tc>
          <w:tcPr>
            <w:tcW w:w="2140" w:type="dxa"/>
            <w:tcBorders>
              <w:top w:val="nil"/>
              <w:left w:val="nil"/>
              <w:bottom w:val="single" w:sz="4" w:space="0" w:color="auto"/>
              <w:right w:val="nil"/>
            </w:tcBorders>
            <w:shd w:val="clear" w:color="auto" w:fill="auto"/>
            <w:noWrap/>
            <w:vAlign w:val="bottom"/>
            <w:hideMark/>
            <w:tcPrChange w:id="1003" w:author="Foong" w:date="2016-06-27T19:37:00Z">
              <w:tcPr>
                <w:tcW w:w="2140" w:type="dxa"/>
                <w:tcBorders>
                  <w:top w:val="nil"/>
                  <w:left w:val="nil"/>
                  <w:bottom w:val="single" w:sz="4" w:space="0" w:color="auto"/>
                  <w:right w:val="nil"/>
                </w:tcBorders>
                <w:shd w:val="clear" w:color="auto" w:fill="auto"/>
                <w:noWrap/>
                <w:vAlign w:val="bottom"/>
                <w:hideMark/>
              </w:tcPr>
            </w:tcPrChange>
          </w:tcPr>
          <w:p w14:paraId="4C8153BB" w14:textId="77777777" w:rsidR="005B14DE" w:rsidRPr="00000C22" w:rsidRDefault="005B14DE" w:rsidP="00097960">
            <w:pPr>
              <w:widowControl/>
              <w:rPr>
                <w:ins w:id="1004" w:author="Foong" w:date="2016-06-27T19:18:00Z"/>
                <w:rFonts w:ascii="Calibri" w:eastAsia="Times New Roman" w:hAnsi="Calibri"/>
                <w:color w:val="000000"/>
                <w:kern w:val="0"/>
                <w:sz w:val="22"/>
                <w:szCs w:val="22"/>
                <w:lang w:val="en-MY" w:eastAsia="en-MY"/>
              </w:rPr>
            </w:pPr>
            <w:ins w:id="1005" w:author="Foong" w:date="2016-06-27T19:18:00Z">
              <w:r w:rsidRPr="00000C22">
                <w:rPr>
                  <w:rFonts w:ascii="Calibri" w:eastAsia="Times New Roman" w:hAnsi="Calibri"/>
                  <w:color w:val="000000"/>
                  <w:kern w:val="0"/>
                  <w:sz w:val="22"/>
                  <w:szCs w:val="22"/>
                  <w:lang w:val="en-MY" w:eastAsia="en-MY"/>
                </w:rPr>
                <w:t xml:space="preserve"> @Low</w:t>
              </w:r>
            </w:ins>
          </w:p>
        </w:tc>
        <w:tc>
          <w:tcPr>
            <w:tcW w:w="4138" w:type="dxa"/>
            <w:tcBorders>
              <w:top w:val="nil"/>
              <w:left w:val="single" w:sz="4" w:space="0" w:color="auto"/>
              <w:bottom w:val="nil"/>
              <w:right w:val="single" w:sz="4" w:space="0" w:color="auto"/>
            </w:tcBorders>
            <w:shd w:val="clear" w:color="auto" w:fill="auto"/>
            <w:vAlign w:val="bottom"/>
            <w:hideMark/>
            <w:tcPrChange w:id="1006" w:author="Foong" w:date="2016-06-27T19:37:00Z">
              <w:tcPr>
                <w:tcW w:w="4280" w:type="dxa"/>
                <w:tcBorders>
                  <w:top w:val="nil"/>
                  <w:left w:val="single" w:sz="4" w:space="0" w:color="auto"/>
                  <w:bottom w:val="nil"/>
                  <w:right w:val="single" w:sz="4" w:space="0" w:color="auto"/>
                </w:tcBorders>
                <w:shd w:val="clear" w:color="auto" w:fill="auto"/>
                <w:vAlign w:val="bottom"/>
                <w:hideMark/>
              </w:tcPr>
            </w:tcPrChange>
          </w:tcPr>
          <w:p w14:paraId="18760E1E" w14:textId="77777777" w:rsidR="005B14DE" w:rsidRPr="00000C22" w:rsidRDefault="005B14DE" w:rsidP="00097960">
            <w:pPr>
              <w:widowControl/>
              <w:rPr>
                <w:ins w:id="1007" w:author="Foong" w:date="2016-06-27T19:18:00Z"/>
                <w:rFonts w:ascii="Calibri" w:eastAsia="Times New Roman" w:hAnsi="Calibri"/>
                <w:color w:val="000000"/>
                <w:kern w:val="0"/>
                <w:sz w:val="22"/>
                <w:szCs w:val="22"/>
                <w:lang w:val="en-MY" w:eastAsia="en-MY"/>
              </w:rPr>
            </w:pPr>
            <w:ins w:id="1008" w:author="Foong" w:date="2016-06-27T19:18:00Z">
              <w:r w:rsidRPr="00000C22">
                <w:rPr>
                  <w:rFonts w:ascii="Calibri" w:eastAsia="Times New Roman" w:hAnsi="Calibri"/>
                  <w:color w:val="000000"/>
                  <w:kern w:val="0"/>
                  <w:sz w:val="22"/>
                  <w:szCs w:val="22"/>
                  <w:lang w:val="en-MY" w:eastAsia="en-MY"/>
                </w:rPr>
                <w:t> </w:t>
              </w:r>
            </w:ins>
          </w:p>
        </w:tc>
      </w:tr>
      <w:tr w:rsidR="005B14DE" w:rsidRPr="00000C22" w14:paraId="5FAA20B7" w14:textId="77777777" w:rsidTr="00B6656B">
        <w:trPr>
          <w:trHeight w:val="300"/>
          <w:ins w:id="1009" w:author="Foong" w:date="2016-06-27T19:18:00Z"/>
          <w:trPrChange w:id="1010" w:author="Foong" w:date="2016-06-27T19:37:00Z">
            <w:trPr>
              <w:trHeight w:val="300"/>
            </w:trPr>
          </w:trPrChange>
        </w:trPr>
        <w:tc>
          <w:tcPr>
            <w:tcW w:w="1780" w:type="dxa"/>
            <w:tcBorders>
              <w:top w:val="nil"/>
              <w:left w:val="single" w:sz="4" w:space="0" w:color="auto"/>
              <w:bottom w:val="single" w:sz="4" w:space="0" w:color="auto"/>
              <w:right w:val="single" w:sz="4" w:space="0" w:color="auto"/>
            </w:tcBorders>
            <w:shd w:val="clear" w:color="000000" w:fill="DDD9C4"/>
            <w:noWrap/>
            <w:vAlign w:val="bottom"/>
            <w:hideMark/>
            <w:tcPrChange w:id="1011" w:author="Foong" w:date="2016-06-27T19:37:00Z">
              <w:tcPr>
                <w:tcW w:w="1780" w:type="dxa"/>
                <w:tcBorders>
                  <w:top w:val="nil"/>
                  <w:left w:val="single" w:sz="4" w:space="0" w:color="auto"/>
                  <w:bottom w:val="single" w:sz="4" w:space="0" w:color="auto"/>
                  <w:right w:val="single" w:sz="4" w:space="0" w:color="auto"/>
                </w:tcBorders>
                <w:shd w:val="clear" w:color="000000" w:fill="DDD9C4"/>
                <w:noWrap/>
                <w:vAlign w:val="bottom"/>
                <w:hideMark/>
              </w:tcPr>
            </w:tcPrChange>
          </w:tcPr>
          <w:p w14:paraId="502E959E" w14:textId="77777777" w:rsidR="005B14DE" w:rsidRPr="00000C22" w:rsidRDefault="005B14DE" w:rsidP="00097960">
            <w:pPr>
              <w:widowControl/>
              <w:rPr>
                <w:ins w:id="1012" w:author="Foong" w:date="2016-06-27T19:18:00Z"/>
                <w:rFonts w:ascii="Calibri" w:eastAsia="Times New Roman" w:hAnsi="Calibri"/>
                <w:color w:val="000000"/>
                <w:kern w:val="0"/>
                <w:sz w:val="22"/>
                <w:szCs w:val="22"/>
                <w:lang w:val="en-MY" w:eastAsia="en-MY"/>
              </w:rPr>
            </w:pPr>
            <w:ins w:id="1013" w:author="Foong" w:date="2016-06-27T19:18:00Z">
              <w:r w:rsidRPr="00000C22">
                <w:rPr>
                  <w:rFonts w:ascii="Calibri" w:eastAsia="Times New Roman" w:hAnsi="Calibri"/>
                  <w:color w:val="000000"/>
                  <w:kern w:val="0"/>
                  <w:sz w:val="22"/>
                  <w:szCs w:val="22"/>
                  <w:lang w:val="en-MY" w:eastAsia="en-MY"/>
                </w:rPr>
                <w:t>Master Table</w:t>
              </w:r>
            </w:ins>
          </w:p>
        </w:tc>
        <w:tc>
          <w:tcPr>
            <w:tcW w:w="1860" w:type="dxa"/>
            <w:tcBorders>
              <w:top w:val="nil"/>
              <w:left w:val="nil"/>
              <w:bottom w:val="single" w:sz="4" w:space="0" w:color="auto"/>
              <w:right w:val="single" w:sz="4" w:space="0" w:color="auto"/>
            </w:tcBorders>
            <w:shd w:val="clear" w:color="000000" w:fill="DDD9C4"/>
            <w:noWrap/>
            <w:vAlign w:val="bottom"/>
            <w:hideMark/>
            <w:tcPrChange w:id="1014" w:author="Foong" w:date="2016-06-27T19:37:00Z">
              <w:tcPr>
                <w:tcW w:w="1860" w:type="dxa"/>
                <w:tcBorders>
                  <w:top w:val="nil"/>
                  <w:left w:val="nil"/>
                  <w:bottom w:val="single" w:sz="4" w:space="0" w:color="auto"/>
                  <w:right w:val="single" w:sz="4" w:space="0" w:color="auto"/>
                </w:tcBorders>
                <w:shd w:val="clear" w:color="000000" w:fill="DDD9C4"/>
                <w:noWrap/>
                <w:vAlign w:val="bottom"/>
                <w:hideMark/>
              </w:tcPr>
            </w:tcPrChange>
          </w:tcPr>
          <w:p w14:paraId="262EC157" w14:textId="77777777" w:rsidR="005B14DE" w:rsidRPr="00000C22" w:rsidRDefault="005B14DE" w:rsidP="00097960">
            <w:pPr>
              <w:widowControl/>
              <w:rPr>
                <w:ins w:id="1015" w:author="Foong" w:date="2016-06-27T19:18:00Z"/>
                <w:rFonts w:ascii="Calibri" w:eastAsia="Times New Roman" w:hAnsi="Calibri"/>
                <w:color w:val="000000"/>
                <w:kern w:val="0"/>
                <w:sz w:val="22"/>
                <w:szCs w:val="22"/>
                <w:lang w:val="en-MY" w:eastAsia="en-MY"/>
              </w:rPr>
            </w:pPr>
            <w:ins w:id="1016" w:author="Foong" w:date="2016-06-27T19:18:00Z">
              <w:r w:rsidRPr="00000C22">
                <w:rPr>
                  <w:rFonts w:ascii="Calibri" w:eastAsia="Times New Roman" w:hAnsi="Calibri"/>
                  <w:color w:val="000000"/>
                  <w:kern w:val="0"/>
                  <w:sz w:val="22"/>
                  <w:szCs w:val="22"/>
                  <w:lang w:val="en-MY" w:eastAsia="en-MY"/>
                </w:rPr>
                <w:t>Payment Mode</w:t>
              </w:r>
            </w:ins>
          </w:p>
        </w:tc>
        <w:tc>
          <w:tcPr>
            <w:tcW w:w="2140" w:type="dxa"/>
            <w:tcBorders>
              <w:top w:val="nil"/>
              <w:left w:val="nil"/>
              <w:bottom w:val="single" w:sz="4" w:space="0" w:color="auto"/>
              <w:right w:val="nil"/>
            </w:tcBorders>
            <w:shd w:val="clear" w:color="000000" w:fill="DDD9C4"/>
            <w:noWrap/>
            <w:vAlign w:val="bottom"/>
            <w:hideMark/>
            <w:tcPrChange w:id="1017" w:author="Foong" w:date="2016-06-27T19:37:00Z">
              <w:tcPr>
                <w:tcW w:w="2140" w:type="dxa"/>
                <w:tcBorders>
                  <w:top w:val="nil"/>
                  <w:left w:val="nil"/>
                  <w:bottom w:val="single" w:sz="4" w:space="0" w:color="auto"/>
                  <w:right w:val="nil"/>
                </w:tcBorders>
                <w:shd w:val="clear" w:color="000000" w:fill="DDD9C4"/>
                <w:noWrap/>
                <w:vAlign w:val="bottom"/>
                <w:hideMark/>
              </w:tcPr>
            </w:tcPrChange>
          </w:tcPr>
          <w:p w14:paraId="6ABBF281" w14:textId="77777777" w:rsidR="005B14DE" w:rsidRPr="00000C22" w:rsidRDefault="005B14DE" w:rsidP="00097960">
            <w:pPr>
              <w:widowControl/>
              <w:rPr>
                <w:ins w:id="1018" w:author="Foong" w:date="2016-06-27T19:18:00Z"/>
                <w:rFonts w:ascii="Calibri" w:eastAsia="Times New Roman" w:hAnsi="Calibri"/>
                <w:color w:val="000000"/>
                <w:kern w:val="0"/>
                <w:sz w:val="22"/>
                <w:szCs w:val="22"/>
                <w:lang w:val="en-MY" w:eastAsia="en-MY"/>
              </w:rPr>
            </w:pPr>
            <w:ins w:id="1019" w:author="Foong" w:date="2016-06-27T19:18:00Z">
              <w:r w:rsidRPr="00000C22">
                <w:rPr>
                  <w:rFonts w:ascii="Calibri" w:eastAsia="Times New Roman" w:hAnsi="Calibri"/>
                  <w:color w:val="000000"/>
                  <w:kern w:val="0"/>
                  <w:sz w:val="22"/>
                  <w:szCs w:val="22"/>
                  <w:lang w:val="en-MY" w:eastAsia="en-MY"/>
                </w:rPr>
                <w:t xml:space="preserve"> @Code</w:t>
              </w:r>
            </w:ins>
          </w:p>
        </w:tc>
        <w:tc>
          <w:tcPr>
            <w:tcW w:w="4138" w:type="dxa"/>
            <w:tcBorders>
              <w:top w:val="single" w:sz="4" w:space="0" w:color="auto"/>
              <w:left w:val="single" w:sz="4" w:space="0" w:color="auto"/>
              <w:bottom w:val="nil"/>
              <w:right w:val="single" w:sz="4" w:space="0" w:color="auto"/>
            </w:tcBorders>
            <w:shd w:val="clear" w:color="000000" w:fill="DDD9C4"/>
            <w:vAlign w:val="bottom"/>
            <w:hideMark/>
            <w:tcPrChange w:id="1020" w:author="Foong" w:date="2016-06-27T19:37:00Z">
              <w:tcPr>
                <w:tcW w:w="4280" w:type="dxa"/>
                <w:tcBorders>
                  <w:top w:val="single" w:sz="4" w:space="0" w:color="auto"/>
                  <w:left w:val="single" w:sz="4" w:space="0" w:color="auto"/>
                  <w:bottom w:val="nil"/>
                  <w:right w:val="single" w:sz="4" w:space="0" w:color="auto"/>
                </w:tcBorders>
                <w:shd w:val="clear" w:color="000000" w:fill="DDD9C4"/>
                <w:vAlign w:val="bottom"/>
                <w:hideMark/>
              </w:tcPr>
            </w:tcPrChange>
          </w:tcPr>
          <w:p w14:paraId="47533F24" w14:textId="77777777" w:rsidR="005B14DE" w:rsidRPr="00000C22" w:rsidRDefault="005B14DE" w:rsidP="00097960">
            <w:pPr>
              <w:widowControl/>
              <w:rPr>
                <w:ins w:id="1021" w:author="Foong" w:date="2016-06-27T19:18:00Z"/>
                <w:rFonts w:ascii="Calibri" w:eastAsia="Times New Roman" w:hAnsi="Calibri"/>
                <w:color w:val="000000"/>
                <w:kern w:val="0"/>
                <w:sz w:val="22"/>
                <w:szCs w:val="22"/>
                <w:lang w:val="en-MY" w:eastAsia="en-MY"/>
              </w:rPr>
            </w:pPr>
            <w:ins w:id="1022" w:author="Foong" w:date="2016-06-27T19:18:00Z">
              <w:r w:rsidRPr="00000C22">
                <w:rPr>
                  <w:rFonts w:ascii="Calibri" w:eastAsia="Times New Roman" w:hAnsi="Calibri"/>
                  <w:color w:val="000000"/>
                  <w:kern w:val="0"/>
                  <w:sz w:val="22"/>
                  <w:szCs w:val="22"/>
                  <w:lang w:val="en-MY" w:eastAsia="en-MY"/>
                </w:rPr>
                <w:t> </w:t>
              </w:r>
            </w:ins>
          </w:p>
        </w:tc>
      </w:tr>
      <w:tr w:rsidR="005B14DE" w:rsidRPr="00000C22" w14:paraId="111BC110" w14:textId="77777777" w:rsidTr="00B6656B">
        <w:trPr>
          <w:trHeight w:val="300"/>
          <w:ins w:id="1023" w:author="Foong" w:date="2016-06-27T19:18:00Z"/>
          <w:trPrChange w:id="1024" w:author="Foong" w:date="2016-06-27T19:37:00Z">
            <w:trPr>
              <w:trHeight w:val="300"/>
            </w:trPr>
          </w:trPrChange>
        </w:trPr>
        <w:tc>
          <w:tcPr>
            <w:tcW w:w="1780" w:type="dxa"/>
            <w:tcBorders>
              <w:top w:val="nil"/>
              <w:left w:val="single" w:sz="4" w:space="0" w:color="auto"/>
              <w:bottom w:val="single" w:sz="4" w:space="0" w:color="auto"/>
              <w:right w:val="single" w:sz="4" w:space="0" w:color="auto"/>
            </w:tcBorders>
            <w:shd w:val="clear" w:color="000000" w:fill="DDD9C4"/>
            <w:noWrap/>
            <w:vAlign w:val="bottom"/>
            <w:hideMark/>
            <w:tcPrChange w:id="1025" w:author="Foong" w:date="2016-06-27T19:37:00Z">
              <w:tcPr>
                <w:tcW w:w="1780" w:type="dxa"/>
                <w:tcBorders>
                  <w:top w:val="nil"/>
                  <w:left w:val="single" w:sz="4" w:space="0" w:color="auto"/>
                  <w:bottom w:val="single" w:sz="4" w:space="0" w:color="auto"/>
                  <w:right w:val="single" w:sz="4" w:space="0" w:color="auto"/>
                </w:tcBorders>
                <w:shd w:val="clear" w:color="000000" w:fill="DDD9C4"/>
                <w:noWrap/>
                <w:vAlign w:val="bottom"/>
                <w:hideMark/>
              </w:tcPr>
            </w:tcPrChange>
          </w:tcPr>
          <w:p w14:paraId="1CB6081D" w14:textId="77777777" w:rsidR="005B14DE" w:rsidRPr="00000C22" w:rsidRDefault="005B14DE" w:rsidP="00097960">
            <w:pPr>
              <w:widowControl/>
              <w:rPr>
                <w:ins w:id="1026" w:author="Foong" w:date="2016-06-27T19:18:00Z"/>
                <w:rFonts w:ascii="Calibri" w:eastAsia="Times New Roman" w:hAnsi="Calibri"/>
                <w:color w:val="000000"/>
                <w:kern w:val="0"/>
                <w:sz w:val="22"/>
                <w:szCs w:val="22"/>
                <w:lang w:val="en-MY" w:eastAsia="en-MY"/>
              </w:rPr>
            </w:pPr>
            <w:ins w:id="1027" w:author="Foong" w:date="2016-06-27T19:18:00Z">
              <w:r w:rsidRPr="00000C22">
                <w:rPr>
                  <w:rFonts w:ascii="Calibri" w:eastAsia="Times New Roman" w:hAnsi="Calibri"/>
                  <w:color w:val="000000"/>
                  <w:kern w:val="0"/>
                  <w:sz w:val="22"/>
                  <w:szCs w:val="22"/>
                  <w:lang w:val="en-MY" w:eastAsia="en-MY"/>
                </w:rPr>
                <w:t> </w:t>
              </w:r>
            </w:ins>
          </w:p>
        </w:tc>
        <w:tc>
          <w:tcPr>
            <w:tcW w:w="1860" w:type="dxa"/>
            <w:tcBorders>
              <w:top w:val="nil"/>
              <w:left w:val="nil"/>
              <w:bottom w:val="single" w:sz="4" w:space="0" w:color="auto"/>
              <w:right w:val="single" w:sz="4" w:space="0" w:color="auto"/>
            </w:tcBorders>
            <w:shd w:val="clear" w:color="000000" w:fill="DDD9C4"/>
            <w:noWrap/>
            <w:vAlign w:val="bottom"/>
            <w:hideMark/>
            <w:tcPrChange w:id="1028" w:author="Foong" w:date="2016-06-27T19:37:00Z">
              <w:tcPr>
                <w:tcW w:w="1860" w:type="dxa"/>
                <w:tcBorders>
                  <w:top w:val="nil"/>
                  <w:left w:val="nil"/>
                  <w:bottom w:val="single" w:sz="4" w:space="0" w:color="auto"/>
                  <w:right w:val="single" w:sz="4" w:space="0" w:color="auto"/>
                </w:tcBorders>
                <w:shd w:val="clear" w:color="000000" w:fill="DDD9C4"/>
                <w:noWrap/>
                <w:vAlign w:val="bottom"/>
                <w:hideMark/>
              </w:tcPr>
            </w:tcPrChange>
          </w:tcPr>
          <w:p w14:paraId="0E620F23" w14:textId="77777777" w:rsidR="005B14DE" w:rsidRPr="00000C22" w:rsidRDefault="005B14DE" w:rsidP="00097960">
            <w:pPr>
              <w:widowControl/>
              <w:rPr>
                <w:ins w:id="1029" w:author="Foong" w:date="2016-06-27T19:18:00Z"/>
                <w:rFonts w:ascii="Calibri" w:eastAsia="Times New Roman" w:hAnsi="Calibri"/>
                <w:color w:val="000000"/>
                <w:kern w:val="0"/>
                <w:sz w:val="22"/>
                <w:szCs w:val="22"/>
                <w:lang w:val="en-MY" w:eastAsia="en-MY"/>
              </w:rPr>
            </w:pPr>
            <w:ins w:id="1030" w:author="Foong" w:date="2016-06-27T19:18:00Z">
              <w:r w:rsidRPr="00000C22">
                <w:rPr>
                  <w:rFonts w:ascii="Calibri" w:eastAsia="Times New Roman" w:hAnsi="Calibri"/>
                  <w:color w:val="000000"/>
                  <w:kern w:val="0"/>
                  <w:sz w:val="22"/>
                  <w:szCs w:val="22"/>
                  <w:lang w:val="en-MY" w:eastAsia="en-MY"/>
                </w:rPr>
                <w:t>Channel</w:t>
              </w:r>
            </w:ins>
          </w:p>
        </w:tc>
        <w:tc>
          <w:tcPr>
            <w:tcW w:w="2140" w:type="dxa"/>
            <w:tcBorders>
              <w:top w:val="nil"/>
              <w:left w:val="nil"/>
              <w:bottom w:val="single" w:sz="4" w:space="0" w:color="auto"/>
              <w:right w:val="nil"/>
            </w:tcBorders>
            <w:shd w:val="clear" w:color="000000" w:fill="DDD9C4"/>
            <w:noWrap/>
            <w:vAlign w:val="bottom"/>
            <w:hideMark/>
            <w:tcPrChange w:id="1031" w:author="Foong" w:date="2016-06-27T19:37:00Z">
              <w:tcPr>
                <w:tcW w:w="2140" w:type="dxa"/>
                <w:tcBorders>
                  <w:top w:val="nil"/>
                  <w:left w:val="nil"/>
                  <w:bottom w:val="single" w:sz="4" w:space="0" w:color="auto"/>
                  <w:right w:val="nil"/>
                </w:tcBorders>
                <w:shd w:val="clear" w:color="000000" w:fill="DDD9C4"/>
                <w:noWrap/>
                <w:vAlign w:val="bottom"/>
                <w:hideMark/>
              </w:tcPr>
            </w:tcPrChange>
          </w:tcPr>
          <w:p w14:paraId="62EB79F2" w14:textId="77777777" w:rsidR="005B14DE" w:rsidRPr="00000C22" w:rsidRDefault="005B14DE" w:rsidP="00097960">
            <w:pPr>
              <w:widowControl/>
              <w:rPr>
                <w:ins w:id="1032" w:author="Foong" w:date="2016-06-27T19:18:00Z"/>
                <w:rFonts w:ascii="Calibri" w:eastAsia="Times New Roman" w:hAnsi="Calibri"/>
                <w:color w:val="000000"/>
                <w:kern w:val="0"/>
                <w:sz w:val="22"/>
                <w:szCs w:val="22"/>
                <w:lang w:val="en-MY" w:eastAsia="en-MY"/>
              </w:rPr>
            </w:pPr>
            <w:ins w:id="1033" w:author="Foong" w:date="2016-06-27T19:18:00Z">
              <w:r w:rsidRPr="00000C22">
                <w:rPr>
                  <w:rFonts w:ascii="Calibri" w:eastAsia="Times New Roman" w:hAnsi="Calibri"/>
                  <w:color w:val="000000"/>
                  <w:kern w:val="0"/>
                  <w:sz w:val="22"/>
                  <w:szCs w:val="22"/>
                  <w:lang w:val="en-MY" w:eastAsia="en-MY"/>
                </w:rPr>
                <w:t xml:space="preserve"> @Code</w:t>
              </w:r>
            </w:ins>
          </w:p>
        </w:tc>
        <w:tc>
          <w:tcPr>
            <w:tcW w:w="4138" w:type="dxa"/>
            <w:tcBorders>
              <w:top w:val="nil"/>
              <w:left w:val="single" w:sz="4" w:space="0" w:color="auto"/>
              <w:bottom w:val="nil"/>
              <w:right w:val="single" w:sz="4" w:space="0" w:color="auto"/>
            </w:tcBorders>
            <w:shd w:val="clear" w:color="000000" w:fill="DDD9C4"/>
            <w:vAlign w:val="bottom"/>
            <w:hideMark/>
            <w:tcPrChange w:id="1034" w:author="Foong" w:date="2016-06-27T19:37:00Z">
              <w:tcPr>
                <w:tcW w:w="4280" w:type="dxa"/>
                <w:tcBorders>
                  <w:top w:val="nil"/>
                  <w:left w:val="single" w:sz="4" w:space="0" w:color="auto"/>
                  <w:bottom w:val="nil"/>
                  <w:right w:val="single" w:sz="4" w:space="0" w:color="auto"/>
                </w:tcBorders>
                <w:shd w:val="clear" w:color="000000" w:fill="DDD9C4"/>
                <w:vAlign w:val="bottom"/>
                <w:hideMark/>
              </w:tcPr>
            </w:tcPrChange>
          </w:tcPr>
          <w:p w14:paraId="7EB216A5" w14:textId="77777777" w:rsidR="005B14DE" w:rsidRPr="00000C22" w:rsidRDefault="005B14DE" w:rsidP="00097960">
            <w:pPr>
              <w:widowControl/>
              <w:rPr>
                <w:ins w:id="1035" w:author="Foong" w:date="2016-06-27T19:18:00Z"/>
                <w:rFonts w:ascii="Calibri" w:eastAsia="Times New Roman" w:hAnsi="Calibri"/>
                <w:color w:val="000000"/>
                <w:kern w:val="0"/>
                <w:sz w:val="22"/>
                <w:szCs w:val="22"/>
                <w:lang w:val="en-MY" w:eastAsia="en-MY"/>
              </w:rPr>
            </w:pPr>
            <w:ins w:id="1036" w:author="Foong" w:date="2016-06-27T19:18:00Z">
              <w:r w:rsidRPr="00000C22">
                <w:rPr>
                  <w:rFonts w:ascii="Calibri" w:eastAsia="Times New Roman" w:hAnsi="Calibri"/>
                  <w:color w:val="000000"/>
                  <w:kern w:val="0"/>
                  <w:sz w:val="22"/>
                  <w:szCs w:val="22"/>
                  <w:lang w:val="en-MY" w:eastAsia="en-MY"/>
                </w:rPr>
                <w:t> </w:t>
              </w:r>
            </w:ins>
          </w:p>
        </w:tc>
      </w:tr>
      <w:tr w:rsidR="005B14DE" w:rsidRPr="00000C22" w14:paraId="2EBE37A5" w14:textId="77777777" w:rsidTr="00B6656B">
        <w:trPr>
          <w:trHeight w:val="300"/>
          <w:ins w:id="1037" w:author="Foong" w:date="2016-06-27T19:18:00Z"/>
          <w:trPrChange w:id="1038" w:author="Foong" w:date="2016-06-27T19:37:00Z">
            <w:trPr>
              <w:trHeight w:val="300"/>
            </w:trPr>
          </w:trPrChange>
        </w:trPr>
        <w:tc>
          <w:tcPr>
            <w:tcW w:w="1780" w:type="dxa"/>
            <w:tcBorders>
              <w:top w:val="nil"/>
              <w:left w:val="single" w:sz="4" w:space="0" w:color="auto"/>
              <w:bottom w:val="single" w:sz="4" w:space="0" w:color="auto"/>
              <w:right w:val="single" w:sz="4" w:space="0" w:color="auto"/>
            </w:tcBorders>
            <w:shd w:val="clear" w:color="000000" w:fill="DDD9C4"/>
            <w:noWrap/>
            <w:vAlign w:val="bottom"/>
            <w:hideMark/>
            <w:tcPrChange w:id="1039" w:author="Foong" w:date="2016-06-27T19:37:00Z">
              <w:tcPr>
                <w:tcW w:w="1780" w:type="dxa"/>
                <w:tcBorders>
                  <w:top w:val="nil"/>
                  <w:left w:val="single" w:sz="4" w:space="0" w:color="auto"/>
                  <w:bottom w:val="single" w:sz="4" w:space="0" w:color="auto"/>
                  <w:right w:val="single" w:sz="4" w:space="0" w:color="auto"/>
                </w:tcBorders>
                <w:shd w:val="clear" w:color="000000" w:fill="DDD9C4"/>
                <w:noWrap/>
                <w:vAlign w:val="bottom"/>
                <w:hideMark/>
              </w:tcPr>
            </w:tcPrChange>
          </w:tcPr>
          <w:p w14:paraId="70CA45DF" w14:textId="77777777" w:rsidR="005B14DE" w:rsidRPr="00000C22" w:rsidRDefault="005B14DE" w:rsidP="00097960">
            <w:pPr>
              <w:widowControl/>
              <w:rPr>
                <w:ins w:id="1040" w:author="Foong" w:date="2016-06-27T19:18:00Z"/>
                <w:rFonts w:ascii="Calibri" w:eastAsia="Times New Roman" w:hAnsi="Calibri"/>
                <w:color w:val="000000"/>
                <w:kern w:val="0"/>
                <w:sz w:val="22"/>
                <w:szCs w:val="22"/>
                <w:lang w:val="en-MY" w:eastAsia="en-MY"/>
              </w:rPr>
            </w:pPr>
            <w:ins w:id="1041" w:author="Foong" w:date="2016-06-27T19:18:00Z">
              <w:r w:rsidRPr="00000C22">
                <w:rPr>
                  <w:rFonts w:ascii="Calibri" w:eastAsia="Times New Roman" w:hAnsi="Calibri"/>
                  <w:color w:val="000000"/>
                  <w:kern w:val="0"/>
                  <w:sz w:val="22"/>
                  <w:szCs w:val="22"/>
                  <w:lang w:val="en-MY" w:eastAsia="en-MY"/>
                </w:rPr>
                <w:t> </w:t>
              </w:r>
            </w:ins>
          </w:p>
        </w:tc>
        <w:tc>
          <w:tcPr>
            <w:tcW w:w="1860" w:type="dxa"/>
            <w:tcBorders>
              <w:top w:val="nil"/>
              <w:left w:val="nil"/>
              <w:bottom w:val="single" w:sz="4" w:space="0" w:color="auto"/>
              <w:right w:val="single" w:sz="4" w:space="0" w:color="auto"/>
            </w:tcBorders>
            <w:shd w:val="clear" w:color="000000" w:fill="DDD9C4"/>
            <w:noWrap/>
            <w:vAlign w:val="bottom"/>
            <w:hideMark/>
            <w:tcPrChange w:id="1042" w:author="Foong" w:date="2016-06-27T19:37:00Z">
              <w:tcPr>
                <w:tcW w:w="1860" w:type="dxa"/>
                <w:tcBorders>
                  <w:top w:val="nil"/>
                  <w:left w:val="nil"/>
                  <w:bottom w:val="single" w:sz="4" w:space="0" w:color="auto"/>
                  <w:right w:val="single" w:sz="4" w:space="0" w:color="auto"/>
                </w:tcBorders>
                <w:shd w:val="clear" w:color="000000" w:fill="DDD9C4"/>
                <w:noWrap/>
                <w:vAlign w:val="bottom"/>
                <w:hideMark/>
              </w:tcPr>
            </w:tcPrChange>
          </w:tcPr>
          <w:p w14:paraId="1AE76BA8" w14:textId="77777777" w:rsidR="005B14DE" w:rsidRPr="00000C22" w:rsidRDefault="005B14DE" w:rsidP="00097960">
            <w:pPr>
              <w:widowControl/>
              <w:rPr>
                <w:ins w:id="1043" w:author="Foong" w:date="2016-06-27T19:18:00Z"/>
                <w:rFonts w:ascii="Calibri" w:eastAsia="Times New Roman" w:hAnsi="Calibri"/>
                <w:color w:val="000000"/>
                <w:kern w:val="0"/>
                <w:sz w:val="22"/>
                <w:szCs w:val="22"/>
                <w:lang w:val="en-MY" w:eastAsia="en-MY"/>
              </w:rPr>
            </w:pPr>
            <w:ins w:id="1044" w:author="Foong" w:date="2016-06-27T19:18:00Z">
              <w:r w:rsidRPr="00000C22">
                <w:rPr>
                  <w:rFonts w:ascii="Calibri" w:eastAsia="Times New Roman" w:hAnsi="Calibri"/>
                  <w:color w:val="000000"/>
                  <w:kern w:val="0"/>
                  <w:sz w:val="22"/>
                  <w:szCs w:val="22"/>
                  <w:lang w:val="en-MY" w:eastAsia="en-MY"/>
                </w:rPr>
                <w:t>Occupation</w:t>
              </w:r>
            </w:ins>
          </w:p>
        </w:tc>
        <w:tc>
          <w:tcPr>
            <w:tcW w:w="2140" w:type="dxa"/>
            <w:tcBorders>
              <w:top w:val="nil"/>
              <w:left w:val="nil"/>
              <w:bottom w:val="single" w:sz="4" w:space="0" w:color="auto"/>
              <w:right w:val="nil"/>
            </w:tcBorders>
            <w:shd w:val="clear" w:color="000000" w:fill="DDD9C4"/>
            <w:noWrap/>
            <w:vAlign w:val="bottom"/>
            <w:hideMark/>
            <w:tcPrChange w:id="1045" w:author="Foong" w:date="2016-06-27T19:37:00Z">
              <w:tcPr>
                <w:tcW w:w="2140" w:type="dxa"/>
                <w:tcBorders>
                  <w:top w:val="nil"/>
                  <w:left w:val="nil"/>
                  <w:bottom w:val="single" w:sz="4" w:space="0" w:color="auto"/>
                  <w:right w:val="nil"/>
                </w:tcBorders>
                <w:shd w:val="clear" w:color="000000" w:fill="DDD9C4"/>
                <w:noWrap/>
                <w:vAlign w:val="bottom"/>
                <w:hideMark/>
              </w:tcPr>
            </w:tcPrChange>
          </w:tcPr>
          <w:p w14:paraId="3B19D862" w14:textId="77777777" w:rsidR="005B14DE" w:rsidRPr="00000C22" w:rsidRDefault="005B14DE" w:rsidP="00097960">
            <w:pPr>
              <w:widowControl/>
              <w:rPr>
                <w:ins w:id="1046" w:author="Foong" w:date="2016-06-27T19:18:00Z"/>
                <w:rFonts w:ascii="Calibri" w:eastAsia="Times New Roman" w:hAnsi="Calibri"/>
                <w:color w:val="000000"/>
                <w:kern w:val="0"/>
                <w:sz w:val="22"/>
                <w:szCs w:val="22"/>
                <w:lang w:val="en-MY" w:eastAsia="en-MY"/>
              </w:rPr>
            </w:pPr>
            <w:ins w:id="1047" w:author="Foong" w:date="2016-06-27T19:18:00Z">
              <w:r w:rsidRPr="00000C22">
                <w:rPr>
                  <w:rFonts w:ascii="Calibri" w:eastAsia="Times New Roman" w:hAnsi="Calibri"/>
                  <w:color w:val="000000"/>
                  <w:kern w:val="0"/>
                  <w:sz w:val="22"/>
                  <w:szCs w:val="22"/>
                  <w:lang w:val="en-MY" w:eastAsia="en-MY"/>
                </w:rPr>
                <w:t xml:space="preserve"> @Code</w:t>
              </w:r>
            </w:ins>
          </w:p>
        </w:tc>
        <w:tc>
          <w:tcPr>
            <w:tcW w:w="4138" w:type="dxa"/>
            <w:tcBorders>
              <w:top w:val="nil"/>
              <w:left w:val="single" w:sz="4" w:space="0" w:color="auto"/>
              <w:bottom w:val="nil"/>
              <w:right w:val="single" w:sz="4" w:space="0" w:color="auto"/>
            </w:tcBorders>
            <w:shd w:val="clear" w:color="000000" w:fill="DDD9C4"/>
            <w:vAlign w:val="bottom"/>
            <w:hideMark/>
            <w:tcPrChange w:id="1048" w:author="Foong" w:date="2016-06-27T19:37:00Z">
              <w:tcPr>
                <w:tcW w:w="4280" w:type="dxa"/>
                <w:tcBorders>
                  <w:top w:val="nil"/>
                  <w:left w:val="single" w:sz="4" w:space="0" w:color="auto"/>
                  <w:bottom w:val="nil"/>
                  <w:right w:val="single" w:sz="4" w:space="0" w:color="auto"/>
                </w:tcBorders>
                <w:shd w:val="clear" w:color="000000" w:fill="DDD9C4"/>
                <w:vAlign w:val="bottom"/>
                <w:hideMark/>
              </w:tcPr>
            </w:tcPrChange>
          </w:tcPr>
          <w:p w14:paraId="698F04F6" w14:textId="77777777" w:rsidR="005B14DE" w:rsidRPr="00000C22" w:rsidRDefault="005B14DE" w:rsidP="00097960">
            <w:pPr>
              <w:widowControl/>
              <w:rPr>
                <w:ins w:id="1049" w:author="Foong" w:date="2016-06-27T19:18:00Z"/>
                <w:rFonts w:ascii="Calibri" w:eastAsia="Times New Roman" w:hAnsi="Calibri"/>
                <w:color w:val="000000"/>
                <w:kern w:val="0"/>
                <w:sz w:val="22"/>
                <w:szCs w:val="22"/>
                <w:lang w:val="en-MY" w:eastAsia="en-MY"/>
              </w:rPr>
            </w:pPr>
            <w:ins w:id="1050" w:author="Foong" w:date="2016-06-27T19:18:00Z">
              <w:r w:rsidRPr="00000C22">
                <w:rPr>
                  <w:rFonts w:ascii="Calibri" w:eastAsia="Times New Roman" w:hAnsi="Calibri"/>
                  <w:color w:val="000000"/>
                  <w:kern w:val="0"/>
                  <w:sz w:val="22"/>
                  <w:szCs w:val="22"/>
                  <w:lang w:val="en-MY" w:eastAsia="en-MY"/>
                </w:rPr>
                <w:t> </w:t>
              </w:r>
            </w:ins>
          </w:p>
        </w:tc>
      </w:tr>
      <w:tr w:rsidR="005B14DE" w:rsidRPr="00000C22" w14:paraId="107A438B" w14:textId="77777777" w:rsidTr="00B6656B">
        <w:trPr>
          <w:trHeight w:val="300"/>
          <w:ins w:id="1051" w:author="Foong" w:date="2016-06-27T19:18:00Z"/>
          <w:trPrChange w:id="1052" w:author="Foong" w:date="2016-06-27T19:37:00Z">
            <w:trPr>
              <w:trHeight w:val="300"/>
            </w:trPr>
          </w:trPrChange>
        </w:trPr>
        <w:tc>
          <w:tcPr>
            <w:tcW w:w="1780" w:type="dxa"/>
            <w:tcBorders>
              <w:top w:val="nil"/>
              <w:left w:val="single" w:sz="4" w:space="0" w:color="auto"/>
              <w:bottom w:val="single" w:sz="4" w:space="0" w:color="auto"/>
              <w:right w:val="single" w:sz="4" w:space="0" w:color="auto"/>
            </w:tcBorders>
            <w:shd w:val="clear" w:color="000000" w:fill="DDD9C4"/>
            <w:noWrap/>
            <w:vAlign w:val="bottom"/>
            <w:hideMark/>
            <w:tcPrChange w:id="1053" w:author="Foong" w:date="2016-06-27T19:37:00Z">
              <w:tcPr>
                <w:tcW w:w="1780" w:type="dxa"/>
                <w:tcBorders>
                  <w:top w:val="nil"/>
                  <w:left w:val="single" w:sz="4" w:space="0" w:color="auto"/>
                  <w:bottom w:val="single" w:sz="4" w:space="0" w:color="auto"/>
                  <w:right w:val="single" w:sz="4" w:space="0" w:color="auto"/>
                </w:tcBorders>
                <w:shd w:val="clear" w:color="000000" w:fill="DDD9C4"/>
                <w:noWrap/>
                <w:vAlign w:val="bottom"/>
                <w:hideMark/>
              </w:tcPr>
            </w:tcPrChange>
          </w:tcPr>
          <w:p w14:paraId="52698C75" w14:textId="77777777" w:rsidR="005B14DE" w:rsidRPr="00000C22" w:rsidRDefault="005B14DE" w:rsidP="00097960">
            <w:pPr>
              <w:widowControl/>
              <w:rPr>
                <w:ins w:id="1054" w:author="Foong" w:date="2016-06-27T19:18:00Z"/>
                <w:rFonts w:ascii="Calibri" w:eastAsia="Times New Roman" w:hAnsi="Calibri"/>
                <w:color w:val="000000"/>
                <w:kern w:val="0"/>
                <w:sz w:val="22"/>
                <w:szCs w:val="22"/>
                <w:lang w:val="en-MY" w:eastAsia="en-MY"/>
              </w:rPr>
            </w:pPr>
            <w:ins w:id="1055" w:author="Foong" w:date="2016-06-27T19:18:00Z">
              <w:r w:rsidRPr="00000C22">
                <w:rPr>
                  <w:rFonts w:ascii="Calibri" w:eastAsia="Times New Roman" w:hAnsi="Calibri"/>
                  <w:color w:val="000000"/>
                  <w:kern w:val="0"/>
                  <w:sz w:val="22"/>
                  <w:szCs w:val="22"/>
                  <w:lang w:val="en-MY" w:eastAsia="en-MY"/>
                </w:rPr>
                <w:lastRenderedPageBreak/>
                <w:t> </w:t>
              </w:r>
            </w:ins>
          </w:p>
        </w:tc>
        <w:tc>
          <w:tcPr>
            <w:tcW w:w="1860" w:type="dxa"/>
            <w:tcBorders>
              <w:top w:val="nil"/>
              <w:left w:val="nil"/>
              <w:bottom w:val="single" w:sz="4" w:space="0" w:color="auto"/>
              <w:right w:val="single" w:sz="4" w:space="0" w:color="auto"/>
            </w:tcBorders>
            <w:shd w:val="clear" w:color="000000" w:fill="DDD9C4"/>
            <w:noWrap/>
            <w:vAlign w:val="bottom"/>
            <w:hideMark/>
            <w:tcPrChange w:id="1056" w:author="Foong" w:date="2016-06-27T19:37:00Z">
              <w:tcPr>
                <w:tcW w:w="1860" w:type="dxa"/>
                <w:tcBorders>
                  <w:top w:val="nil"/>
                  <w:left w:val="nil"/>
                  <w:bottom w:val="single" w:sz="4" w:space="0" w:color="auto"/>
                  <w:right w:val="single" w:sz="4" w:space="0" w:color="auto"/>
                </w:tcBorders>
                <w:shd w:val="clear" w:color="000000" w:fill="DDD9C4"/>
                <w:noWrap/>
                <w:vAlign w:val="bottom"/>
                <w:hideMark/>
              </w:tcPr>
            </w:tcPrChange>
          </w:tcPr>
          <w:p w14:paraId="363E4457" w14:textId="77777777" w:rsidR="005B14DE" w:rsidRPr="00000C22" w:rsidRDefault="005B14DE" w:rsidP="00097960">
            <w:pPr>
              <w:widowControl/>
              <w:rPr>
                <w:ins w:id="1057" w:author="Foong" w:date="2016-06-27T19:18:00Z"/>
                <w:rFonts w:ascii="Calibri" w:eastAsia="Times New Roman" w:hAnsi="Calibri"/>
                <w:color w:val="000000"/>
                <w:kern w:val="0"/>
                <w:sz w:val="22"/>
                <w:szCs w:val="22"/>
                <w:lang w:val="en-MY" w:eastAsia="en-MY"/>
              </w:rPr>
            </w:pPr>
            <w:ins w:id="1058" w:author="Foong" w:date="2016-06-27T19:18:00Z">
              <w:r w:rsidRPr="00000C22">
                <w:rPr>
                  <w:rFonts w:ascii="Calibri" w:eastAsia="Times New Roman" w:hAnsi="Calibri"/>
                  <w:color w:val="000000"/>
                  <w:kern w:val="0"/>
                  <w:sz w:val="22"/>
                  <w:szCs w:val="22"/>
                  <w:lang w:val="en-MY" w:eastAsia="en-MY"/>
                </w:rPr>
                <w:t> </w:t>
              </w:r>
            </w:ins>
          </w:p>
        </w:tc>
        <w:tc>
          <w:tcPr>
            <w:tcW w:w="2140" w:type="dxa"/>
            <w:tcBorders>
              <w:top w:val="nil"/>
              <w:left w:val="nil"/>
              <w:bottom w:val="single" w:sz="4" w:space="0" w:color="auto"/>
              <w:right w:val="nil"/>
            </w:tcBorders>
            <w:shd w:val="clear" w:color="000000" w:fill="DDD9C4"/>
            <w:noWrap/>
            <w:vAlign w:val="bottom"/>
            <w:hideMark/>
            <w:tcPrChange w:id="1059" w:author="Foong" w:date="2016-06-27T19:37:00Z">
              <w:tcPr>
                <w:tcW w:w="2140" w:type="dxa"/>
                <w:tcBorders>
                  <w:top w:val="nil"/>
                  <w:left w:val="nil"/>
                  <w:bottom w:val="single" w:sz="4" w:space="0" w:color="auto"/>
                  <w:right w:val="nil"/>
                </w:tcBorders>
                <w:shd w:val="clear" w:color="000000" w:fill="DDD9C4"/>
                <w:noWrap/>
                <w:vAlign w:val="bottom"/>
                <w:hideMark/>
              </w:tcPr>
            </w:tcPrChange>
          </w:tcPr>
          <w:p w14:paraId="0DD07D4C" w14:textId="77777777" w:rsidR="005B14DE" w:rsidRPr="00000C22" w:rsidRDefault="005B14DE" w:rsidP="00097960">
            <w:pPr>
              <w:widowControl/>
              <w:rPr>
                <w:ins w:id="1060" w:author="Foong" w:date="2016-06-27T19:18:00Z"/>
                <w:rFonts w:ascii="Calibri" w:eastAsia="Times New Roman" w:hAnsi="Calibri"/>
                <w:color w:val="000000"/>
                <w:kern w:val="0"/>
                <w:sz w:val="22"/>
                <w:szCs w:val="22"/>
                <w:lang w:val="en-MY" w:eastAsia="en-MY"/>
              </w:rPr>
            </w:pPr>
            <w:ins w:id="1061" w:author="Foong" w:date="2016-06-27T19:18:00Z">
              <w:r w:rsidRPr="00000C22">
                <w:rPr>
                  <w:rFonts w:ascii="Calibri" w:eastAsia="Times New Roman" w:hAnsi="Calibri"/>
                  <w:color w:val="000000"/>
                  <w:kern w:val="0"/>
                  <w:sz w:val="22"/>
                  <w:szCs w:val="22"/>
                  <w:lang w:val="en-MY" w:eastAsia="en-MY"/>
                </w:rPr>
                <w:t xml:space="preserve"> @OccClass</w:t>
              </w:r>
            </w:ins>
          </w:p>
        </w:tc>
        <w:tc>
          <w:tcPr>
            <w:tcW w:w="4138" w:type="dxa"/>
            <w:tcBorders>
              <w:top w:val="nil"/>
              <w:left w:val="single" w:sz="4" w:space="0" w:color="auto"/>
              <w:bottom w:val="nil"/>
              <w:right w:val="single" w:sz="4" w:space="0" w:color="auto"/>
            </w:tcBorders>
            <w:shd w:val="clear" w:color="000000" w:fill="DDD9C4"/>
            <w:vAlign w:val="bottom"/>
            <w:hideMark/>
            <w:tcPrChange w:id="1062" w:author="Foong" w:date="2016-06-27T19:37:00Z">
              <w:tcPr>
                <w:tcW w:w="4280" w:type="dxa"/>
                <w:tcBorders>
                  <w:top w:val="nil"/>
                  <w:left w:val="single" w:sz="4" w:space="0" w:color="auto"/>
                  <w:bottom w:val="nil"/>
                  <w:right w:val="single" w:sz="4" w:space="0" w:color="auto"/>
                </w:tcBorders>
                <w:shd w:val="clear" w:color="000000" w:fill="DDD9C4"/>
                <w:vAlign w:val="bottom"/>
                <w:hideMark/>
              </w:tcPr>
            </w:tcPrChange>
          </w:tcPr>
          <w:p w14:paraId="12638F39" w14:textId="77777777" w:rsidR="005B14DE" w:rsidRPr="00000C22" w:rsidRDefault="005B14DE" w:rsidP="00097960">
            <w:pPr>
              <w:widowControl/>
              <w:rPr>
                <w:ins w:id="1063" w:author="Foong" w:date="2016-06-27T19:18:00Z"/>
                <w:rFonts w:ascii="Calibri" w:eastAsia="Times New Roman" w:hAnsi="Calibri"/>
                <w:color w:val="000000"/>
                <w:kern w:val="0"/>
                <w:sz w:val="22"/>
                <w:szCs w:val="22"/>
                <w:lang w:val="en-MY" w:eastAsia="en-MY"/>
              </w:rPr>
            </w:pPr>
            <w:ins w:id="1064" w:author="Foong" w:date="2016-06-27T19:18:00Z">
              <w:r w:rsidRPr="00000C22">
                <w:rPr>
                  <w:rFonts w:ascii="Calibri" w:eastAsia="Times New Roman" w:hAnsi="Calibri"/>
                  <w:color w:val="000000"/>
                  <w:kern w:val="0"/>
                  <w:sz w:val="22"/>
                  <w:szCs w:val="22"/>
                  <w:lang w:val="en-MY" w:eastAsia="en-MY"/>
                </w:rPr>
                <w:t> </w:t>
              </w:r>
            </w:ins>
          </w:p>
        </w:tc>
      </w:tr>
      <w:tr w:rsidR="005B14DE" w:rsidRPr="00000C22" w14:paraId="016A0999" w14:textId="77777777" w:rsidTr="00B6656B">
        <w:trPr>
          <w:trHeight w:val="300"/>
          <w:ins w:id="1065" w:author="Foong" w:date="2016-06-27T19:18:00Z"/>
          <w:trPrChange w:id="1066" w:author="Foong" w:date="2016-06-27T19:37:00Z">
            <w:trPr>
              <w:trHeight w:val="300"/>
            </w:trPr>
          </w:trPrChange>
        </w:trPr>
        <w:tc>
          <w:tcPr>
            <w:tcW w:w="1780" w:type="dxa"/>
            <w:tcBorders>
              <w:top w:val="nil"/>
              <w:left w:val="single" w:sz="4" w:space="0" w:color="auto"/>
              <w:bottom w:val="single" w:sz="4" w:space="0" w:color="auto"/>
              <w:right w:val="single" w:sz="4" w:space="0" w:color="auto"/>
            </w:tcBorders>
            <w:shd w:val="clear" w:color="auto" w:fill="auto"/>
            <w:noWrap/>
            <w:vAlign w:val="bottom"/>
            <w:hideMark/>
            <w:tcPrChange w:id="1067" w:author="Foong" w:date="2016-06-27T19:37:00Z">
              <w:tcPr>
                <w:tcW w:w="178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3D7DEA10" w14:textId="77777777" w:rsidR="005B14DE" w:rsidRPr="00000C22" w:rsidRDefault="005B14DE" w:rsidP="00097960">
            <w:pPr>
              <w:widowControl/>
              <w:rPr>
                <w:ins w:id="1068" w:author="Foong" w:date="2016-06-27T19:18:00Z"/>
                <w:rFonts w:ascii="Calibri" w:eastAsia="Times New Roman" w:hAnsi="Calibri"/>
                <w:color w:val="000000"/>
                <w:kern w:val="0"/>
                <w:sz w:val="22"/>
                <w:szCs w:val="22"/>
                <w:lang w:val="en-MY" w:eastAsia="en-MY"/>
              </w:rPr>
            </w:pPr>
            <w:ins w:id="1069" w:author="Foong" w:date="2016-06-27T19:18:00Z">
              <w:r w:rsidRPr="00000C22">
                <w:rPr>
                  <w:rFonts w:ascii="Calibri" w:eastAsia="Times New Roman" w:hAnsi="Calibri"/>
                  <w:color w:val="000000"/>
                  <w:kern w:val="0"/>
                  <w:sz w:val="22"/>
                  <w:szCs w:val="22"/>
                  <w:lang w:val="en-MY" w:eastAsia="en-MY"/>
                </w:rPr>
                <w:t>Expression</w:t>
              </w:r>
            </w:ins>
          </w:p>
        </w:tc>
        <w:tc>
          <w:tcPr>
            <w:tcW w:w="1860" w:type="dxa"/>
            <w:tcBorders>
              <w:top w:val="nil"/>
              <w:left w:val="nil"/>
              <w:bottom w:val="single" w:sz="4" w:space="0" w:color="auto"/>
              <w:right w:val="single" w:sz="4" w:space="0" w:color="auto"/>
            </w:tcBorders>
            <w:shd w:val="clear" w:color="auto" w:fill="auto"/>
            <w:noWrap/>
            <w:vAlign w:val="bottom"/>
            <w:hideMark/>
            <w:tcPrChange w:id="1070" w:author="Foong" w:date="2016-06-27T19:37:00Z">
              <w:tcPr>
                <w:tcW w:w="1860" w:type="dxa"/>
                <w:tcBorders>
                  <w:top w:val="nil"/>
                  <w:left w:val="nil"/>
                  <w:bottom w:val="single" w:sz="4" w:space="0" w:color="auto"/>
                  <w:right w:val="single" w:sz="4" w:space="0" w:color="auto"/>
                </w:tcBorders>
                <w:shd w:val="clear" w:color="auto" w:fill="auto"/>
                <w:noWrap/>
                <w:vAlign w:val="bottom"/>
                <w:hideMark/>
              </w:tcPr>
            </w:tcPrChange>
          </w:tcPr>
          <w:p w14:paraId="228934FE" w14:textId="77777777" w:rsidR="005B14DE" w:rsidRPr="00000C22" w:rsidRDefault="005B14DE" w:rsidP="00097960">
            <w:pPr>
              <w:widowControl/>
              <w:rPr>
                <w:ins w:id="1071" w:author="Foong" w:date="2016-06-27T19:18:00Z"/>
                <w:rFonts w:ascii="Calibri" w:eastAsia="Times New Roman" w:hAnsi="Calibri"/>
                <w:color w:val="000000"/>
                <w:kern w:val="0"/>
                <w:sz w:val="22"/>
                <w:szCs w:val="22"/>
                <w:lang w:val="en-MY" w:eastAsia="en-MY"/>
              </w:rPr>
            </w:pPr>
            <w:ins w:id="1072" w:author="Foong" w:date="2016-06-27T19:18:00Z">
              <w:r w:rsidRPr="00000C22">
                <w:rPr>
                  <w:rFonts w:ascii="Calibri" w:eastAsia="Times New Roman" w:hAnsi="Calibri"/>
                  <w:color w:val="000000"/>
                  <w:kern w:val="0"/>
                  <w:sz w:val="22"/>
                  <w:szCs w:val="22"/>
                  <w:lang w:val="en-MY" w:eastAsia="en-MY"/>
                </w:rPr>
                <w:t xml:space="preserve"> -</w:t>
              </w:r>
            </w:ins>
          </w:p>
        </w:tc>
        <w:tc>
          <w:tcPr>
            <w:tcW w:w="2140" w:type="dxa"/>
            <w:tcBorders>
              <w:top w:val="nil"/>
              <w:left w:val="nil"/>
              <w:bottom w:val="single" w:sz="4" w:space="0" w:color="auto"/>
              <w:right w:val="nil"/>
            </w:tcBorders>
            <w:shd w:val="clear" w:color="auto" w:fill="auto"/>
            <w:noWrap/>
            <w:vAlign w:val="bottom"/>
            <w:hideMark/>
            <w:tcPrChange w:id="1073" w:author="Foong" w:date="2016-06-27T19:37:00Z">
              <w:tcPr>
                <w:tcW w:w="2140" w:type="dxa"/>
                <w:tcBorders>
                  <w:top w:val="nil"/>
                  <w:left w:val="nil"/>
                  <w:bottom w:val="single" w:sz="4" w:space="0" w:color="auto"/>
                  <w:right w:val="nil"/>
                </w:tcBorders>
                <w:shd w:val="clear" w:color="auto" w:fill="auto"/>
                <w:noWrap/>
                <w:vAlign w:val="bottom"/>
                <w:hideMark/>
              </w:tcPr>
            </w:tcPrChange>
          </w:tcPr>
          <w:p w14:paraId="04C2AB33" w14:textId="77777777" w:rsidR="005B14DE" w:rsidRPr="00000C22" w:rsidRDefault="005B14DE" w:rsidP="00097960">
            <w:pPr>
              <w:widowControl/>
              <w:rPr>
                <w:ins w:id="1074" w:author="Foong" w:date="2016-06-27T19:18:00Z"/>
                <w:rFonts w:ascii="Calibri" w:eastAsia="Times New Roman" w:hAnsi="Calibri"/>
                <w:color w:val="000000"/>
                <w:kern w:val="0"/>
                <w:sz w:val="22"/>
                <w:szCs w:val="22"/>
                <w:lang w:val="en-MY" w:eastAsia="en-MY"/>
              </w:rPr>
            </w:pPr>
            <w:ins w:id="1075" w:author="Foong" w:date="2016-06-27T19:18:00Z">
              <w:r w:rsidRPr="00000C22">
                <w:rPr>
                  <w:rFonts w:ascii="Calibri" w:eastAsia="Times New Roman" w:hAnsi="Calibri"/>
                  <w:color w:val="000000"/>
                  <w:kern w:val="0"/>
                  <w:sz w:val="22"/>
                  <w:szCs w:val="22"/>
                  <w:lang w:val="en-MY" w:eastAsia="en-MY"/>
                </w:rPr>
                <w:t> </w:t>
              </w:r>
            </w:ins>
          </w:p>
        </w:tc>
        <w:tc>
          <w:tcPr>
            <w:tcW w:w="4138" w:type="dxa"/>
            <w:tcBorders>
              <w:top w:val="single" w:sz="4" w:space="0" w:color="auto"/>
              <w:left w:val="single" w:sz="4" w:space="0" w:color="auto"/>
              <w:bottom w:val="nil"/>
              <w:right w:val="single" w:sz="4" w:space="0" w:color="auto"/>
            </w:tcBorders>
            <w:shd w:val="clear" w:color="auto" w:fill="auto"/>
            <w:vAlign w:val="bottom"/>
            <w:hideMark/>
            <w:tcPrChange w:id="1076" w:author="Foong" w:date="2016-06-27T19:37:00Z">
              <w:tcPr>
                <w:tcW w:w="4280" w:type="dxa"/>
                <w:tcBorders>
                  <w:top w:val="single" w:sz="4" w:space="0" w:color="auto"/>
                  <w:left w:val="single" w:sz="4" w:space="0" w:color="auto"/>
                  <w:bottom w:val="nil"/>
                  <w:right w:val="single" w:sz="4" w:space="0" w:color="auto"/>
                </w:tcBorders>
                <w:shd w:val="clear" w:color="auto" w:fill="auto"/>
                <w:vAlign w:val="bottom"/>
                <w:hideMark/>
              </w:tcPr>
            </w:tcPrChange>
          </w:tcPr>
          <w:p w14:paraId="3B2E7C79" w14:textId="77777777" w:rsidR="005B14DE" w:rsidRPr="00000C22" w:rsidRDefault="005B14DE" w:rsidP="00097960">
            <w:pPr>
              <w:widowControl/>
              <w:rPr>
                <w:ins w:id="1077" w:author="Foong" w:date="2016-06-27T19:18:00Z"/>
                <w:rFonts w:ascii="Calibri" w:eastAsia="Times New Roman" w:hAnsi="Calibri"/>
                <w:color w:val="000000"/>
                <w:kern w:val="0"/>
                <w:sz w:val="22"/>
                <w:szCs w:val="22"/>
                <w:lang w:val="en-MY" w:eastAsia="en-MY"/>
              </w:rPr>
            </w:pPr>
            <w:ins w:id="1078" w:author="Foong" w:date="2016-06-27T19:18:00Z">
              <w:r w:rsidRPr="00000C22">
                <w:rPr>
                  <w:rFonts w:ascii="Calibri" w:eastAsia="Times New Roman" w:hAnsi="Calibri"/>
                  <w:color w:val="000000"/>
                  <w:kern w:val="0"/>
                  <w:sz w:val="22"/>
                  <w:szCs w:val="22"/>
                  <w:lang w:val="en-MY" w:eastAsia="en-MY"/>
                </w:rPr>
                <w:t> </w:t>
              </w:r>
            </w:ins>
          </w:p>
        </w:tc>
      </w:tr>
      <w:tr w:rsidR="005B14DE" w:rsidRPr="00000C22" w14:paraId="54928BE4" w14:textId="77777777" w:rsidTr="00B6656B">
        <w:trPr>
          <w:trHeight w:val="300"/>
          <w:ins w:id="1079" w:author="Foong" w:date="2016-06-27T19:18:00Z"/>
          <w:trPrChange w:id="1080" w:author="Foong" w:date="2016-06-27T19:37:00Z">
            <w:trPr>
              <w:trHeight w:val="300"/>
            </w:trPr>
          </w:trPrChange>
        </w:trPr>
        <w:tc>
          <w:tcPr>
            <w:tcW w:w="1780" w:type="dxa"/>
            <w:tcBorders>
              <w:top w:val="nil"/>
              <w:left w:val="single" w:sz="4" w:space="0" w:color="auto"/>
              <w:bottom w:val="single" w:sz="4" w:space="0" w:color="auto"/>
              <w:right w:val="single" w:sz="4" w:space="0" w:color="auto"/>
            </w:tcBorders>
            <w:shd w:val="clear" w:color="auto" w:fill="auto"/>
            <w:noWrap/>
            <w:vAlign w:val="bottom"/>
            <w:hideMark/>
            <w:tcPrChange w:id="1081" w:author="Foong" w:date="2016-06-27T19:37:00Z">
              <w:tcPr>
                <w:tcW w:w="178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5BFEEBAD" w14:textId="77777777" w:rsidR="005B14DE" w:rsidRPr="00000C22" w:rsidRDefault="005B14DE" w:rsidP="00097960">
            <w:pPr>
              <w:widowControl/>
              <w:rPr>
                <w:ins w:id="1082" w:author="Foong" w:date="2016-06-27T19:18:00Z"/>
                <w:rFonts w:ascii="Calibri" w:eastAsia="Times New Roman" w:hAnsi="Calibri"/>
                <w:color w:val="000000"/>
                <w:kern w:val="0"/>
                <w:sz w:val="22"/>
                <w:szCs w:val="22"/>
                <w:lang w:val="en-MY" w:eastAsia="en-MY"/>
              </w:rPr>
            </w:pPr>
            <w:ins w:id="1083" w:author="Foong" w:date="2016-06-27T19:18:00Z">
              <w:r w:rsidRPr="00000C22">
                <w:rPr>
                  <w:rFonts w:ascii="Calibri" w:eastAsia="Times New Roman" w:hAnsi="Calibri"/>
                  <w:color w:val="000000"/>
                  <w:kern w:val="0"/>
                  <w:sz w:val="22"/>
                  <w:szCs w:val="22"/>
                  <w:lang w:val="en-MY" w:eastAsia="en-MY"/>
                </w:rPr>
                <w:t> </w:t>
              </w:r>
            </w:ins>
          </w:p>
        </w:tc>
        <w:tc>
          <w:tcPr>
            <w:tcW w:w="1860" w:type="dxa"/>
            <w:tcBorders>
              <w:top w:val="nil"/>
              <w:left w:val="nil"/>
              <w:bottom w:val="single" w:sz="4" w:space="0" w:color="auto"/>
              <w:right w:val="single" w:sz="4" w:space="0" w:color="auto"/>
            </w:tcBorders>
            <w:shd w:val="clear" w:color="auto" w:fill="auto"/>
            <w:noWrap/>
            <w:vAlign w:val="bottom"/>
            <w:hideMark/>
            <w:tcPrChange w:id="1084" w:author="Foong" w:date="2016-06-27T19:37:00Z">
              <w:tcPr>
                <w:tcW w:w="1860" w:type="dxa"/>
                <w:tcBorders>
                  <w:top w:val="nil"/>
                  <w:left w:val="nil"/>
                  <w:bottom w:val="single" w:sz="4" w:space="0" w:color="auto"/>
                  <w:right w:val="single" w:sz="4" w:space="0" w:color="auto"/>
                </w:tcBorders>
                <w:shd w:val="clear" w:color="auto" w:fill="auto"/>
                <w:noWrap/>
                <w:vAlign w:val="bottom"/>
                <w:hideMark/>
              </w:tcPr>
            </w:tcPrChange>
          </w:tcPr>
          <w:p w14:paraId="5DA4356C" w14:textId="77777777" w:rsidR="005B14DE" w:rsidRPr="00000C22" w:rsidRDefault="005B14DE" w:rsidP="00097960">
            <w:pPr>
              <w:widowControl/>
              <w:rPr>
                <w:ins w:id="1085" w:author="Foong" w:date="2016-06-27T19:18:00Z"/>
                <w:rFonts w:ascii="Calibri" w:eastAsia="Times New Roman" w:hAnsi="Calibri"/>
                <w:color w:val="000000"/>
                <w:kern w:val="0"/>
                <w:sz w:val="22"/>
                <w:szCs w:val="22"/>
                <w:lang w:val="en-MY" w:eastAsia="en-MY"/>
              </w:rPr>
            </w:pPr>
            <w:ins w:id="1086" w:author="Foong" w:date="2016-06-27T19:18:00Z">
              <w:r w:rsidRPr="00000C22">
                <w:rPr>
                  <w:rFonts w:ascii="Calibri" w:eastAsia="Times New Roman" w:hAnsi="Calibri"/>
                  <w:color w:val="000000"/>
                  <w:kern w:val="0"/>
                  <w:sz w:val="22"/>
                  <w:szCs w:val="22"/>
                  <w:lang w:val="en-MY" w:eastAsia="en-MY"/>
                </w:rPr>
                <w:t xml:space="preserve"> +</w:t>
              </w:r>
            </w:ins>
          </w:p>
        </w:tc>
        <w:tc>
          <w:tcPr>
            <w:tcW w:w="2140" w:type="dxa"/>
            <w:tcBorders>
              <w:top w:val="nil"/>
              <w:left w:val="nil"/>
              <w:bottom w:val="single" w:sz="4" w:space="0" w:color="auto"/>
              <w:right w:val="nil"/>
            </w:tcBorders>
            <w:shd w:val="clear" w:color="auto" w:fill="auto"/>
            <w:noWrap/>
            <w:vAlign w:val="bottom"/>
            <w:hideMark/>
            <w:tcPrChange w:id="1087" w:author="Foong" w:date="2016-06-27T19:37:00Z">
              <w:tcPr>
                <w:tcW w:w="2140" w:type="dxa"/>
                <w:tcBorders>
                  <w:top w:val="nil"/>
                  <w:left w:val="nil"/>
                  <w:bottom w:val="single" w:sz="4" w:space="0" w:color="auto"/>
                  <w:right w:val="nil"/>
                </w:tcBorders>
                <w:shd w:val="clear" w:color="auto" w:fill="auto"/>
                <w:noWrap/>
                <w:vAlign w:val="bottom"/>
                <w:hideMark/>
              </w:tcPr>
            </w:tcPrChange>
          </w:tcPr>
          <w:p w14:paraId="7FA252E9" w14:textId="77777777" w:rsidR="005B14DE" w:rsidRPr="00000C22" w:rsidRDefault="005B14DE" w:rsidP="00097960">
            <w:pPr>
              <w:widowControl/>
              <w:rPr>
                <w:ins w:id="1088" w:author="Foong" w:date="2016-06-27T19:18:00Z"/>
                <w:rFonts w:ascii="Calibri" w:eastAsia="Times New Roman" w:hAnsi="Calibri"/>
                <w:color w:val="000000"/>
                <w:kern w:val="0"/>
                <w:sz w:val="22"/>
                <w:szCs w:val="22"/>
                <w:lang w:val="en-MY" w:eastAsia="en-MY"/>
              </w:rPr>
            </w:pPr>
            <w:ins w:id="1089" w:author="Foong" w:date="2016-06-27T19:18:00Z">
              <w:r w:rsidRPr="00000C22">
                <w:rPr>
                  <w:rFonts w:ascii="Calibri" w:eastAsia="Times New Roman" w:hAnsi="Calibri"/>
                  <w:color w:val="000000"/>
                  <w:kern w:val="0"/>
                  <w:sz w:val="22"/>
                  <w:szCs w:val="22"/>
                  <w:lang w:val="en-MY" w:eastAsia="en-MY"/>
                </w:rPr>
                <w:t> </w:t>
              </w:r>
            </w:ins>
          </w:p>
        </w:tc>
        <w:tc>
          <w:tcPr>
            <w:tcW w:w="4138" w:type="dxa"/>
            <w:tcBorders>
              <w:top w:val="nil"/>
              <w:left w:val="single" w:sz="4" w:space="0" w:color="auto"/>
              <w:bottom w:val="nil"/>
              <w:right w:val="single" w:sz="4" w:space="0" w:color="auto"/>
            </w:tcBorders>
            <w:shd w:val="clear" w:color="auto" w:fill="auto"/>
            <w:vAlign w:val="bottom"/>
            <w:hideMark/>
            <w:tcPrChange w:id="1090" w:author="Foong" w:date="2016-06-27T19:37:00Z">
              <w:tcPr>
                <w:tcW w:w="4280" w:type="dxa"/>
                <w:tcBorders>
                  <w:top w:val="nil"/>
                  <w:left w:val="single" w:sz="4" w:space="0" w:color="auto"/>
                  <w:bottom w:val="nil"/>
                  <w:right w:val="single" w:sz="4" w:space="0" w:color="auto"/>
                </w:tcBorders>
                <w:shd w:val="clear" w:color="auto" w:fill="auto"/>
                <w:vAlign w:val="bottom"/>
                <w:hideMark/>
              </w:tcPr>
            </w:tcPrChange>
          </w:tcPr>
          <w:p w14:paraId="1153BD51" w14:textId="77777777" w:rsidR="005B14DE" w:rsidRPr="00000C22" w:rsidRDefault="005B14DE" w:rsidP="00097960">
            <w:pPr>
              <w:widowControl/>
              <w:rPr>
                <w:ins w:id="1091" w:author="Foong" w:date="2016-06-27T19:18:00Z"/>
                <w:rFonts w:ascii="Calibri" w:eastAsia="Times New Roman" w:hAnsi="Calibri"/>
                <w:color w:val="000000"/>
                <w:kern w:val="0"/>
                <w:sz w:val="22"/>
                <w:szCs w:val="22"/>
                <w:lang w:val="en-MY" w:eastAsia="en-MY"/>
              </w:rPr>
            </w:pPr>
            <w:ins w:id="1092" w:author="Foong" w:date="2016-06-27T19:18:00Z">
              <w:r w:rsidRPr="00000C22">
                <w:rPr>
                  <w:rFonts w:ascii="Calibri" w:eastAsia="Times New Roman" w:hAnsi="Calibri"/>
                  <w:color w:val="000000"/>
                  <w:kern w:val="0"/>
                  <w:sz w:val="22"/>
                  <w:szCs w:val="22"/>
                  <w:lang w:val="en-MY" w:eastAsia="en-MY"/>
                </w:rPr>
                <w:t> </w:t>
              </w:r>
            </w:ins>
          </w:p>
        </w:tc>
      </w:tr>
      <w:tr w:rsidR="005B14DE" w:rsidRPr="00000C22" w14:paraId="14D5D2E5" w14:textId="77777777" w:rsidTr="00B6656B">
        <w:trPr>
          <w:trHeight w:val="300"/>
          <w:ins w:id="1093" w:author="Foong" w:date="2016-06-27T19:18:00Z"/>
          <w:trPrChange w:id="1094" w:author="Foong" w:date="2016-06-27T19:37:00Z">
            <w:trPr>
              <w:trHeight w:val="300"/>
            </w:trPr>
          </w:trPrChange>
        </w:trPr>
        <w:tc>
          <w:tcPr>
            <w:tcW w:w="1780" w:type="dxa"/>
            <w:tcBorders>
              <w:top w:val="nil"/>
              <w:left w:val="single" w:sz="4" w:space="0" w:color="auto"/>
              <w:bottom w:val="single" w:sz="4" w:space="0" w:color="auto"/>
              <w:right w:val="single" w:sz="4" w:space="0" w:color="auto"/>
            </w:tcBorders>
            <w:shd w:val="clear" w:color="auto" w:fill="auto"/>
            <w:noWrap/>
            <w:vAlign w:val="bottom"/>
            <w:hideMark/>
            <w:tcPrChange w:id="1095" w:author="Foong" w:date="2016-06-27T19:37:00Z">
              <w:tcPr>
                <w:tcW w:w="178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150D7DE7" w14:textId="77777777" w:rsidR="005B14DE" w:rsidRPr="00000C22" w:rsidRDefault="005B14DE" w:rsidP="00097960">
            <w:pPr>
              <w:widowControl/>
              <w:rPr>
                <w:ins w:id="1096" w:author="Foong" w:date="2016-06-27T19:18:00Z"/>
                <w:rFonts w:ascii="Calibri" w:eastAsia="Times New Roman" w:hAnsi="Calibri"/>
                <w:color w:val="000000"/>
                <w:kern w:val="0"/>
                <w:sz w:val="22"/>
                <w:szCs w:val="22"/>
                <w:lang w:val="en-MY" w:eastAsia="en-MY"/>
              </w:rPr>
            </w:pPr>
            <w:ins w:id="1097" w:author="Foong" w:date="2016-06-27T19:18:00Z">
              <w:r w:rsidRPr="00000C22">
                <w:rPr>
                  <w:rFonts w:ascii="Calibri" w:eastAsia="Times New Roman" w:hAnsi="Calibri"/>
                  <w:color w:val="000000"/>
                  <w:kern w:val="0"/>
                  <w:sz w:val="22"/>
                  <w:szCs w:val="22"/>
                  <w:lang w:val="en-MY" w:eastAsia="en-MY"/>
                </w:rPr>
                <w:t> </w:t>
              </w:r>
            </w:ins>
          </w:p>
        </w:tc>
        <w:tc>
          <w:tcPr>
            <w:tcW w:w="1860" w:type="dxa"/>
            <w:tcBorders>
              <w:top w:val="nil"/>
              <w:left w:val="nil"/>
              <w:bottom w:val="single" w:sz="4" w:space="0" w:color="auto"/>
              <w:right w:val="single" w:sz="4" w:space="0" w:color="auto"/>
            </w:tcBorders>
            <w:shd w:val="clear" w:color="auto" w:fill="auto"/>
            <w:noWrap/>
            <w:vAlign w:val="bottom"/>
            <w:hideMark/>
            <w:tcPrChange w:id="1098" w:author="Foong" w:date="2016-06-27T19:37:00Z">
              <w:tcPr>
                <w:tcW w:w="1860" w:type="dxa"/>
                <w:tcBorders>
                  <w:top w:val="nil"/>
                  <w:left w:val="nil"/>
                  <w:bottom w:val="single" w:sz="4" w:space="0" w:color="auto"/>
                  <w:right w:val="single" w:sz="4" w:space="0" w:color="auto"/>
                </w:tcBorders>
                <w:shd w:val="clear" w:color="auto" w:fill="auto"/>
                <w:noWrap/>
                <w:vAlign w:val="bottom"/>
                <w:hideMark/>
              </w:tcPr>
            </w:tcPrChange>
          </w:tcPr>
          <w:p w14:paraId="41A3B2C0" w14:textId="77777777" w:rsidR="005B14DE" w:rsidRPr="00000C22" w:rsidRDefault="005B14DE" w:rsidP="00097960">
            <w:pPr>
              <w:widowControl/>
              <w:rPr>
                <w:ins w:id="1099" w:author="Foong" w:date="2016-06-27T19:18:00Z"/>
                <w:rFonts w:ascii="Calibri" w:eastAsia="Times New Roman" w:hAnsi="Calibri"/>
                <w:color w:val="000000"/>
                <w:kern w:val="0"/>
                <w:sz w:val="22"/>
                <w:szCs w:val="22"/>
                <w:lang w:val="en-MY" w:eastAsia="en-MY"/>
              </w:rPr>
            </w:pPr>
            <w:ins w:id="1100" w:author="Foong" w:date="2016-06-27T19:18:00Z">
              <w:r w:rsidRPr="00000C22">
                <w:rPr>
                  <w:rFonts w:ascii="Calibri" w:eastAsia="Times New Roman" w:hAnsi="Calibri"/>
                  <w:color w:val="000000"/>
                  <w:kern w:val="0"/>
                  <w:sz w:val="22"/>
                  <w:szCs w:val="22"/>
                  <w:lang w:val="en-MY" w:eastAsia="en-MY"/>
                </w:rPr>
                <w:t xml:space="preserve"> /</w:t>
              </w:r>
            </w:ins>
          </w:p>
        </w:tc>
        <w:tc>
          <w:tcPr>
            <w:tcW w:w="2140" w:type="dxa"/>
            <w:tcBorders>
              <w:top w:val="nil"/>
              <w:left w:val="nil"/>
              <w:bottom w:val="single" w:sz="4" w:space="0" w:color="auto"/>
              <w:right w:val="nil"/>
            </w:tcBorders>
            <w:shd w:val="clear" w:color="auto" w:fill="auto"/>
            <w:noWrap/>
            <w:vAlign w:val="bottom"/>
            <w:hideMark/>
            <w:tcPrChange w:id="1101" w:author="Foong" w:date="2016-06-27T19:37:00Z">
              <w:tcPr>
                <w:tcW w:w="2140" w:type="dxa"/>
                <w:tcBorders>
                  <w:top w:val="nil"/>
                  <w:left w:val="nil"/>
                  <w:bottom w:val="single" w:sz="4" w:space="0" w:color="auto"/>
                  <w:right w:val="nil"/>
                </w:tcBorders>
                <w:shd w:val="clear" w:color="auto" w:fill="auto"/>
                <w:noWrap/>
                <w:vAlign w:val="bottom"/>
                <w:hideMark/>
              </w:tcPr>
            </w:tcPrChange>
          </w:tcPr>
          <w:p w14:paraId="400D538E" w14:textId="77777777" w:rsidR="005B14DE" w:rsidRPr="00000C22" w:rsidRDefault="005B14DE" w:rsidP="00097960">
            <w:pPr>
              <w:widowControl/>
              <w:rPr>
                <w:ins w:id="1102" w:author="Foong" w:date="2016-06-27T19:18:00Z"/>
                <w:rFonts w:ascii="Calibri" w:eastAsia="Times New Roman" w:hAnsi="Calibri"/>
                <w:color w:val="000000"/>
                <w:kern w:val="0"/>
                <w:sz w:val="22"/>
                <w:szCs w:val="22"/>
                <w:lang w:val="en-MY" w:eastAsia="en-MY"/>
              </w:rPr>
            </w:pPr>
            <w:ins w:id="1103" w:author="Foong" w:date="2016-06-27T19:18:00Z">
              <w:r w:rsidRPr="00000C22">
                <w:rPr>
                  <w:rFonts w:ascii="Calibri" w:eastAsia="Times New Roman" w:hAnsi="Calibri"/>
                  <w:color w:val="000000"/>
                  <w:kern w:val="0"/>
                  <w:sz w:val="22"/>
                  <w:szCs w:val="22"/>
                  <w:lang w:val="en-MY" w:eastAsia="en-MY"/>
                </w:rPr>
                <w:t> </w:t>
              </w:r>
            </w:ins>
          </w:p>
        </w:tc>
        <w:tc>
          <w:tcPr>
            <w:tcW w:w="4138" w:type="dxa"/>
            <w:tcBorders>
              <w:top w:val="nil"/>
              <w:left w:val="single" w:sz="4" w:space="0" w:color="auto"/>
              <w:bottom w:val="nil"/>
              <w:right w:val="single" w:sz="4" w:space="0" w:color="auto"/>
            </w:tcBorders>
            <w:shd w:val="clear" w:color="auto" w:fill="auto"/>
            <w:vAlign w:val="bottom"/>
            <w:hideMark/>
            <w:tcPrChange w:id="1104" w:author="Foong" w:date="2016-06-27T19:37:00Z">
              <w:tcPr>
                <w:tcW w:w="4280" w:type="dxa"/>
                <w:tcBorders>
                  <w:top w:val="nil"/>
                  <w:left w:val="single" w:sz="4" w:space="0" w:color="auto"/>
                  <w:bottom w:val="nil"/>
                  <w:right w:val="single" w:sz="4" w:space="0" w:color="auto"/>
                </w:tcBorders>
                <w:shd w:val="clear" w:color="auto" w:fill="auto"/>
                <w:vAlign w:val="bottom"/>
                <w:hideMark/>
              </w:tcPr>
            </w:tcPrChange>
          </w:tcPr>
          <w:p w14:paraId="5A4B4653" w14:textId="77777777" w:rsidR="005B14DE" w:rsidRPr="00000C22" w:rsidRDefault="005B14DE" w:rsidP="00097960">
            <w:pPr>
              <w:widowControl/>
              <w:rPr>
                <w:ins w:id="1105" w:author="Foong" w:date="2016-06-27T19:18:00Z"/>
                <w:rFonts w:ascii="Calibri" w:eastAsia="Times New Roman" w:hAnsi="Calibri"/>
                <w:color w:val="000000"/>
                <w:kern w:val="0"/>
                <w:sz w:val="22"/>
                <w:szCs w:val="22"/>
                <w:lang w:val="en-MY" w:eastAsia="en-MY"/>
              </w:rPr>
            </w:pPr>
            <w:ins w:id="1106" w:author="Foong" w:date="2016-06-27T19:18:00Z">
              <w:r w:rsidRPr="00000C22">
                <w:rPr>
                  <w:rFonts w:ascii="Calibri" w:eastAsia="Times New Roman" w:hAnsi="Calibri"/>
                  <w:color w:val="000000"/>
                  <w:kern w:val="0"/>
                  <w:sz w:val="22"/>
                  <w:szCs w:val="22"/>
                  <w:lang w:val="en-MY" w:eastAsia="en-MY"/>
                </w:rPr>
                <w:t> </w:t>
              </w:r>
            </w:ins>
          </w:p>
        </w:tc>
      </w:tr>
      <w:tr w:rsidR="005B14DE" w:rsidRPr="00000C22" w14:paraId="2E61A691" w14:textId="77777777" w:rsidTr="00B6656B">
        <w:trPr>
          <w:trHeight w:val="300"/>
          <w:ins w:id="1107" w:author="Foong" w:date="2016-06-27T19:18:00Z"/>
          <w:trPrChange w:id="1108" w:author="Foong" w:date="2016-06-27T19:37:00Z">
            <w:trPr>
              <w:trHeight w:val="300"/>
            </w:trPr>
          </w:trPrChange>
        </w:trPr>
        <w:tc>
          <w:tcPr>
            <w:tcW w:w="1780" w:type="dxa"/>
            <w:tcBorders>
              <w:top w:val="nil"/>
              <w:left w:val="single" w:sz="4" w:space="0" w:color="auto"/>
              <w:bottom w:val="single" w:sz="4" w:space="0" w:color="auto"/>
              <w:right w:val="single" w:sz="4" w:space="0" w:color="auto"/>
            </w:tcBorders>
            <w:shd w:val="clear" w:color="auto" w:fill="auto"/>
            <w:noWrap/>
            <w:vAlign w:val="bottom"/>
            <w:hideMark/>
            <w:tcPrChange w:id="1109" w:author="Foong" w:date="2016-06-27T19:37:00Z">
              <w:tcPr>
                <w:tcW w:w="178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6A084E84" w14:textId="77777777" w:rsidR="005B14DE" w:rsidRPr="00000C22" w:rsidRDefault="005B14DE" w:rsidP="00097960">
            <w:pPr>
              <w:widowControl/>
              <w:rPr>
                <w:ins w:id="1110" w:author="Foong" w:date="2016-06-27T19:18:00Z"/>
                <w:rFonts w:ascii="Calibri" w:eastAsia="Times New Roman" w:hAnsi="Calibri"/>
                <w:color w:val="000000"/>
                <w:kern w:val="0"/>
                <w:sz w:val="22"/>
                <w:szCs w:val="22"/>
                <w:lang w:val="en-MY" w:eastAsia="en-MY"/>
              </w:rPr>
            </w:pPr>
            <w:ins w:id="1111" w:author="Foong" w:date="2016-06-27T19:18:00Z">
              <w:r w:rsidRPr="00000C22">
                <w:rPr>
                  <w:rFonts w:ascii="Calibri" w:eastAsia="Times New Roman" w:hAnsi="Calibri"/>
                  <w:color w:val="000000"/>
                  <w:kern w:val="0"/>
                  <w:sz w:val="22"/>
                  <w:szCs w:val="22"/>
                  <w:lang w:val="en-MY" w:eastAsia="en-MY"/>
                </w:rPr>
                <w:t> </w:t>
              </w:r>
            </w:ins>
          </w:p>
        </w:tc>
        <w:tc>
          <w:tcPr>
            <w:tcW w:w="1860" w:type="dxa"/>
            <w:tcBorders>
              <w:top w:val="nil"/>
              <w:left w:val="nil"/>
              <w:bottom w:val="single" w:sz="4" w:space="0" w:color="auto"/>
              <w:right w:val="single" w:sz="4" w:space="0" w:color="auto"/>
            </w:tcBorders>
            <w:shd w:val="clear" w:color="auto" w:fill="auto"/>
            <w:noWrap/>
            <w:vAlign w:val="bottom"/>
            <w:hideMark/>
            <w:tcPrChange w:id="1112" w:author="Foong" w:date="2016-06-27T19:37:00Z">
              <w:tcPr>
                <w:tcW w:w="1860" w:type="dxa"/>
                <w:tcBorders>
                  <w:top w:val="nil"/>
                  <w:left w:val="nil"/>
                  <w:bottom w:val="single" w:sz="4" w:space="0" w:color="auto"/>
                  <w:right w:val="single" w:sz="4" w:space="0" w:color="auto"/>
                </w:tcBorders>
                <w:shd w:val="clear" w:color="auto" w:fill="auto"/>
                <w:noWrap/>
                <w:vAlign w:val="bottom"/>
                <w:hideMark/>
              </w:tcPr>
            </w:tcPrChange>
          </w:tcPr>
          <w:p w14:paraId="5BB9080D" w14:textId="77777777" w:rsidR="005B14DE" w:rsidRPr="00000C22" w:rsidRDefault="005B14DE" w:rsidP="00097960">
            <w:pPr>
              <w:widowControl/>
              <w:rPr>
                <w:ins w:id="1113" w:author="Foong" w:date="2016-06-27T19:18:00Z"/>
                <w:rFonts w:ascii="Calibri" w:eastAsia="Times New Roman" w:hAnsi="Calibri"/>
                <w:color w:val="000000"/>
                <w:kern w:val="0"/>
                <w:sz w:val="22"/>
                <w:szCs w:val="22"/>
                <w:lang w:val="en-MY" w:eastAsia="en-MY"/>
              </w:rPr>
            </w:pPr>
            <w:ins w:id="1114" w:author="Foong" w:date="2016-06-27T19:18:00Z">
              <w:r w:rsidRPr="00000C22">
                <w:rPr>
                  <w:rFonts w:ascii="Calibri" w:eastAsia="Times New Roman" w:hAnsi="Calibri"/>
                  <w:color w:val="000000"/>
                  <w:kern w:val="0"/>
                  <w:sz w:val="22"/>
                  <w:szCs w:val="22"/>
                  <w:lang w:val="en-MY" w:eastAsia="en-MY"/>
                </w:rPr>
                <w:t xml:space="preserve"> (</w:t>
              </w:r>
            </w:ins>
          </w:p>
        </w:tc>
        <w:tc>
          <w:tcPr>
            <w:tcW w:w="2140" w:type="dxa"/>
            <w:tcBorders>
              <w:top w:val="nil"/>
              <w:left w:val="nil"/>
              <w:bottom w:val="single" w:sz="4" w:space="0" w:color="auto"/>
              <w:right w:val="nil"/>
            </w:tcBorders>
            <w:shd w:val="clear" w:color="auto" w:fill="auto"/>
            <w:noWrap/>
            <w:vAlign w:val="bottom"/>
            <w:hideMark/>
            <w:tcPrChange w:id="1115" w:author="Foong" w:date="2016-06-27T19:37:00Z">
              <w:tcPr>
                <w:tcW w:w="2140" w:type="dxa"/>
                <w:tcBorders>
                  <w:top w:val="nil"/>
                  <w:left w:val="nil"/>
                  <w:bottom w:val="single" w:sz="4" w:space="0" w:color="auto"/>
                  <w:right w:val="nil"/>
                </w:tcBorders>
                <w:shd w:val="clear" w:color="auto" w:fill="auto"/>
                <w:noWrap/>
                <w:vAlign w:val="bottom"/>
                <w:hideMark/>
              </w:tcPr>
            </w:tcPrChange>
          </w:tcPr>
          <w:p w14:paraId="6476BC5A" w14:textId="77777777" w:rsidR="005B14DE" w:rsidRPr="00000C22" w:rsidRDefault="005B14DE" w:rsidP="00097960">
            <w:pPr>
              <w:widowControl/>
              <w:rPr>
                <w:ins w:id="1116" w:author="Foong" w:date="2016-06-27T19:18:00Z"/>
                <w:rFonts w:ascii="Calibri" w:eastAsia="Times New Roman" w:hAnsi="Calibri"/>
                <w:color w:val="000000"/>
                <w:kern w:val="0"/>
                <w:sz w:val="22"/>
                <w:szCs w:val="22"/>
                <w:lang w:val="en-MY" w:eastAsia="en-MY"/>
              </w:rPr>
            </w:pPr>
            <w:ins w:id="1117" w:author="Foong" w:date="2016-06-27T19:18:00Z">
              <w:r w:rsidRPr="00000C22">
                <w:rPr>
                  <w:rFonts w:ascii="Calibri" w:eastAsia="Times New Roman" w:hAnsi="Calibri"/>
                  <w:color w:val="000000"/>
                  <w:kern w:val="0"/>
                  <w:sz w:val="22"/>
                  <w:szCs w:val="22"/>
                  <w:lang w:val="en-MY" w:eastAsia="en-MY"/>
                </w:rPr>
                <w:t> </w:t>
              </w:r>
            </w:ins>
          </w:p>
        </w:tc>
        <w:tc>
          <w:tcPr>
            <w:tcW w:w="4138" w:type="dxa"/>
            <w:tcBorders>
              <w:top w:val="nil"/>
              <w:left w:val="single" w:sz="4" w:space="0" w:color="auto"/>
              <w:bottom w:val="nil"/>
              <w:right w:val="single" w:sz="4" w:space="0" w:color="auto"/>
            </w:tcBorders>
            <w:shd w:val="clear" w:color="auto" w:fill="auto"/>
            <w:vAlign w:val="bottom"/>
            <w:hideMark/>
            <w:tcPrChange w:id="1118" w:author="Foong" w:date="2016-06-27T19:37:00Z">
              <w:tcPr>
                <w:tcW w:w="4280" w:type="dxa"/>
                <w:tcBorders>
                  <w:top w:val="nil"/>
                  <w:left w:val="single" w:sz="4" w:space="0" w:color="auto"/>
                  <w:bottom w:val="nil"/>
                  <w:right w:val="single" w:sz="4" w:space="0" w:color="auto"/>
                </w:tcBorders>
                <w:shd w:val="clear" w:color="auto" w:fill="auto"/>
                <w:vAlign w:val="bottom"/>
                <w:hideMark/>
              </w:tcPr>
            </w:tcPrChange>
          </w:tcPr>
          <w:p w14:paraId="3A24BC89" w14:textId="77777777" w:rsidR="005B14DE" w:rsidRPr="00000C22" w:rsidRDefault="005B14DE" w:rsidP="00097960">
            <w:pPr>
              <w:widowControl/>
              <w:rPr>
                <w:ins w:id="1119" w:author="Foong" w:date="2016-06-27T19:18:00Z"/>
                <w:rFonts w:ascii="Calibri" w:eastAsia="Times New Roman" w:hAnsi="Calibri"/>
                <w:color w:val="000000"/>
                <w:kern w:val="0"/>
                <w:sz w:val="22"/>
                <w:szCs w:val="22"/>
                <w:lang w:val="en-MY" w:eastAsia="en-MY"/>
              </w:rPr>
            </w:pPr>
            <w:ins w:id="1120" w:author="Foong" w:date="2016-06-27T19:18:00Z">
              <w:r w:rsidRPr="00000C22">
                <w:rPr>
                  <w:rFonts w:ascii="Calibri" w:eastAsia="Times New Roman" w:hAnsi="Calibri"/>
                  <w:color w:val="000000"/>
                  <w:kern w:val="0"/>
                  <w:sz w:val="22"/>
                  <w:szCs w:val="22"/>
                  <w:lang w:val="en-MY" w:eastAsia="en-MY"/>
                </w:rPr>
                <w:t> </w:t>
              </w:r>
            </w:ins>
          </w:p>
        </w:tc>
      </w:tr>
      <w:tr w:rsidR="005B14DE" w:rsidRPr="00000C22" w14:paraId="7E0CF6FB" w14:textId="77777777" w:rsidTr="00B6656B">
        <w:trPr>
          <w:trHeight w:val="300"/>
          <w:ins w:id="1121" w:author="Foong" w:date="2016-06-27T19:18:00Z"/>
          <w:trPrChange w:id="1122" w:author="Foong" w:date="2016-06-27T19:37:00Z">
            <w:trPr>
              <w:trHeight w:val="300"/>
            </w:trPr>
          </w:trPrChange>
        </w:trPr>
        <w:tc>
          <w:tcPr>
            <w:tcW w:w="1780" w:type="dxa"/>
            <w:tcBorders>
              <w:top w:val="nil"/>
              <w:left w:val="single" w:sz="4" w:space="0" w:color="auto"/>
              <w:bottom w:val="single" w:sz="4" w:space="0" w:color="auto"/>
              <w:right w:val="single" w:sz="4" w:space="0" w:color="auto"/>
            </w:tcBorders>
            <w:shd w:val="clear" w:color="auto" w:fill="auto"/>
            <w:noWrap/>
            <w:vAlign w:val="bottom"/>
            <w:hideMark/>
            <w:tcPrChange w:id="1123" w:author="Foong" w:date="2016-06-27T19:37:00Z">
              <w:tcPr>
                <w:tcW w:w="178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733FD77F" w14:textId="77777777" w:rsidR="005B14DE" w:rsidRPr="00000C22" w:rsidRDefault="005B14DE" w:rsidP="00097960">
            <w:pPr>
              <w:widowControl/>
              <w:rPr>
                <w:ins w:id="1124" w:author="Foong" w:date="2016-06-27T19:18:00Z"/>
                <w:rFonts w:ascii="Calibri" w:eastAsia="Times New Roman" w:hAnsi="Calibri"/>
                <w:color w:val="000000"/>
                <w:kern w:val="0"/>
                <w:sz w:val="22"/>
                <w:szCs w:val="22"/>
                <w:lang w:val="en-MY" w:eastAsia="en-MY"/>
              </w:rPr>
            </w:pPr>
            <w:ins w:id="1125" w:author="Foong" w:date="2016-06-27T19:18:00Z">
              <w:r w:rsidRPr="00000C22">
                <w:rPr>
                  <w:rFonts w:ascii="Calibri" w:eastAsia="Times New Roman" w:hAnsi="Calibri"/>
                  <w:color w:val="000000"/>
                  <w:kern w:val="0"/>
                  <w:sz w:val="22"/>
                  <w:szCs w:val="22"/>
                  <w:lang w:val="en-MY" w:eastAsia="en-MY"/>
                </w:rPr>
                <w:t> </w:t>
              </w:r>
            </w:ins>
          </w:p>
        </w:tc>
        <w:tc>
          <w:tcPr>
            <w:tcW w:w="1860" w:type="dxa"/>
            <w:tcBorders>
              <w:top w:val="nil"/>
              <w:left w:val="nil"/>
              <w:bottom w:val="single" w:sz="4" w:space="0" w:color="auto"/>
              <w:right w:val="single" w:sz="4" w:space="0" w:color="auto"/>
            </w:tcBorders>
            <w:shd w:val="clear" w:color="auto" w:fill="auto"/>
            <w:noWrap/>
            <w:vAlign w:val="bottom"/>
            <w:hideMark/>
            <w:tcPrChange w:id="1126" w:author="Foong" w:date="2016-06-27T19:37:00Z">
              <w:tcPr>
                <w:tcW w:w="1860" w:type="dxa"/>
                <w:tcBorders>
                  <w:top w:val="nil"/>
                  <w:left w:val="nil"/>
                  <w:bottom w:val="single" w:sz="4" w:space="0" w:color="auto"/>
                  <w:right w:val="single" w:sz="4" w:space="0" w:color="auto"/>
                </w:tcBorders>
                <w:shd w:val="clear" w:color="auto" w:fill="auto"/>
                <w:noWrap/>
                <w:vAlign w:val="bottom"/>
                <w:hideMark/>
              </w:tcPr>
            </w:tcPrChange>
          </w:tcPr>
          <w:p w14:paraId="733B26A2" w14:textId="77777777" w:rsidR="005B14DE" w:rsidRPr="00000C22" w:rsidRDefault="005B14DE" w:rsidP="00097960">
            <w:pPr>
              <w:widowControl/>
              <w:rPr>
                <w:ins w:id="1127" w:author="Foong" w:date="2016-06-27T19:18:00Z"/>
                <w:rFonts w:ascii="Calibri" w:eastAsia="Times New Roman" w:hAnsi="Calibri"/>
                <w:color w:val="000000"/>
                <w:kern w:val="0"/>
                <w:sz w:val="22"/>
                <w:szCs w:val="22"/>
                <w:lang w:val="en-MY" w:eastAsia="en-MY"/>
              </w:rPr>
            </w:pPr>
            <w:ins w:id="1128" w:author="Foong" w:date="2016-06-27T19:18:00Z">
              <w:r w:rsidRPr="00000C22">
                <w:rPr>
                  <w:rFonts w:ascii="Calibri" w:eastAsia="Times New Roman" w:hAnsi="Calibri"/>
                  <w:color w:val="000000"/>
                  <w:kern w:val="0"/>
                  <w:sz w:val="22"/>
                  <w:szCs w:val="22"/>
                  <w:lang w:val="en-MY" w:eastAsia="en-MY"/>
                </w:rPr>
                <w:t xml:space="preserve"> )</w:t>
              </w:r>
            </w:ins>
          </w:p>
        </w:tc>
        <w:tc>
          <w:tcPr>
            <w:tcW w:w="2140" w:type="dxa"/>
            <w:tcBorders>
              <w:top w:val="nil"/>
              <w:left w:val="nil"/>
              <w:bottom w:val="single" w:sz="4" w:space="0" w:color="auto"/>
              <w:right w:val="nil"/>
            </w:tcBorders>
            <w:shd w:val="clear" w:color="auto" w:fill="auto"/>
            <w:noWrap/>
            <w:vAlign w:val="bottom"/>
            <w:hideMark/>
            <w:tcPrChange w:id="1129" w:author="Foong" w:date="2016-06-27T19:37:00Z">
              <w:tcPr>
                <w:tcW w:w="2140" w:type="dxa"/>
                <w:tcBorders>
                  <w:top w:val="nil"/>
                  <w:left w:val="nil"/>
                  <w:bottom w:val="single" w:sz="4" w:space="0" w:color="auto"/>
                  <w:right w:val="nil"/>
                </w:tcBorders>
                <w:shd w:val="clear" w:color="auto" w:fill="auto"/>
                <w:noWrap/>
                <w:vAlign w:val="bottom"/>
                <w:hideMark/>
              </w:tcPr>
            </w:tcPrChange>
          </w:tcPr>
          <w:p w14:paraId="3F460CAA" w14:textId="77777777" w:rsidR="005B14DE" w:rsidRPr="00000C22" w:rsidRDefault="005B14DE" w:rsidP="00097960">
            <w:pPr>
              <w:widowControl/>
              <w:rPr>
                <w:ins w:id="1130" w:author="Foong" w:date="2016-06-27T19:18:00Z"/>
                <w:rFonts w:ascii="Calibri" w:eastAsia="Times New Roman" w:hAnsi="Calibri"/>
                <w:color w:val="000000"/>
                <w:kern w:val="0"/>
                <w:sz w:val="22"/>
                <w:szCs w:val="22"/>
                <w:lang w:val="en-MY" w:eastAsia="en-MY"/>
              </w:rPr>
            </w:pPr>
            <w:ins w:id="1131" w:author="Foong" w:date="2016-06-27T19:18:00Z">
              <w:r w:rsidRPr="00000C22">
                <w:rPr>
                  <w:rFonts w:ascii="Calibri" w:eastAsia="Times New Roman" w:hAnsi="Calibri"/>
                  <w:color w:val="000000"/>
                  <w:kern w:val="0"/>
                  <w:sz w:val="22"/>
                  <w:szCs w:val="22"/>
                  <w:lang w:val="en-MY" w:eastAsia="en-MY"/>
                </w:rPr>
                <w:t> </w:t>
              </w:r>
            </w:ins>
          </w:p>
        </w:tc>
        <w:tc>
          <w:tcPr>
            <w:tcW w:w="4138" w:type="dxa"/>
            <w:tcBorders>
              <w:top w:val="nil"/>
              <w:left w:val="single" w:sz="4" w:space="0" w:color="auto"/>
              <w:bottom w:val="nil"/>
              <w:right w:val="single" w:sz="4" w:space="0" w:color="auto"/>
            </w:tcBorders>
            <w:shd w:val="clear" w:color="auto" w:fill="auto"/>
            <w:vAlign w:val="bottom"/>
            <w:hideMark/>
            <w:tcPrChange w:id="1132" w:author="Foong" w:date="2016-06-27T19:37:00Z">
              <w:tcPr>
                <w:tcW w:w="4280" w:type="dxa"/>
                <w:tcBorders>
                  <w:top w:val="nil"/>
                  <w:left w:val="single" w:sz="4" w:space="0" w:color="auto"/>
                  <w:bottom w:val="nil"/>
                  <w:right w:val="single" w:sz="4" w:space="0" w:color="auto"/>
                </w:tcBorders>
                <w:shd w:val="clear" w:color="auto" w:fill="auto"/>
                <w:vAlign w:val="bottom"/>
                <w:hideMark/>
              </w:tcPr>
            </w:tcPrChange>
          </w:tcPr>
          <w:p w14:paraId="7D609A50" w14:textId="77777777" w:rsidR="005B14DE" w:rsidRPr="00000C22" w:rsidRDefault="005B14DE" w:rsidP="00097960">
            <w:pPr>
              <w:widowControl/>
              <w:rPr>
                <w:ins w:id="1133" w:author="Foong" w:date="2016-06-27T19:18:00Z"/>
                <w:rFonts w:ascii="Calibri" w:eastAsia="Times New Roman" w:hAnsi="Calibri"/>
                <w:color w:val="000000"/>
                <w:kern w:val="0"/>
                <w:sz w:val="22"/>
                <w:szCs w:val="22"/>
                <w:lang w:val="en-MY" w:eastAsia="en-MY"/>
              </w:rPr>
            </w:pPr>
            <w:ins w:id="1134" w:author="Foong" w:date="2016-06-27T19:18:00Z">
              <w:r w:rsidRPr="00000C22">
                <w:rPr>
                  <w:rFonts w:ascii="Calibri" w:eastAsia="Times New Roman" w:hAnsi="Calibri"/>
                  <w:color w:val="000000"/>
                  <w:kern w:val="0"/>
                  <w:sz w:val="22"/>
                  <w:szCs w:val="22"/>
                  <w:lang w:val="en-MY" w:eastAsia="en-MY"/>
                </w:rPr>
                <w:t> </w:t>
              </w:r>
            </w:ins>
          </w:p>
        </w:tc>
      </w:tr>
      <w:tr w:rsidR="005B14DE" w:rsidRPr="00000C22" w14:paraId="24F65157" w14:textId="77777777" w:rsidTr="00B6656B">
        <w:trPr>
          <w:trHeight w:val="300"/>
          <w:ins w:id="1135" w:author="Foong" w:date="2016-06-27T19:18:00Z"/>
          <w:trPrChange w:id="1136" w:author="Foong" w:date="2016-06-27T19:37:00Z">
            <w:trPr>
              <w:trHeight w:val="300"/>
            </w:trPr>
          </w:trPrChange>
        </w:trPr>
        <w:tc>
          <w:tcPr>
            <w:tcW w:w="1780" w:type="dxa"/>
            <w:tcBorders>
              <w:top w:val="nil"/>
              <w:left w:val="single" w:sz="4" w:space="0" w:color="auto"/>
              <w:bottom w:val="single" w:sz="4" w:space="0" w:color="auto"/>
              <w:right w:val="single" w:sz="4" w:space="0" w:color="auto"/>
            </w:tcBorders>
            <w:shd w:val="clear" w:color="auto" w:fill="auto"/>
            <w:noWrap/>
            <w:vAlign w:val="bottom"/>
            <w:hideMark/>
            <w:tcPrChange w:id="1137" w:author="Foong" w:date="2016-06-27T19:37:00Z">
              <w:tcPr>
                <w:tcW w:w="178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526BE834" w14:textId="77777777" w:rsidR="005B14DE" w:rsidRPr="00000C22" w:rsidRDefault="005B14DE" w:rsidP="00097960">
            <w:pPr>
              <w:widowControl/>
              <w:rPr>
                <w:ins w:id="1138" w:author="Foong" w:date="2016-06-27T19:18:00Z"/>
                <w:rFonts w:ascii="Calibri" w:eastAsia="Times New Roman" w:hAnsi="Calibri"/>
                <w:color w:val="000000"/>
                <w:kern w:val="0"/>
                <w:sz w:val="22"/>
                <w:szCs w:val="22"/>
                <w:lang w:val="en-MY" w:eastAsia="en-MY"/>
              </w:rPr>
            </w:pPr>
            <w:ins w:id="1139" w:author="Foong" w:date="2016-06-27T19:18:00Z">
              <w:r w:rsidRPr="00000C22">
                <w:rPr>
                  <w:rFonts w:ascii="Calibri" w:eastAsia="Times New Roman" w:hAnsi="Calibri"/>
                  <w:color w:val="000000"/>
                  <w:kern w:val="0"/>
                  <w:sz w:val="22"/>
                  <w:szCs w:val="22"/>
                  <w:lang w:val="en-MY" w:eastAsia="en-MY"/>
                </w:rPr>
                <w:t> </w:t>
              </w:r>
            </w:ins>
          </w:p>
        </w:tc>
        <w:tc>
          <w:tcPr>
            <w:tcW w:w="1860" w:type="dxa"/>
            <w:tcBorders>
              <w:top w:val="nil"/>
              <w:left w:val="nil"/>
              <w:bottom w:val="single" w:sz="4" w:space="0" w:color="auto"/>
              <w:right w:val="single" w:sz="4" w:space="0" w:color="auto"/>
            </w:tcBorders>
            <w:shd w:val="clear" w:color="auto" w:fill="auto"/>
            <w:noWrap/>
            <w:vAlign w:val="bottom"/>
            <w:hideMark/>
            <w:tcPrChange w:id="1140" w:author="Foong" w:date="2016-06-27T19:37:00Z">
              <w:tcPr>
                <w:tcW w:w="1860" w:type="dxa"/>
                <w:tcBorders>
                  <w:top w:val="nil"/>
                  <w:left w:val="nil"/>
                  <w:bottom w:val="single" w:sz="4" w:space="0" w:color="auto"/>
                  <w:right w:val="single" w:sz="4" w:space="0" w:color="auto"/>
                </w:tcBorders>
                <w:shd w:val="clear" w:color="auto" w:fill="auto"/>
                <w:noWrap/>
                <w:vAlign w:val="bottom"/>
                <w:hideMark/>
              </w:tcPr>
            </w:tcPrChange>
          </w:tcPr>
          <w:p w14:paraId="10B7F7D2" w14:textId="77777777" w:rsidR="005B14DE" w:rsidRPr="00000C22" w:rsidRDefault="005B14DE" w:rsidP="00097960">
            <w:pPr>
              <w:widowControl/>
              <w:rPr>
                <w:ins w:id="1141" w:author="Foong" w:date="2016-06-27T19:18:00Z"/>
                <w:rFonts w:ascii="Calibri" w:eastAsia="Times New Roman" w:hAnsi="Calibri"/>
                <w:color w:val="000000"/>
                <w:kern w:val="0"/>
                <w:sz w:val="22"/>
                <w:szCs w:val="22"/>
                <w:lang w:val="en-MY" w:eastAsia="en-MY"/>
              </w:rPr>
            </w:pPr>
            <w:ins w:id="1142" w:author="Foong" w:date="2016-06-27T19:18:00Z">
              <w:r w:rsidRPr="00000C22">
                <w:rPr>
                  <w:rFonts w:ascii="Calibri" w:eastAsia="Times New Roman" w:hAnsi="Calibri"/>
                  <w:color w:val="000000"/>
                  <w:kern w:val="0"/>
                  <w:sz w:val="22"/>
                  <w:szCs w:val="22"/>
                  <w:lang w:val="en-MY" w:eastAsia="en-MY"/>
                </w:rPr>
                <w:t>*</w:t>
              </w:r>
            </w:ins>
          </w:p>
        </w:tc>
        <w:tc>
          <w:tcPr>
            <w:tcW w:w="2140" w:type="dxa"/>
            <w:tcBorders>
              <w:top w:val="nil"/>
              <w:left w:val="nil"/>
              <w:bottom w:val="single" w:sz="4" w:space="0" w:color="auto"/>
              <w:right w:val="nil"/>
            </w:tcBorders>
            <w:shd w:val="clear" w:color="auto" w:fill="auto"/>
            <w:noWrap/>
            <w:vAlign w:val="bottom"/>
            <w:hideMark/>
            <w:tcPrChange w:id="1143" w:author="Foong" w:date="2016-06-27T19:37:00Z">
              <w:tcPr>
                <w:tcW w:w="2140" w:type="dxa"/>
                <w:tcBorders>
                  <w:top w:val="nil"/>
                  <w:left w:val="nil"/>
                  <w:bottom w:val="single" w:sz="4" w:space="0" w:color="auto"/>
                  <w:right w:val="nil"/>
                </w:tcBorders>
                <w:shd w:val="clear" w:color="auto" w:fill="auto"/>
                <w:noWrap/>
                <w:vAlign w:val="bottom"/>
                <w:hideMark/>
              </w:tcPr>
            </w:tcPrChange>
          </w:tcPr>
          <w:p w14:paraId="7CAB0076" w14:textId="77777777" w:rsidR="005B14DE" w:rsidRPr="00000C22" w:rsidRDefault="005B14DE" w:rsidP="00097960">
            <w:pPr>
              <w:widowControl/>
              <w:rPr>
                <w:ins w:id="1144" w:author="Foong" w:date="2016-06-27T19:18:00Z"/>
                <w:rFonts w:ascii="Calibri" w:eastAsia="Times New Roman" w:hAnsi="Calibri"/>
                <w:color w:val="000000"/>
                <w:kern w:val="0"/>
                <w:sz w:val="22"/>
                <w:szCs w:val="22"/>
                <w:lang w:val="en-MY" w:eastAsia="en-MY"/>
              </w:rPr>
            </w:pPr>
            <w:ins w:id="1145" w:author="Foong" w:date="2016-06-27T19:18:00Z">
              <w:r w:rsidRPr="00000C22">
                <w:rPr>
                  <w:rFonts w:ascii="Calibri" w:eastAsia="Times New Roman" w:hAnsi="Calibri"/>
                  <w:color w:val="000000"/>
                  <w:kern w:val="0"/>
                  <w:sz w:val="22"/>
                  <w:szCs w:val="22"/>
                  <w:lang w:val="en-MY" w:eastAsia="en-MY"/>
                </w:rPr>
                <w:t> </w:t>
              </w:r>
            </w:ins>
          </w:p>
        </w:tc>
        <w:tc>
          <w:tcPr>
            <w:tcW w:w="4138" w:type="dxa"/>
            <w:tcBorders>
              <w:top w:val="nil"/>
              <w:left w:val="single" w:sz="4" w:space="0" w:color="auto"/>
              <w:bottom w:val="nil"/>
              <w:right w:val="single" w:sz="4" w:space="0" w:color="auto"/>
            </w:tcBorders>
            <w:shd w:val="clear" w:color="auto" w:fill="auto"/>
            <w:vAlign w:val="bottom"/>
            <w:hideMark/>
            <w:tcPrChange w:id="1146" w:author="Foong" w:date="2016-06-27T19:37:00Z">
              <w:tcPr>
                <w:tcW w:w="4280" w:type="dxa"/>
                <w:tcBorders>
                  <w:top w:val="nil"/>
                  <w:left w:val="single" w:sz="4" w:space="0" w:color="auto"/>
                  <w:bottom w:val="nil"/>
                  <w:right w:val="single" w:sz="4" w:space="0" w:color="auto"/>
                </w:tcBorders>
                <w:shd w:val="clear" w:color="auto" w:fill="auto"/>
                <w:vAlign w:val="bottom"/>
                <w:hideMark/>
              </w:tcPr>
            </w:tcPrChange>
          </w:tcPr>
          <w:p w14:paraId="473DB284" w14:textId="77777777" w:rsidR="005B14DE" w:rsidRPr="00000C22" w:rsidRDefault="005B14DE" w:rsidP="00097960">
            <w:pPr>
              <w:widowControl/>
              <w:rPr>
                <w:ins w:id="1147" w:author="Foong" w:date="2016-06-27T19:18:00Z"/>
                <w:rFonts w:ascii="Calibri" w:eastAsia="Times New Roman" w:hAnsi="Calibri"/>
                <w:color w:val="000000"/>
                <w:kern w:val="0"/>
                <w:sz w:val="22"/>
                <w:szCs w:val="22"/>
                <w:lang w:val="en-MY" w:eastAsia="en-MY"/>
              </w:rPr>
            </w:pPr>
            <w:ins w:id="1148" w:author="Foong" w:date="2016-06-27T19:18:00Z">
              <w:r w:rsidRPr="00000C22">
                <w:rPr>
                  <w:rFonts w:ascii="Calibri" w:eastAsia="Times New Roman" w:hAnsi="Calibri"/>
                  <w:color w:val="000000"/>
                  <w:kern w:val="0"/>
                  <w:sz w:val="22"/>
                  <w:szCs w:val="22"/>
                  <w:lang w:val="en-MY" w:eastAsia="en-MY"/>
                </w:rPr>
                <w:t> </w:t>
              </w:r>
            </w:ins>
          </w:p>
        </w:tc>
      </w:tr>
      <w:tr w:rsidR="005B14DE" w:rsidRPr="00000C22" w14:paraId="71928B03" w14:textId="77777777" w:rsidTr="00B6656B">
        <w:trPr>
          <w:trHeight w:val="300"/>
          <w:ins w:id="1149" w:author="Foong" w:date="2016-06-27T19:18:00Z"/>
          <w:trPrChange w:id="1150" w:author="Foong" w:date="2016-06-27T19:37:00Z">
            <w:trPr>
              <w:trHeight w:val="300"/>
            </w:trPr>
          </w:trPrChange>
        </w:trPr>
        <w:tc>
          <w:tcPr>
            <w:tcW w:w="1780" w:type="dxa"/>
            <w:tcBorders>
              <w:top w:val="nil"/>
              <w:left w:val="single" w:sz="4" w:space="0" w:color="auto"/>
              <w:bottom w:val="single" w:sz="4" w:space="0" w:color="auto"/>
              <w:right w:val="single" w:sz="4" w:space="0" w:color="auto"/>
            </w:tcBorders>
            <w:shd w:val="clear" w:color="auto" w:fill="auto"/>
            <w:noWrap/>
            <w:vAlign w:val="bottom"/>
            <w:hideMark/>
            <w:tcPrChange w:id="1151" w:author="Foong" w:date="2016-06-27T19:37:00Z">
              <w:tcPr>
                <w:tcW w:w="178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189B32DA" w14:textId="77777777" w:rsidR="005B14DE" w:rsidRPr="00000C22" w:rsidRDefault="005B14DE" w:rsidP="00097960">
            <w:pPr>
              <w:widowControl/>
              <w:rPr>
                <w:ins w:id="1152" w:author="Foong" w:date="2016-06-27T19:18:00Z"/>
                <w:rFonts w:ascii="Calibri" w:eastAsia="Times New Roman" w:hAnsi="Calibri"/>
                <w:color w:val="000000"/>
                <w:kern w:val="0"/>
                <w:sz w:val="22"/>
                <w:szCs w:val="22"/>
                <w:lang w:val="en-MY" w:eastAsia="en-MY"/>
              </w:rPr>
            </w:pPr>
            <w:ins w:id="1153" w:author="Foong" w:date="2016-06-27T19:18:00Z">
              <w:r w:rsidRPr="00000C22">
                <w:rPr>
                  <w:rFonts w:ascii="Calibri" w:eastAsia="Times New Roman" w:hAnsi="Calibri"/>
                  <w:color w:val="000000"/>
                  <w:kern w:val="0"/>
                  <w:sz w:val="22"/>
                  <w:szCs w:val="22"/>
                  <w:lang w:val="en-MY" w:eastAsia="en-MY"/>
                </w:rPr>
                <w:t> </w:t>
              </w:r>
            </w:ins>
          </w:p>
        </w:tc>
        <w:tc>
          <w:tcPr>
            <w:tcW w:w="1860" w:type="dxa"/>
            <w:tcBorders>
              <w:top w:val="nil"/>
              <w:left w:val="nil"/>
              <w:bottom w:val="single" w:sz="4" w:space="0" w:color="auto"/>
              <w:right w:val="single" w:sz="4" w:space="0" w:color="auto"/>
            </w:tcBorders>
            <w:shd w:val="clear" w:color="auto" w:fill="auto"/>
            <w:noWrap/>
            <w:vAlign w:val="bottom"/>
            <w:hideMark/>
            <w:tcPrChange w:id="1154" w:author="Foong" w:date="2016-06-27T19:37:00Z">
              <w:tcPr>
                <w:tcW w:w="1860" w:type="dxa"/>
                <w:tcBorders>
                  <w:top w:val="nil"/>
                  <w:left w:val="nil"/>
                  <w:bottom w:val="single" w:sz="4" w:space="0" w:color="auto"/>
                  <w:right w:val="single" w:sz="4" w:space="0" w:color="auto"/>
                </w:tcBorders>
                <w:shd w:val="clear" w:color="auto" w:fill="auto"/>
                <w:noWrap/>
                <w:vAlign w:val="bottom"/>
                <w:hideMark/>
              </w:tcPr>
            </w:tcPrChange>
          </w:tcPr>
          <w:p w14:paraId="14FA8A2C" w14:textId="77777777" w:rsidR="005B14DE" w:rsidRPr="00000C22" w:rsidRDefault="005B14DE" w:rsidP="00097960">
            <w:pPr>
              <w:widowControl/>
              <w:rPr>
                <w:ins w:id="1155" w:author="Foong" w:date="2016-06-27T19:18:00Z"/>
                <w:rFonts w:ascii="Calibri" w:eastAsia="Times New Roman" w:hAnsi="Calibri"/>
                <w:color w:val="000000"/>
                <w:kern w:val="0"/>
                <w:sz w:val="22"/>
                <w:szCs w:val="22"/>
                <w:lang w:val="en-MY" w:eastAsia="en-MY"/>
              </w:rPr>
            </w:pPr>
            <w:ins w:id="1156" w:author="Foong" w:date="2016-06-27T19:18:00Z">
              <w:r w:rsidRPr="00000C22">
                <w:rPr>
                  <w:rFonts w:ascii="Calibri" w:eastAsia="Times New Roman" w:hAnsi="Calibri"/>
                  <w:color w:val="000000"/>
                  <w:kern w:val="0"/>
                  <w:sz w:val="22"/>
                  <w:szCs w:val="22"/>
                  <w:lang w:val="en-MY" w:eastAsia="en-MY"/>
                </w:rPr>
                <w:t xml:space="preserve"> t-1</w:t>
              </w:r>
            </w:ins>
          </w:p>
        </w:tc>
        <w:tc>
          <w:tcPr>
            <w:tcW w:w="2140" w:type="dxa"/>
            <w:tcBorders>
              <w:top w:val="nil"/>
              <w:left w:val="nil"/>
              <w:bottom w:val="single" w:sz="4" w:space="0" w:color="auto"/>
              <w:right w:val="nil"/>
            </w:tcBorders>
            <w:shd w:val="clear" w:color="auto" w:fill="auto"/>
            <w:noWrap/>
            <w:vAlign w:val="bottom"/>
            <w:hideMark/>
            <w:tcPrChange w:id="1157" w:author="Foong" w:date="2016-06-27T19:37:00Z">
              <w:tcPr>
                <w:tcW w:w="2140" w:type="dxa"/>
                <w:tcBorders>
                  <w:top w:val="nil"/>
                  <w:left w:val="nil"/>
                  <w:bottom w:val="single" w:sz="4" w:space="0" w:color="auto"/>
                  <w:right w:val="nil"/>
                </w:tcBorders>
                <w:shd w:val="clear" w:color="auto" w:fill="auto"/>
                <w:noWrap/>
                <w:vAlign w:val="bottom"/>
                <w:hideMark/>
              </w:tcPr>
            </w:tcPrChange>
          </w:tcPr>
          <w:p w14:paraId="6A937D91" w14:textId="77777777" w:rsidR="005B14DE" w:rsidRPr="00000C22" w:rsidRDefault="005B14DE" w:rsidP="00097960">
            <w:pPr>
              <w:widowControl/>
              <w:rPr>
                <w:ins w:id="1158" w:author="Foong" w:date="2016-06-27T19:18:00Z"/>
                <w:rFonts w:ascii="Calibri" w:eastAsia="Times New Roman" w:hAnsi="Calibri"/>
                <w:color w:val="000000"/>
                <w:kern w:val="0"/>
                <w:sz w:val="22"/>
                <w:szCs w:val="22"/>
                <w:lang w:val="en-MY" w:eastAsia="en-MY"/>
              </w:rPr>
            </w:pPr>
            <w:ins w:id="1159" w:author="Foong" w:date="2016-06-27T19:18:00Z">
              <w:r w:rsidRPr="00000C22">
                <w:rPr>
                  <w:rFonts w:ascii="Calibri" w:eastAsia="Times New Roman" w:hAnsi="Calibri"/>
                  <w:color w:val="000000"/>
                  <w:kern w:val="0"/>
                  <w:sz w:val="22"/>
                  <w:szCs w:val="22"/>
                  <w:lang w:val="en-MY" w:eastAsia="en-MY"/>
                </w:rPr>
                <w:t> </w:t>
              </w:r>
            </w:ins>
          </w:p>
        </w:tc>
        <w:tc>
          <w:tcPr>
            <w:tcW w:w="4138" w:type="dxa"/>
            <w:tcBorders>
              <w:top w:val="nil"/>
              <w:left w:val="single" w:sz="4" w:space="0" w:color="auto"/>
              <w:bottom w:val="nil"/>
              <w:right w:val="single" w:sz="4" w:space="0" w:color="auto"/>
            </w:tcBorders>
            <w:shd w:val="clear" w:color="auto" w:fill="auto"/>
            <w:vAlign w:val="bottom"/>
            <w:hideMark/>
            <w:tcPrChange w:id="1160" w:author="Foong" w:date="2016-06-27T19:37:00Z">
              <w:tcPr>
                <w:tcW w:w="4280" w:type="dxa"/>
                <w:tcBorders>
                  <w:top w:val="nil"/>
                  <w:left w:val="single" w:sz="4" w:space="0" w:color="auto"/>
                  <w:bottom w:val="nil"/>
                  <w:right w:val="single" w:sz="4" w:space="0" w:color="auto"/>
                </w:tcBorders>
                <w:shd w:val="clear" w:color="auto" w:fill="auto"/>
                <w:vAlign w:val="bottom"/>
                <w:hideMark/>
              </w:tcPr>
            </w:tcPrChange>
          </w:tcPr>
          <w:p w14:paraId="37451DBC" w14:textId="77777777" w:rsidR="005B14DE" w:rsidRPr="00000C22" w:rsidRDefault="005B14DE" w:rsidP="00097960">
            <w:pPr>
              <w:widowControl/>
              <w:rPr>
                <w:ins w:id="1161" w:author="Foong" w:date="2016-06-27T19:18:00Z"/>
                <w:rFonts w:ascii="Calibri" w:eastAsia="Times New Roman" w:hAnsi="Calibri"/>
                <w:color w:val="000000"/>
                <w:kern w:val="0"/>
                <w:sz w:val="22"/>
                <w:szCs w:val="22"/>
                <w:lang w:val="en-MY" w:eastAsia="en-MY"/>
              </w:rPr>
            </w:pPr>
            <w:ins w:id="1162" w:author="Foong" w:date="2016-06-27T19:18:00Z">
              <w:r w:rsidRPr="00000C22">
                <w:rPr>
                  <w:rFonts w:ascii="Calibri" w:eastAsia="Times New Roman" w:hAnsi="Calibri"/>
                  <w:color w:val="000000"/>
                  <w:kern w:val="0"/>
                  <w:sz w:val="22"/>
                  <w:szCs w:val="22"/>
                  <w:lang w:val="en-MY" w:eastAsia="en-MY"/>
                </w:rPr>
                <w:t> </w:t>
              </w:r>
            </w:ins>
          </w:p>
        </w:tc>
      </w:tr>
      <w:tr w:rsidR="005B14DE" w:rsidRPr="00000C22" w14:paraId="454BDC92" w14:textId="77777777" w:rsidTr="00B6656B">
        <w:trPr>
          <w:trHeight w:val="300"/>
          <w:ins w:id="1163" w:author="Foong" w:date="2016-06-27T19:18:00Z"/>
          <w:trPrChange w:id="1164" w:author="Foong" w:date="2016-06-27T19:37:00Z">
            <w:trPr>
              <w:trHeight w:val="300"/>
            </w:trPr>
          </w:trPrChange>
        </w:trPr>
        <w:tc>
          <w:tcPr>
            <w:tcW w:w="1780" w:type="dxa"/>
            <w:tcBorders>
              <w:top w:val="nil"/>
              <w:left w:val="single" w:sz="4" w:space="0" w:color="auto"/>
              <w:bottom w:val="single" w:sz="4" w:space="0" w:color="auto"/>
              <w:right w:val="single" w:sz="4" w:space="0" w:color="auto"/>
            </w:tcBorders>
            <w:shd w:val="clear" w:color="auto" w:fill="auto"/>
            <w:noWrap/>
            <w:vAlign w:val="bottom"/>
            <w:hideMark/>
            <w:tcPrChange w:id="1165" w:author="Foong" w:date="2016-06-27T19:37:00Z">
              <w:tcPr>
                <w:tcW w:w="178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1DEBEA81" w14:textId="77777777" w:rsidR="005B14DE" w:rsidRPr="00000C22" w:rsidRDefault="005B14DE" w:rsidP="00097960">
            <w:pPr>
              <w:widowControl/>
              <w:rPr>
                <w:ins w:id="1166" w:author="Foong" w:date="2016-06-27T19:18:00Z"/>
                <w:rFonts w:ascii="Calibri" w:eastAsia="Times New Roman" w:hAnsi="Calibri"/>
                <w:color w:val="000000"/>
                <w:kern w:val="0"/>
                <w:sz w:val="22"/>
                <w:szCs w:val="22"/>
                <w:lang w:val="en-MY" w:eastAsia="en-MY"/>
              </w:rPr>
            </w:pPr>
            <w:ins w:id="1167" w:author="Foong" w:date="2016-06-27T19:18:00Z">
              <w:r w:rsidRPr="00000C22">
                <w:rPr>
                  <w:rFonts w:ascii="Calibri" w:eastAsia="Times New Roman" w:hAnsi="Calibri"/>
                  <w:color w:val="000000"/>
                  <w:kern w:val="0"/>
                  <w:sz w:val="22"/>
                  <w:szCs w:val="22"/>
                  <w:lang w:val="en-MY" w:eastAsia="en-MY"/>
                </w:rPr>
                <w:t> </w:t>
              </w:r>
            </w:ins>
          </w:p>
        </w:tc>
        <w:tc>
          <w:tcPr>
            <w:tcW w:w="1860" w:type="dxa"/>
            <w:tcBorders>
              <w:top w:val="nil"/>
              <w:left w:val="nil"/>
              <w:bottom w:val="single" w:sz="4" w:space="0" w:color="auto"/>
              <w:right w:val="single" w:sz="4" w:space="0" w:color="auto"/>
            </w:tcBorders>
            <w:shd w:val="clear" w:color="auto" w:fill="auto"/>
            <w:noWrap/>
            <w:vAlign w:val="bottom"/>
            <w:hideMark/>
            <w:tcPrChange w:id="1168" w:author="Foong" w:date="2016-06-27T19:37:00Z">
              <w:tcPr>
                <w:tcW w:w="1860" w:type="dxa"/>
                <w:tcBorders>
                  <w:top w:val="nil"/>
                  <w:left w:val="nil"/>
                  <w:bottom w:val="single" w:sz="4" w:space="0" w:color="auto"/>
                  <w:right w:val="single" w:sz="4" w:space="0" w:color="auto"/>
                </w:tcBorders>
                <w:shd w:val="clear" w:color="auto" w:fill="auto"/>
                <w:noWrap/>
                <w:vAlign w:val="bottom"/>
                <w:hideMark/>
              </w:tcPr>
            </w:tcPrChange>
          </w:tcPr>
          <w:p w14:paraId="7E900670" w14:textId="77777777" w:rsidR="005B14DE" w:rsidRPr="00000C22" w:rsidRDefault="005B14DE" w:rsidP="00097960">
            <w:pPr>
              <w:widowControl/>
              <w:rPr>
                <w:ins w:id="1169" w:author="Foong" w:date="2016-06-27T19:18:00Z"/>
                <w:rFonts w:ascii="Calibri" w:eastAsia="Times New Roman" w:hAnsi="Calibri"/>
                <w:color w:val="000000"/>
                <w:kern w:val="0"/>
                <w:sz w:val="22"/>
                <w:szCs w:val="22"/>
                <w:lang w:val="en-MY" w:eastAsia="en-MY"/>
              </w:rPr>
            </w:pPr>
            <w:ins w:id="1170" w:author="Foong" w:date="2016-06-27T19:18:00Z">
              <w:r w:rsidRPr="00000C22">
                <w:rPr>
                  <w:rFonts w:ascii="Calibri" w:eastAsia="Times New Roman" w:hAnsi="Calibri"/>
                  <w:color w:val="000000"/>
                  <w:kern w:val="0"/>
                  <w:sz w:val="22"/>
                  <w:szCs w:val="22"/>
                  <w:lang w:val="en-MY" w:eastAsia="en-MY"/>
                </w:rPr>
                <w:t xml:space="preserve"> PV</w:t>
              </w:r>
            </w:ins>
          </w:p>
        </w:tc>
        <w:tc>
          <w:tcPr>
            <w:tcW w:w="2140" w:type="dxa"/>
            <w:tcBorders>
              <w:top w:val="nil"/>
              <w:left w:val="nil"/>
              <w:bottom w:val="single" w:sz="4" w:space="0" w:color="auto"/>
              <w:right w:val="nil"/>
            </w:tcBorders>
            <w:shd w:val="clear" w:color="auto" w:fill="auto"/>
            <w:noWrap/>
            <w:vAlign w:val="bottom"/>
            <w:hideMark/>
            <w:tcPrChange w:id="1171" w:author="Foong" w:date="2016-06-27T19:37:00Z">
              <w:tcPr>
                <w:tcW w:w="2140" w:type="dxa"/>
                <w:tcBorders>
                  <w:top w:val="nil"/>
                  <w:left w:val="nil"/>
                  <w:bottom w:val="single" w:sz="4" w:space="0" w:color="auto"/>
                  <w:right w:val="nil"/>
                </w:tcBorders>
                <w:shd w:val="clear" w:color="auto" w:fill="auto"/>
                <w:noWrap/>
                <w:vAlign w:val="bottom"/>
                <w:hideMark/>
              </w:tcPr>
            </w:tcPrChange>
          </w:tcPr>
          <w:p w14:paraId="76540400" w14:textId="77777777" w:rsidR="005B14DE" w:rsidRPr="00000C22" w:rsidRDefault="005B14DE" w:rsidP="00097960">
            <w:pPr>
              <w:widowControl/>
              <w:rPr>
                <w:ins w:id="1172" w:author="Foong" w:date="2016-06-27T19:18:00Z"/>
                <w:rFonts w:ascii="Calibri" w:eastAsia="Times New Roman" w:hAnsi="Calibri"/>
                <w:color w:val="000000"/>
                <w:kern w:val="0"/>
                <w:sz w:val="22"/>
                <w:szCs w:val="22"/>
                <w:lang w:val="en-MY" w:eastAsia="en-MY"/>
              </w:rPr>
            </w:pPr>
            <w:ins w:id="1173" w:author="Foong" w:date="2016-06-27T19:18:00Z">
              <w:r w:rsidRPr="00000C22">
                <w:rPr>
                  <w:rFonts w:ascii="Calibri" w:eastAsia="Times New Roman" w:hAnsi="Calibri"/>
                  <w:color w:val="000000"/>
                  <w:kern w:val="0"/>
                  <w:sz w:val="22"/>
                  <w:szCs w:val="22"/>
                  <w:lang w:val="en-MY" w:eastAsia="en-MY"/>
                </w:rPr>
                <w:t> </w:t>
              </w:r>
            </w:ins>
          </w:p>
        </w:tc>
        <w:tc>
          <w:tcPr>
            <w:tcW w:w="4138" w:type="dxa"/>
            <w:tcBorders>
              <w:top w:val="nil"/>
              <w:left w:val="single" w:sz="4" w:space="0" w:color="auto"/>
              <w:bottom w:val="nil"/>
              <w:right w:val="single" w:sz="4" w:space="0" w:color="auto"/>
            </w:tcBorders>
            <w:shd w:val="clear" w:color="auto" w:fill="auto"/>
            <w:vAlign w:val="bottom"/>
            <w:hideMark/>
            <w:tcPrChange w:id="1174" w:author="Foong" w:date="2016-06-27T19:37:00Z">
              <w:tcPr>
                <w:tcW w:w="4280" w:type="dxa"/>
                <w:tcBorders>
                  <w:top w:val="nil"/>
                  <w:left w:val="single" w:sz="4" w:space="0" w:color="auto"/>
                  <w:bottom w:val="nil"/>
                  <w:right w:val="single" w:sz="4" w:space="0" w:color="auto"/>
                </w:tcBorders>
                <w:shd w:val="clear" w:color="auto" w:fill="auto"/>
                <w:vAlign w:val="bottom"/>
                <w:hideMark/>
              </w:tcPr>
            </w:tcPrChange>
          </w:tcPr>
          <w:p w14:paraId="102A6405" w14:textId="77777777" w:rsidR="005B14DE" w:rsidRPr="00000C22" w:rsidRDefault="005B14DE" w:rsidP="00097960">
            <w:pPr>
              <w:widowControl/>
              <w:rPr>
                <w:ins w:id="1175" w:author="Foong" w:date="2016-06-27T19:18:00Z"/>
                <w:rFonts w:ascii="Calibri" w:eastAsia="Times New Roman" w:hAnsi="Calibri"/>
                <w:color w:val="000000"/>
                <w:kern w:val="0"/>
                <w:sz w:val="22"/>
                <w:szCs w:val="22"/>
                <w:lang w:val="en-MY" w:eastAsia="en-MY"/>
              </w:rPr>
            </w:pPr>
            <w:ins w:id="1176" w:author="Foong" w:date="2016-06-27T19:18:00Z">
              <w:r w:rsidRPr="00000C22">
                <w:rPr>
                  <w:rFonts w:ascii="Calibri" w:eastAsia="Times New Roman" w:hAnsi="Calibri"/>
                  <w:color w:val="000000"/>
                  <w:kern w:val="0"/>
                  <w:sz w:val="22"/>
                  <w:szCs w:val="22"/>
                  <w:lang w:val="en-MY" w:eastAsia="en-MY"/>
                </w:rPr>
                <w:t> </w:t>
              </w:r>
            </w:ins>
          </w:p>
        </w:tc>
      </w:tr>
      <w:tr w:rsidR="005B14DE" w:rsidRPr="00000C22" w14:paraId="7C4AC2DD" w14:textId="77777777" w:rsidTr="00B6656B">
        <w:trPr>
          <w:trHeight w:val="300"/>
          <w:ins w:id="1177" w:author="Foong" w:date="2016-06-27T19:18:00Z"/>
          <w:trPrChange w:id="1178" w:author="Foong" w:date="2016-06-27T19:37:00Z">
            <w:trPr>
              <w:trHeight w:val="300"/>
            </w:trPr>
          </w:trPrChange>
        </w:trPr>
        <w:tc>
          <w:tcPr>
            <w:tcW w:w="1780" w:type="dxa"/>
            <w:tcBorders>
              <w:top w:val="nil"/>
              <w:left w:val="single" w:sz="4" w:space="0" w:color="auto"/>
              <w:bottom w:val="single" w:sz="4" w:space="0" w:color="auto"/>
              <w:right w:val="single" w:sz="4" w:space="0" w:color="auto"/>
            </w:tcBorders>
            <w:shd w:val="clear" w:color="auto" w:fill="auto"/>
            <w:noWrap/>
            <w:vAlign w:val="bottom"/>
            <w:hideMark/>
            <w:tcPrChange w:id="1179" w:author="Foong" w:date="2016-06-27T19:37:00Z">
              <w:tcPr>
                <w:tcW w:w="178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0A59B531" w14:textId="77777777" w:rsidR="005B14DE" w:rsidRPr="00000C22" w:rsidRDefault="005B14DE" w:rsidP="00097960">
            <w:pPr>
              <w:widowControl/>
              <w:rPr>
                <w:ins w:id="1180" w:author="Foong" w:date="2016-06-27T19:18:00Z"/>
                <w:rFonts w:ascii="Calibri" w:eastAsia="Times New Roman" w:hAnsi="Calibri"/>
                <w:color w:val="000000"/>
                <w:kern w:val="0"/>
                <w:sz w:val="22"/>
                <w:szCs w:val="22"/>
                <w:lang w:val="en-MY" w:eastAsia="en-MY"/>
              </w:rPr>
            </w:pPr>
            <w:ins w:id="1181" w:author="Foong" w:date="2016-06-27T19:18:00Z">
              <w:r w:rsidRPr="00000C22">
                <w:rPr>
                  <w:rFonts w:ascii="Calibri" w:eastAsia="Times New Roman" w:hAnsi="Calibri"/>
                  <w:color w:val="000000"/>
                  <w:kern w:val="0"/>
                  <w:sz w:val="22"/>
                  <w:szCs w:val="22"/>
                  <w:lang w:val="en-MY" w:eastAsia="en-MY"/>
                </w:rPr>
                <w:t> </w:t>
              </w:r>
            </w:ins>
          </w:p>
        </w:tc>
        <w:tc>
          <w:tcPr>
            <w:tcW w:w="1860" w:type="dxa"/>
            <w:tcBorders>
              <w:top w:val="nil"/>
              <w:left w:val="nil"/>
              <w:bottom w:val="single" w:sz="4" w:space="0" w:color="auto"/>
              <w:right w:val="single" w:sz="4" w:space="0" w:color="auto"/>
            </w:tcBorders>
            <w:shd w:val="clear" w:color="auto" w:fill="auto"/>
            <w:noWrap/>
            <w:vAlign w:val="bottom"/>
            <w:hideMark/>
            <w:tcPrChange w:id="1182" w:author="Foong" w:date="2016-06-27T19:37:00Z">
              <w:tcPr>
                <w:tcW w:w="1860" w:type="dxa"/>
                <w:tcBorders>
                  <w:top w:val="nil"/>
                  <w:left w:val="nil"/>
                  <w:bottom w:val="single" w:sz="4" w:space="0" w:color="auto"/>
                  <w:right w:val="single" w:sz="4" w:space="0" w:color="auto"/>
                </w:tcBorders>
                <w:shd w:val="clear" w:color="auto" w:fill="auto"/>
                <w:noWrap/>
                <w:vAlign w:val="bottom"/>
                <w:hideMark/>
              </w:tcPr>
            </w:tcPrChange>
          </w:tcPr>
          <w:p w14:paraId="2E88DEB6" w14:textId="77777777" w:rsidR="005B14DE" w:rsidRPr="00000C22" w:rsidRDefault="005B14DE" w:rsidP="00097960">
            <w:pPr>
              <w:widowControl/>
              <w:rPr>
                <w:ins w:id="1183" w:author="Foong" w:date="2016-06-27T19:18:00Z"/>
                <w:rFonts w:ascii="Calibri" w:eastAsia="Times New Roman" w:hAnsi="Calibri"/>
                <w:color w:val="000000"/>
                <w:kern w:val="0"/>
                <w:sz w:val="22"/>
                <w:szCs w:val="22"/>
                <w:lang w:val="en-MY" w:eastAsia="en-MY"/>
              </w:rPr>
            </w:pPr>
            <w:ins w:id="1184" w:author="Foong" w:date="2016-06-27T19:18:00Z">
              <w:r w:rsidRPr="00000C22">
                <w:rPr>
                  <w:rFonts w:ascii="Calibri" w:eastAsia="Times New Roman" w:hAnsi="Calibri"/>
                  <w:color w:val="000000"/>
                  <w:kern w:val="0"/>
                  <w:sz w:val="22"/>
                  <w:szCs w:val="22"/>
                  <w:lang w:val="en-MY" w:eastAsia="en-MY"/>
                </w:rPr>
                <w:t xml:space="preserve"> FV</w:t>
              </w:r>
            </w:ins>
          </w:p>
        </w:tc>
        <w:tc>
          <w:tcPr>
            <w:tcW w:w="2140" w:type="dxa"/>
            <w:tcBorders>
              <w:top w:val="nil"/>
              <w:left w:val="nil"/>
              <w:bottom w:val="single" w:sz="4" w:space="0" w:color="auto"/>
              <w:right w:val="nil"/>
            </w:tcBorders>
            <w:shd w:val="clear" w:color="auto" w:fill="auto"/>
            <w:noWrap/>
            <w:vAlign w:val="bottom"/>
            <w:hideMark/>
            <w:tcPrChange w:id="1185" w:author="Foong" w:date="2016-06-27T19:37:00Z">
              <w:tcPr>
                <w:tcW w:w="2140" w:type="dxa"/>
                <w:tcBorders>
                  <w:top w:val="nil"/>
                  <w:left w:val="nil"/>
                  <w:bottom w:val="single" w:sz="4" w:space="0" w:color="auto"/>
                  <w:right w:val="nil"/>
                </w:tcBorders>
                <w:shd w:val="clear" w:color="auto" w:fill="auto"/>
                <w:noWrap/>
                <w:vAlign w:val="bottom"/>
                <w:hideMark/>
              </w:tcPr>
            </w:tcPrChange>
          </w:tcPr>
          <w:p w14:paraId="53D4B1A6" w14:textId="77777777" w:rsidR="005B14DE" w:rsidRPr="00000C22" w:rsidRDefault="005B14DE" w:rsidP="00097960">
            <w:pPr>
              <w:widowControl/>
              <w:rPr>
                <w:ins w:id="1186" w:author="Foong" w:date="2016-06-27T19:18:00Z"/>
                <w:rFonts w:ascii="Calibri" w:eastAsia="Times New Roman" w:hAnsi="Calibri"/>
                <w:color w:val="000000"/>
                <w:kern w:val="0"/>
                <w:sz w:val="22"/>
                <w:szCs w:val="22"/>
                <w:lang w:val="en-MY" w:eastAsia="en-MY"/>
              </w:rPr>
            </w:pPr>
            <w:ins w:id="1187" w:author="Foong" w:date="2016-06-27T19:18:00Z">
              <w:r w:rsidRPr="00000C22">
                <w:rPr>
                  <w:rFonts w:ascii="Calibri" w:eastAsia="Times New Roman" w:hAnsi="Calibri"/>
                  <w:color w:val="000000"/>
                  <w:kern w:val="0"/>
                  <w:sz w:val="22"/>
                  <w:szCs w:val="22"/>
                  <w:lang w:val="en-MY" w:eastAsia="en-MY"/>
                </w:rPr>
                <w:t> </w:t>
              </w:r>
            </w:ins>
          </w:p>
        </w:tc>
        <w:tc>
          <w:tcPr>
            <w:tcW w:w="4138" w:type="dxa"/>
            <w:tcBorders>
              <w:top w:val="nil"/>
              <w:left w:val="single" w:sz="4" w:space="0" w:color="auto"/>
              <w:bottom w:val="nil"/>
              <w:right w:val="single" w:sz="4" w:space="0" w:color="auto"/>
            </w:tcBorders>
            <w:shd w:val="clear" w:color="auto" w:fill="auto"/>
            <w:vAlign w:val="bottom"/>
            <w:hideMark/>
            <w:tcPrChange w:id="1188" w:author="Foong" w:date="2016-06-27T19:37:00Z">
              <w:tcPr>
                <w:tcW w:w="4280" w:type="dxa"/>
                <w:tcBorders>
                  <w:top w:val="nil"/>
                  <w:left w:val="single" w:sz="4" w:space="0" w:color="auto"/>
                  <w:bottom w:val="nil"/>
                  <w:right w:val="single" w:sz="4" w:space="0" w:color="auto"/>
                </w:tcBorders>
                <w:shd w:val="clear" w:color="auto" w:fill="auto"/>
                <w:vAlign w:val="bottom"/>
                <w:hideMark/>
              </w:tcPr>
            </w:tcPrChange>
          </w:tcPr>
          <w:p w14:paraId="21B01CBA" w14:textId="77777777" w:rsidR="005B14DE" w:rsidRPr="00000C22" w:rsidRDefault="005B14DE" w:rsidP="00097960">
            <w:pPr>
              <w:widowControl/>
              <w:rPr>
                <w:ins w:id="1189" w:author="Foong" w:date="2016-06-27T19:18:00Z"/>
                <w:rFonts w:ascii="Calibri" w:eastAsia="Times New Roman" w:hAnsi="Calibri"/>
                <w:color w:val="000000"/>
                <w:kern w:val="0"/>
                <w:sz w:val="22"/>
                <w:szCs w:val="22"/>
                <w:lang w:val="en-MY" w:eastAsia="en-MY"/>
              </w:rPr>
            </w:pPr>
            <w:ins w:id="1190" w:author="Foong" w:date="2016-06-27T19:18:00Z">
              <w:r w:rsidRPr="00000C22">
                <w:rPr>
                  <w:rFonts w:ascii="Calibri" w:eastAsia="Times New Roman" w:hAnsi="Calibri"/>
                  <w:color w:val="000000"/>
                  <w:kern w:val="0"/>
                  <w:sz w:val="22"/>
                  <w:szCs w:val="22"/>
                  <w:lang w:val="en-MY" w:eastAsia="en-MY"/>
                </w:rPr>
                <w:t> </w:t>
              </w:r>
            </w:ins>
          </w:p>
        </w:tc>
      </w:tr>
      <w:tr w:rsidR="005B14DE" w:rsidRPr="00000C22" w14:paraId="28AF478C" w14:textId="77777777" w:rsidTr="00B6656B">
        <w:trPr>
          <w:trHeight w:val="300"/>
          <w:ins w:id="1191" w:author="Foong" w:date="2016-06-27T19:18:00Z"/>
          <w:trPrChange w:id="1192" w:author="Foong" w:date="2016-06-27T19:37:00Z">
            <w:trPr>
              <w:trHeight w:val="300"/>
            </w:trPr>
          </w:trPrChange>
        </w:trPr>
        <w:tc>
          <w:tcPr>
            <w:tcW w:w="1780" w:type="dxa"/>
            <w:tcBorders>
              <w:top w:val="nil"/>
              <w:left w:val="single" w:sz="4" w:space="0" w:color="auto"/>
              <w:bottom w:val="single" w:sz="4" w:space="0" w:color="auto"/>
              <w:right w:val="single" w:sz="4" w:space="0" w:color="auto"/>
            </w:tcBorders>
            <w:shd w:val="clear" w:color="auto" w:fill="auto"/>
            <w:noWrap/>
            <w:vAlign w:val="bottom"/>
            <w:hideMark/>
            <w:tcPrChange w:id="1193" w:author="Foong" w:date="2016-06-27T19:37:00Z">
              <w:tcPr>
                <w:tcW w:w="178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5B229A6F" w14:textId="77777777" w:rsidR="005B14DE" w:rsidRPr="00000C22" w:rsidRDefault="005B14DE" w:rsidP="00097960">
            <w:pPr>
              <w:widowControl/>
              <w:rPr>
                <w:ins w:id="1194" w:author="Foong" w:date="2016-06-27T19:18:00Z"/>
                <w:rFonts w:ascii="Calibri" w:eastAsia="Times New Roman" w:hAnsi="Calibri"/>
                <w:color w:val="000000"/>
                <w:kern w:val="0"/>
                <w:sz w:val="22"/>
                <w:szCs w:val="22"/>
                <w:lang w:val="en-MY" w:eastAsia="en-MY"/>
              </w:rPr>
            </w:pPr>
            <w:ins w:id="1195" w:author="Foong" w:date="2016-06-27T19:18:00Z">
              <w:r w:rsidRPr="00000C22">
                <w:rPr>
                  <w:rFonts w:ascii="Calibri" w:eastAsia="Times New Roman" w:hAnsi="Calibri"/>
                  <w:color w:val="000000"/>
                  <w:kern w:val="0"/>
                  <w:sz w:val="22"/>
                  <w:szCs w:val="22"/>
                  <w:lang w:val="en-MY" w:eastAsia="en-MY"/>
                </w:rPr>
                <w:t> </w:t>
              </w:r>
            </w:ins>
          </w:p>
        </w:tc>
        <w:tc>
          <w:tcPr>
            <w:tcW w:w="1860" w:type="dxa"/>
            <w:tcBorders>
              <w:top w:val="nil"/>
              <w:left w:val="nil"/>
              <w:bottom w:val="single" w:sz="4" w:space="0" w:color="auto"/>
              <w:right w:val="single" w:sz="4" w:space="0" w:color="auto"/>
            </w:tcBorders>
            <w:shd w:val="clear" w:color="auto" w:fill="auto"/>
            <w:noWrap/>
            <w:vAlign w:val="bottom"/>
            <w:hideMark/>
            <w:tcPrChange w:id="1196" w:author="Foong" w:date="2016-06-27T19:37:00Z">
              <w:tcPr>
                <w:tcW w:w="1860" w:type="dxa"/>
                <w:tcBorders>
                  <w:top w:val="nil"/>
                  <w:left w:val="nil"/>
                  <w:bottom w:val="single" w:sz="4" w:space="0" w:color="auto"/>
                  <w:right w:val="single" w:sz="4" w:space="0" w:color="auto"/>
                </w:tcBorders>
                <w:shd w:val="clear" w:color="auto" w:fill="auto"/>
                <w:noWrap/>
                <w:vAlign w:val="bottom"/>
                <w:hideMark/>
              </w:tcPr>
            </w:tcPrChange>
          </w:tcPr>
          <w:p w14:paraId="598B81CB" w14:textId="77777777" w:rsidR="005B14DE" w:rsidRPr="00000C22" w:rsidRDefault="005B14DE" w:rsidP="00097960">
            <w:pPr>
              <w:widowControl/>
              <w:rPr>
                <w:ins w:id="1197" w:author="Foong" w:date="2016-06-27T19:18:00Z"/>
                <w:rFonts w:ascii="Calibri" w:eastAsia="Times New Roman" w:hAnsi="Calibri"/>
                <w:color w:val="000000"/>
                <w:kern w:val="0"/>
                <w:sz w:val="22"/>
                <w:szCs w:val="22"/>
                <w:lang w:val="en-MY" w:eastAsia="en-MY"/>
              </w:rPr>
            </w:pPr>
            <w:ins w:id="1198" w:author="Foong" w:date="2016-06-27T19:18:00Z">
              <w:r w:rsidRPr="00000C22">
                <w:rPr>
                  <w:rFonts w:ascii="Calibri" w:eastAsia="Times New Roman" w:hAnsi="Calibri"/>
                  <w:color w:val="000000"/>
                  <w:kern w:val="0"/>
                  <w:sz w:val="22"/>
                  <w:szCs w:val="22"/>
                  <w:lang w:val="en-MY" w:eastAsia="en-MY"/>
                </w:rPr>
                <w:t>Min</w:t>
              </w:r>
            </w:ins>
          </w:p>
        </w:tc>
        <w:tc>
          <w:tcPr>
            <w:tcW w:w="2140" w:type="dxa"/>
            <w:tcBorders>
              <w:top w:val="nil"/>
              <w:left w:val="nil"/>
              <w:bottom w:val="single" w:sz="4" w:space="0" w:color="auto"/>
              <w:right w:val="nil"/>
            </w:tcBorders>
            <w:shd w:val="clear" w:color="auto" w:fill="auto"/>
            <w:noWrap/>
            <w:vAlign w:val="bottom"/>
            <w:hideMark/>
            <w:tcPrChange w:id="1199" w:author="Foong" w:date="2016-06-27T19:37:00Z">
              <w:tcPr>
                <w:tcW w:w="2140" w:type="dxa"/>
                <w:tcBorders>
                  <w:top w:val="nil"/>
                  <w:left w:val="nil"/>
                  <w:bottom w:val="single" w:sz="4" w:space="0" w:color="auto"/>
                  <w:right w:val="nil"/>
                </w:tcBorders>
                <w:shd w:val="clear" w:color="auto" w:fill="auto"/>
                <w:noWrap/>
                <w:vAlign w:val="bottom"/>
                <w:hideMark/>
              </w:tcPr>
            </w:tcPrChange>
          </w:tcPr>
          <w:p w14:paraId="57FF310C" w14:textId="77777777" w:rsidR="005B14DE" w:rsidRPr="00000C22" w:rsidRDefault="005B14DE" w:rsidP="00097960">
            <w:pPr>
              <w:widowControl/>
              <w:rPr>
                <w:ins w:id="1200" w:author="Foong" w:date="2016-06-27T19:18:00Z"/>
                <w:rFonts w:ascii="Calibri" w:eastAsia="Times New Roman" w:hAnsi="Calibri"/>
                <w:color w:val="000000"/>
                <w:kern w:val="0"/>
                <w:sz w:val="22"/>
                <w:szCs w:val="22"/>
                <w:lang w:val="en-MY" w:eastAsia="en-MY"/>
              </w:rPr>
            </w:pPr>
            <w:ins w:id="1201" w:author="Foong" w:date="2016-06-27T19:18:00Z">
              <w:r w:rsidRPr="00000C22">
                <w:rPr>
                  <w:rFonts w:ascii="Calibri" w:eastAsia="Times New Roman" w:hAnsi="Calibri"/>
                  <w:color w:val="000000"/>
                  <w:kern w:val="0"/>
                  <w:sz w:val="22"/>
                  <w:szCs w:val="22"/>
                  <w:lang w:val="en-MY" w:eastAsia="en-MY"/>
                </w:rPr>
                <w:t> </w:t>
              </w:r>
            </w:ins>
          </w:p>
        </w:tc>
        <w:tc>
          <w:tcPr>
            <w:tcW w:w="4138" w:type="dxa"/>
            <w:tcBorders>
              <w:top w:val="nil"/>
              <w:left w:val="single" w:sz="4" w:space="0" w:color="auto"/>
              <w:bottom w:val="nil"/>
              <w:right w:val="single" w:sz="4" w:space="0" w:color="auto"/>
            </w:tcBorders>
            <w:shd w:val="clear" w:color="auto" w:fill="auto"/>
            <w:vAlign w:val="bottom"/>
            <w:hideMark/>
            <w:tcPrChange w:id="1202" w:author="Foong" w:date="2016-06-27T19:37:00Z">
              <w:tcPr>
                <w:tcW w:w="4280" w:type="dxa"/>
                <w:tcBorders>
                  <w:top w:val="nil"/>
                  <w:left w:val="single" w:sz="4" w:space="0" w:color="auto"/>
                  <w:bottom w:val="nil"/>
                  <w:right w:val="single" w:sz="4" w:space="0" w:color="auto"/>
                </w:tcBorders>
                <w:shd w:val="clear" w:color="auto" w:fill="auto"/>
                <w:vAlign w:val="bottom"/>
                <w:hideMark/>
              </w:tcPr>
            </w:tcPrChange>
          </w:tcPr>
          <w:p w14:paraId="74096D34" w14:textId="77777777" w:rsidR="005B14DE" w:rsidRPr="00000C22" w:rsidRDefault="005B14DE" w:rsidP="00097960">
            <w:pPr>
              <w:widowControl/>
              <w:rPr>
                <w:ins w:id="1203" w:author="Foong" w:date="2016-06-27T19:18:00Z"/>
                <w:rFonts w:ascii="Calibri" w:eastAsia="Times New Roman" w:hAnsi="Calibri"/>
                <w:color w:val="000000"/>
                <w:kern w:val="0"/>
                <w:sz w:val="22"/>
                <w:szCs w:val="22"/>
                <w:lang w:val="en-MY" w:eastAsia="en-MY"/>
              </w:rPr>
            </w:pPr>
            <w:ins w:id="1204" w:author="Foong" w:date="2016-06-27T19:18:00Z">
              <w:r w:rsidRPr="00000C22">
                <w:rPr>
                  <w:rFonts w:ascii="Calibri" w:eastAsia="Times New Roman" w:hAnsi="Calibri"/>
                  <w:color w:val="000000"/>
                  <w:kern w:val="0"/>
                  <w:sz w:val="22"/>
                  <w:szCs w:val="22"/>
                  <w:lang w:val="en-MY" w:eastAsia="en-MY"/>
                </w:rPr>
                <w:t> </w:t>
              </w:r>
            </w:ins>
          </w:p>
        </w:tc>
      </w:tr>
      <w:tr w:rsidR="005B14DE" w:rsidRPr="00000C22" w14:paraId="429D5A9C" w14:textId="77777777" w:rsidTr="00B6656B">
        <w:trPr>
          <w:trHeight w:val="300"/>
          <w:ins w:id="1205" w:author="Foong" w:date="2016-06-27T19:18:00Z"/>
          <w:trPrChange w:id="1206" w:author="Foong" w:date="2016-06-27T19:37:00Z">
            <w:trPr>
              <w:trHeight w:val="300"/>
            </w:trPr>
          </w:trPrChange>
        </w:trPr>
        <w:tc>
          <w:tcPr>
            <w:tcW w:w="1780" w:type="dxa"/>
            <w:tcBorders>
              <w:top w:val="nil"/>
              <w:left w:val="single" w:sz="4" w:space="0" w:color="auto"/>
              <w:bottom w:val="single" w:sz="4" w:space="0" w:color="auto"/>
              <w:right w:val="single" w:sz="4" w:space="0" w:color="auto"/>
            </w:tcBorders>
            <w:shd w:val="clear" w:color="auto" w:fill="auto"/>
            <w:noWrap/>
            <w:vAlign w:val="bottom"/>
            <w:hideMark/>
            <w:tcPrChange w:id="1207" w:author="Foong" w:date="2016-06-27T19:37:00Z">
              <w:tcPr>
                <w:tcW w:w="178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67588FD0" w14:textId="77777777" w:rsidR="005B14DE" w:rsidRPr="00000C22" w:rsidRDefault="005B14DE" w:rsidP="00097960">
            <w:pPr>
              <w:widowControl/>
              <w:rPr>
                <w:ins w:id="1208" w:author="Foong" w:date="2016-06-27T19:18:00Z"/>
                <w:rFonts w:ascii="Calibri" w:eastAsia="Times New Roman" w:hAnsi="Calibri"/>
                <w:color w:val="000000"/>
                <w:kern w:val="0"/>
                <w:sz w:val="22"/>
                <w:szCs w:val="22"/>
                <w:lang w:val="en-MY" w:eastAsia="en-MY"/>
              </w:rPr>
            </w:pPr>
            <w:ins w:id="1209" w:author="Foong" w:date="2016-06-27T19:18:00Z">
              <w:r w:rsidRPr="00000C22">
                <w:rPr>
                  <w:rFonts w:ascii="Calibri" w:eastAsia="Times New Roman" w:hAnsi="Calibri"/>
                  <w:color w:val="000000"/>
                  <w:kern w:val="0"/>
                  <w:sz w:val="22"/>
                  <w:szCs w:val="22"/>
                  <w:lang w:val="en-MY" w:eastAsia="en-MY"/>
                </w:rPr>
                <w:t> </w:t>
              </w:r>
            </w:ins>
          </w:p>
        </w:tc>
        <w:tc>
          <w:tcPr>
            <w:tcW w:w="1860" w:type="dxa"/>
            <w:tcBorders>
              <w:top w:val="nil"/>
              <w:left w:val="nil"/>
              <w:bottom w:val="single" w:sz="4" w:space="0" w:color="auto"/>
              <w:right w:val="single" w:sz="4" w:space="0" w:color="auto"/>
            </w:tcBorders>
            <w:shd w:val="clear" w:color="auto" w:fill="auto"/>
            <w:noWrap/>
            <w:vAlign w:val="bottom"/>
            <w:hideMark/>
            <w:tcPrChange w:id="1210" w:author="Foong" w:date="2016-06-27T19:37:00Z">
              <w:tcPr>
                <w:tcW w:w="1860" w:type="dxa"/>
                <w:tcBorders>
                  <w:top w:val="nil"/>
                  <w:left w:val="nil"/>
                  <w:bottom w:val="single" w:sz="4" w:space="0" w:color="auto"/>
                  <w:right w:val="single" w:sz="4" w:space="0" w:color="auto"/>
                </w:tcBorders>
                <w:shd w:val="clear" w:color="auto" w:fill="auto"/>
                <w:noWrap/>
                <w:vAlign w:val="bottom"/>
                <w:hideMark/>
              </w:tcPr>
            </w:tcPrChange>
          </w:tcPr>
          <w:p w14:paraId="4B92031E" w14:textId="77777777" w:rsidR="005B14DE" w:rsidRPr="00000C22" w:rsidRDefault="005B14DE" w:rsidP="00097960">
            <w:pPr>
              <w:widowControl/>
              <w:rPr>
                <w:ins w:id="1211" w:author="Foong" w:date="2016-06-27T19:18:00Z"/>
                <w:rFonts w:ascii="Calibri" w:eastAsia="Times New Roman" w:hAnsi="Calibri"/>
                <w:color w:val="000000"/>
                <w:kern w:val="0"/>
                <w:sz w:val="22"/>
                <w:szCs w:val="22"/>
                <w:lang w:val="en-MY" w:eastAsia="en-MY"/>
              </w:rPr>
            </w:pPr>
            <w:ins w:id="1212" w:author="Foong" w:date="2016-06-27T19:18:00Z">
              <w:r w:rsidRPr="00000C22">
                <w:rPr>
                  <w:rFonts w:ascii="Calibri" w:eastAsia="Times New Roman" w:hAnsi="Calibri"/>
                  <w:color w:val="000000"/>
                  <w:kern w:val="0"/>
                  <w:sz w:val="22"/>
                  <w:szCs w:val="22"/>
                  <w:lang w:val="en-MY" w:eastAsia="en-MY"/>
                </w:rPr>
                <w:t>Max</w:t>
              </w:r>
            </w:ins>
          </w:p>
        </w:tc>
        <w:tc>
          <w:tcPr>
            <w:tcW w:w="2140" w:type="dxa"/>
            <w:tcBorders>
              <w:top w:val="nil"/>
              <w:left w:val="nil"/>
              <w:bottom w:val="single" w:sz="4" w:space="0" w:color="auto"/>
              <w:right w:val="nil"/>
            </w:tcBorders>
            <w:shd w:val="clear" w:color="auto" w:fill="auto"/>
            <w:noWrap/>
            <w:vAlign w:val="bottom"/>
            <w:hideMark/>
            <w:tcPrChange w:id="1213" w:author="Foong" w:date="2016-06-27T19:37:00Z">
              <w:tcPr>
                <w:tcW w:w="2140" w:type="dxa"/>
                <w:tcBorders>
                  <w:top w:val="nil"/>
                  <w:left w:val="nil"/>
                  <w:bottom w:val="single" w:sz="4" w:space="0" w:color="auto"/>
                  <w:right w:val="nil"/>
                </w:tcBorders>
                <w:shd w:val="clear" w:color="auto" w:fill="auto"/>
                <w:noWrap/>
                <w:vAlign w:val="bottom"/>
                <w:hideMark/>
              </w:tcPr>
            </w:tcPrChange>
          </w:tcPr>
          <w:p w14:paraId="3B8E6699" w14:textId="77777777" w:rsidR="005B14DE" w:rsidRPr="00000C22" w:rsidRDefault="005B14DE" w:rsidP="00097960">
            <w:pPr>
              <w:widowControl/>
              <w:rPr>
                <w:ins w:id="1214" w:author="Foong" w:date="2016-06-27T19:18:00Z"/>
                <w:rFonts w:ascii="Calibri" w:eastAsia="Times New Roman" w:hAnsi="Calibri"/>
                <w:color w:val="000000"/>
                <w:kern w:val="0"/>
                <w:sz w:val="22"/>
                <w:szCs w:val="22"/>
                <w:lang w:val="en-MY" w:eastAsia="en-MY"/>
              </w:rPr>
            </w:pPr>
            <w:ins w:id="1215" w:author="Foong" w:date="2016-06-27T19:18:00Z">
              <w:r w:rsidRPr="00000C22">
                <w:rPr>
                  <w:rFonts w:ascii="Calibri" w:eastAsia="Times New Roman" w:hAnsi="Calibri"/>
                  <w:color w:val="000000"/>
                  <w:kern w:val="0"/>
                  <w:sz w:val="22"/>
                  <w:szCs w:val="22"/>
                  <w:lang w:val="en-MY" w:eastAsia="en-MY"/>
                </w:rPr>
                <w:t> </w:t>
              </w:r>
            </w:ins>
          </w:p>
        </w:tc>
        <w:tc>
          <w:tcPr>
            <w:tcW w:w="4138" w:type="dxa"/>
            <w:tcBorders>
              <w:top w:val="nil"/>
              <w:left w:val="single" w:sz="4" w:space="0" w:color="auto"/>
              <w:bottom w:val="single" w:sz="4" w:space="0" w:color="auto"/>
              <w:right w:val="single" w:sz="4" w:space="0" w:color="auto"/>
            </w:tcBorders>
            <w:shd w:val="clear" w:color="auto" w:fill="auto"/>
            <w:vAlign w:val="bottom"/>
            <w:hideMark/>
            <w:tcPrChange w:id="1216" w:author="Foong" w:date="2016-06-27T19:37:00Z">
              <w:tcPr>
                <w:tcW w:w="4280" w:type="dxa"/>
                <w:tcBorders>
                  <w:top w:val="nil"/>
                  <w:left w:val="single" w:sz="4" w:space="0" w:color="auto"/>
                  <w:bottom w:val="single" w:sz="4" w:space="0" w:color="auto"/>
                  <w:right w:val="single" w:sz="4" w:space="0" w:color="auto"/>
                </w:tcBorders>
                <w:shd w:val="clear" w:color="auto" w:fill="auto"/>
                <w:vAlign w:val="bottom"/>
                <w:hideMark/>
              </w:tcPr>
            </w:tcPrChange>
          </w:tcPr>
          <w:p w14:paraId="6102C71C" w14:textId="77777777" w:rsidR="005B14DE" w:rsidRPr="00000C22" w:rsidRDefault="005B14DE" w:rsidP="00097960">
            <w:pPr>
              <w:widowControl/>
              <w:rPr>
                <w:ins w:id="1217" w:author="Foong" w:date="2016-06-27T19:18:00Z"/>
                <w:rFonts w:ascii="Calibri" w:eastAsia="Times New Roman" w:hAnsi="Calibri"/>
                <w:color w:val="000000"/>
                <w:kern w:val="0"/>
                <w:sz w:val="22"/>
                <w:szCs w:val="22"/>
                <w:lang w:val="en-MY" w:eastAsia="en-MY"/>
              </w:rPr>
            </w:pPr>
            <w:ins w:id="1218" w:author="Foong" w:date="2016-06-27T19:18:00Z">
              <w:r w:rsidRPr="00000C22">
                <w:rPr>
                  <w:rFonts w:ascii="Calibri" w:eastAsia="Times New Roman" w:hAnsi="Calibri"/>
                  <w:color w:val="000000"/>
                  <w:kern w:val="0"/>
                  <w:sz w:val="22"/>
                  <w:szCs w:val="22"/>
                  <w:lang w:val="en-MY" w:eastAsia="en-MY"/>
                </w:rPr>
                <w:t> </w:t>
              </w:r>
            </w:ins>
          </w:p>
        </w:tc>
      </w:tr>
    </w:tbl>
    <w:p w14:paraId="29A9D98E" w14:textId="77777777" w:rsidR="005B14DE" w:rsidRDefault="005B14DE" w:rsidP="008F204B">
      <w:pPr>
        <w:spacing w:line="360" w:lineRule="auto"/>
        <w:ind w:left="1440" w:firstLine="720"/>
        <w:jc w:val="both"/>
        <w:rPr>
          <w:rFonts w:ascii="Arial" w:hAnsi="Arial" w:cs="Arial"/>
        </w:rPr>
      </w:pPr>
    </w:p>
    <w:sectPr w:rsidR="005B14DE" w:rsidSect="00656B07">
      <w:headerReference w:type="default" r:id="rId54"/>
      <w:footerReference w:type="default" r:id="rId55"/>
      <w:pgSz w:w="11907" w:h="16839" w:code="9"/>
      <w:pgMar w:top="1440" w:right="1368" w:bottom="1440" w:left="1872" w:header="720" w:footer="720" w:gutter="0"/>
      <w:cols w:space="720"/>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comment w:id="366" w:author="Irene Poernomo" w:date="2016-06-13T13:37:00Z" w:initials="IP">
    <w:p w14:paraId="26A1F63D" w14:textId="77777777" w:rsidR="00097960" w:rsidRDefault="00097960">
      <w:pPr>
        <w:pStyle w:val="CommentText"/>
        <w:rPr>
          <w:color w:val="984806" w:themeColor="accent6" w:themeShade="80"/>
        </w:rPr>
      </w:pPr>
      <w:r>
        <w:rPr>
          <w:rStyle w:val="CommentReference"/>
        </w:rPr>
        <w:annotationRef/>
      </w:r>
      <w:r>
        <w:t>What is Default value for? Why only one default “Y” status is allowed?</w:t>
      </w:r>
    </w:p>
    <w:p w14:paraId="2E704107" w14:textId="77777777" w:rsidR="00097960" w:rsidRDefault="00097960">
      <w:pPr>
        <w:pStyle w:val="CommentText"/>
        <w:rPr>
          <w:color w:val="984806" w:themeColor="accent6" w:themeShade="80"/>
        </w:rPr>
      </w:pPr>
    </w:p>
    <w:p w14:paraId="237B6C3B" w14:textId="77777777" w:rsidR="00097960" w:rsidRPr="000E45EC" w:rsidRDefault="00097960">
      <w:pPr>
        <w:pStyle w:val="CommentText"/>
        <w:rPr>
          <w:color w:val="993300"/>
        </w:rPr>
      </w:pPr>
      <w:r w:rsidRPr="000E45EC">
        <w:rPr>
          <w:color w:val="993300"/>
        </w:rPr>
        <w:t>IFC: Whenever there is this field in other screen, the value set as “Y” will be display as default selection in the screen. For example, Bond is set as “Y” in this screen. The Bond in Fund Maintenance screen will display as default selection in combo box.</w:t>
      </w:r>
    </w:p>
  </w:comment>
  <w:comment w:id="368" w:author="Irene Poernomo" w:date="2016-06-13T13:37:00Z" w:initials="IP">
    <w:p w14:paraId="50F3E03C" w14:textId="77777777" w:rsidR="00097960" w:rsidRDefault="00097960">
      <w:pPr>
        <w:pStyle w:val="CommentText"/>
      </w:pPr>
      <w:r>
        <w:rPr>
          <w:rStyle w:val="CommentReference"/>
        </w:rPr>
        <w:annotationRef/>
      </w:r>
      <w:r>
        <w:t>What is the different between Fund Type Master and Fund House Master?</w:t>
      </w:r>
    </w:p>
    <w:p w14:paraId="36EE3E9B" w14:textId="77777777" w:rsidR="00097960" w:rsidRDefault="00097960">
      <w:pPr>
        <w:pStyle w:val="CommentText"/>
      </w:pPr>
    </w:p>
    <w:p w14:paraId="6CE48DDB" w14:textId="77777777" w:rsidR="00097960" w:rsidRPr="000E45EC" w:rsidRDefault="00097960">
      <w:pPr>
        <w:pStyle w:val="CommentText"/>
        <w:rPr>
          <w:color w:val="993300"/>
        </w:rPr>
      </w:pPr>
      <w:r w:rsidRPr="000E45EC">
        <w:rPr>
          <w:color w:val="993300"/>
        </w:rPr>
        <w:t>IFC: The Fund type and Fund House master is suggested by Julius to add into the Product Configurator. These value will be available in Fund Master as a selection.</w:t>
      </w:r>
    </w:p>
  </w:comment>
  <w:comment w:id="371" w:author="Irene Poernomo" w:date="2016-06-13T13:42:00Z" w:initials="IP">
    <w:p w14:paraId="17230AB0" w14:textId="77777777" w:rsidR="00097960" w:rsidRDefault="00097960">
      <w:pPr>
        <w:pStyle w:val="CommentText"/>
      </w:pPr>
      <w:r>
        <w:rPr>
          <w:rStyle w:val="CommentReference"/>
        </w:rPr>
        <w:annotationRef/>
      </w:r>
      <w:r>
        <w:t>What is Fund Rate for?</w:t>
      </w:r>
    </w:p>
    <w:p w14:paraId="365DCCCB" w14:textId="77777777" w:rsidR="00097960" w:rsidRDefault="00097960">
      <w:pPr>
        <w:pStyle w:val="CommentText"/>
      </w:pPr>
    </w:p>
    <w:p w14:paraId="47864CD4" w14:textId="77777777" w:rsidR="00097960" w:rsidRPr="000E45EC" w:rsidRDefault="00097960">
      <w:pPr>
        <w:pStyle w:val="CommentText"/>
        <w:rPr>
          <w:color w:val="993300"/>
        </w:rPr>
      </w:pPr>
      <w:r w:rsidRPr="000E45EC">
        <w:rPr>
          <w:color w:val="993300"/>
        </w:rPr>
        <w:t xml:space="preserve">IFC: The fund rate is used to calculate the fund investment return value. Some insurance company, calculate the investment return by mode of payment. </w:t>
      </w:r>
    </w:p>
  </w:comment>
  <w:comment w:id="384" w:author="Irene Poernomo" w:date="2016-06-27T19:33:00Z" w:initials="IP">
    <w:p w14:paraId="063E4CFE" w14:textId="77777777" w:rsidR="00097960" w:rsidRDefault="00097960">
      <w:pPr>
        <w:pStyle w:val="CommentText"/>
      </w:pPr>
      <w:r>
        <w:rPr>
          <w:rStyle w:val="CommentReference"/>
        </w:rPr>
        <w:annotationRef/>
      </w:r>
      <w:r>
        <w:t>If BCAL wants to have buy and sell rate then there will be 2 fields of : Sell Value and Buy Value</w:t>
      </w:r>
    </w:p>
    <w:p w14:paraId="1F1C55F0" w14:textId="77777777" w:rsidR="00097960" w:rsidRDefault="00097960">
      <w:pPr>
        <w:pStyle w:val="CommentText"/>
      </w:pPr>
    </w:p>
    <w:p w14:paraId="1D198B5E" w14:textId="77777777" w:rsidR="00097960" w:rsidRDefault="00097960">
      <w:pPr>
        <w:pStyle w:val="CommentText"/>
      </w:pPr>
      <w:r>
        <w:t>Value here means Exchange Value to Rupiah right? If yes then Value of currency Rupiah must be 1</w:t>
      </w:r>
    </w:p>
    <w:p w14:paraId="78044AF2" w14:textId="77777777" w:rsidR="00097960" w:rsidRDefault="00097960">
      <w:pPr>
        <w:pStyle w:val="CommentText"/>
      </w:pPr>
    </w:p>
    <w:p w14:paraId="57BC0FC9" w14:textId="77777777" w:rsidR="00097960" w:rsidRDefault="00097960">
      <w:pPr>
        <w:pStyle w:val="CommentText"/>
        <w:rPr>
          <w:color w:val="993300"/>
        </w:rPr>
      </w:pPr>
      <w:r w:rsidRPr="000E45EC">
        <w:rPr>
          <w:color w:val="993300"/>
        </w:rPr>
        <w:t>IFC: IFC suggest to maintain the Selling value only. All calculation will be calculated in Rupiah and then convert to currency. Yes, the rupiah should maintain as 1. The value in the screen shot is just an example.</w:t>
      </w:r>
    </w:p>
    <w:p w14:paraId="64B6852F" w14:textId="77777777" w:rsidR="00097960" w:rsidRDefault="00097960">
      <w:pPr>
        <w:pStyle w:val="CommentText"/>
        <w:rPr>
          <w:color w:val="993300"/>
        </w:rPr>
      </w:pPr>
    </w:p>
    <w:p w14:paraId="49203CE2" w14:textId="77777777" w:rsidR="00097960" w:rsidRPr="0023599F" w:rsidRDefault="00097960" w:rsidP="00097960">
      <w:pPr>
        <w:pStyle w:val="CommentText"/>
        <w:rPr>
          <w:color w:val="E36C0A" w:themeColor="accent6" w:themeShade="BF"/>
        </w:rPr>
      </w:pPr>
      <w:r w:rsidRPr="0023599F">
        <w:rPr>
          <w:color w:val="E36C0A" w:themeColor="accent6" w:themeShade="BF"/>
        </w:rPr>
        <w:t>IFC: As suggested by Yusuf, The “</w:t>
      </w:r>
      <w:r>
        <w:rPr>
          <w:color w:val="E36C0A" w:themeColor="accent6" w:themeShade="BF"/>
        </w:rPr>
        <w:t>Value</w:t>
      </w:r>
      <w:r w:rsidRPr="0023599F">
        <w:rPr>
          <w:color w:val="E36C0A" w:themeColor="accent6" w:themeShade="BF"/>
        </w:rPr>
        <w:t>” label is change to Exchange Rate</w:t>
      </w:r>
    </w:p>
    <w:p w14:paraId="74CC77A6" w14:textId="77777777" w:rsidR="00097960" w:rsidRPr="000E45EC" w:rsidRDefault="00097960">
      <w:pPr>
        <w:pStyle w:val="CommentText"/>
        <w:rPr>
          <w:color w:val="993300"/>
        </w:rPr>
      </w:pPr>
    </w:p>
  </w:comment>
  <w:comment w:id="391" w:author="Irene Poernomo" w:date="2016-06-13T13:26:00Z" w:initials="IP">
    <w:p w14:paraId="63171B6E" w14:textId="77777777" w:rsidR="00097960" w:rsidRDefault="00097960">
      <w:pPr>
        <w:pStyle w:val="CommentText"/>
      </w:pPr>
      <w:r>
        <w:rPr>
          <w:rStyle w:val="CommentReference"/>
        </w:rPr>
        <w:annotationRef/>
      </w:r>
      <w:r>
        <w:t>Age of Life Assured can be different each product, so min and max age should be attached in products</w:t>
      </w:r>
    </w:p>
    <w:p w14:paraId="08843C2E" w14:textId="77777777" w:rsidR="00097960" w:rsidRDefault="00097960">
      <w:pPr>
        <w:pStyle w:val="CommentText"/>
      </w:pPr>
    </w:p>
    <w:p w14:paraId="540575CB" w14:textId="77777777" w:rsidR="00097960" w:rsidRDefault="00097960">
      <w:pPr>
        <w:pStyle w:val="CommentText"/>
      </w:pPr>
    </w:p>
    <w:p w14:paraId="7084D8B7" w14:textId="77777777" w:rsidR="00097960" w:rsidRPr="002A25B4" w:rsidRDefault="00097960">
      <w:pPr>
        <w:pStyle w:val="CommentText"/>
        <w:rPr>
          <w:color w:val="993300"/>
        </w:rPr>
      </w:pPr>
      <w:r w:rsidRPr="002A25B4">
        <w:rPr>
          <w:color w:val="993300"/>
        </w:rPr>
        <w:t>IFC: This section is to maintain the entry age for each person type. For example, Min entry age for Payor is 18 and max is 70.</w:t>
      </w:r>
    </w:p>
    <w:p w14:paraId="337ADADE" w14:textId="77777777" w:rsidR="00097960" w:rsidRPr="002A25B4" w:rsidRDefault="00097960">
      <w:pPr>
        <w:pStyle w:val="CommentText"/>
        <w:rPr>
          <w:color w:val="993300"/>
        </w:rPr>
      </w:pPr>
    </w:p>
    <w:p w14:paraId="0B2B5031" w14:textId="77777777" w:rsidR="00097960" w:rsidRDefault="00097960">
      <w:pPr>
        <w:pStyle w:val="CommentText"/>
      </w:pPr>
      <w:r w:rsidRPr="002A25B4">
        <w:rPr>
          <w:color w:val="993300"/>
        </w:rPr>
        <w:t>In product level, there will be another a min and max entry age field. Let’s say the product min entry age is 25 but LA1 are allow to attach to the product. The BLESS will only allow LA1 with min age 25 to attach to the product.</w:t>
      </w:r>
    </w:p>
  </w:comment>
  <w:comment w:id="395" w:author="Irene Poernomo" w:date="2016-06-10T14:31:00Z" w:initials="IP">
    <w:p w14:paraId="17B01D9A" w14:textId="77777777" w:rsidR="00097960" w:rsidRDefault="00097960">
      <w:pPr>
        <w:pStyle w:val="CommentText"/>
      </w:pPr>
      <w:r>
        <w:rPr>
          <w:rStyle w:val="CommentReference"/>
        </w:rPr>
        <w:annotationRef/>
      </w:r>
      <w:r>
        <w:t>On Mode of Payment, need additional column for Min and Max SA, because for traditional product, user need to entry SA to calculate premium</w:t>
      </w:r>
    </w:p>
    <w:p w14:paraId="5A6C6074" w14:textId="77777777" w:rsidR="00097960" w:rsidRDefault="00097960">
      <w:pPr>
        <w:pStyle w:val="CommentText"/>
      </w:pPr>
    </w:p>
    <w:p w14:paraId="0ABD353C" w14:textId="77777777" w:rsidR="00097960" w:rsidRPr="002A25B4" w:rsidRDefault="00097960">
      <w:pPr>
        <w:pStyle w:val="CommentText"/>
        <w:rPr>
          <w:color w:val="993300"/>
        </w:rPr>
      </w:pPr>
      <w:r w:rsidRPr="002A25B4">
        <w:rPr>
          <w:color w:val="993300"/>
        </w:rPr>
        <w:t>IFC: Field added in Mode of Payment field</w:t>
      </w:r>
    </w:p>
  </w:comment>
  <w:comment w:id="396" w:author="Irene Poernomo" w:date="2016-06-13T18:55:00Z" w:initials="IP">
    <w:p w14:paraId="17AFF247" w14:textId="77777777" w:rsidR="00097960" w:rsidRDefault="00097960">
      <w:pPr>
        <w:pStyle w:val="CommentText"/>
      </w:pPr>
      <w:r>
        <w:rPr>
          <w:rStyle w:val="CommentReference"/>
        </w:rPr>
        <w:annotationRef/>
      </w:r>
      <w:r>
        <w:t>Change Method of Payment to Billing Frequency</w:t>
      </w:r>
    </w:p>
    <w:p w14:paraId="53EE391A" w14:textId="77777777" w:rsidR="00097960" w:rsidRDefault="00097960">
      <w:pPr>
        <w:pStyle w:val="CommentText"/>
      </w:pPr>
    </w:p>
    <w:p w14:paraId="751173D5" w14:textId="77777777" w:rsidR="00097960" w:rsidRDefault="00097960">
      <w:pPr>
        <w:pStyle w:val="CommentText"/>
      </w:pPr>
      <w:r>
        <w:t>Add Method of Payment for adding how client has to pay their billing payment, example : Cash, Direct Debit account (can be BCA, CIMB, BNI), Credit Card Account (can be VISA, MASTER, BCA Card, etc)</w:t>
      </w:r>
    </w:p>
    <w:p w14:paraId="3995A6F8" w14:textId="77777777" w:rsidR="00097960" w:rsidRDefault="00097960">
      <w:pPr>
        <w:pStyle w:val="CommentText"/>
      </w:pPr>
    </w:p>
    <w:p w14:paraId="3D3343D9" w14:textId="77777777" w:rsidR="00097960" w:rsidRDefault="00097960">
      <w:pPr>
        <w:pStyle w:val="CommentText"/>
        <w:rPr>
          <w:color w:val="993300"/>
        </w:rPr>
      </w:pPr>
      <w:r w:rsidRPr="002A25B4">
        <w:rPr>
          <w:color w:val="993300"/>
        </w:rPr>
        <w:t xml:space="preserve">IFC: There is method of payment </w:t>
      </w:r>
      <w:r>
        <w:rPr>
          <w:color w:val="993300"/>
        </w:rPr>
        <w:t xml:space="preserve">field </w:t>
      </w:r>
      <w:r w:rsidRPr="002A25B4">
        <w:rPr>
          <w:color w:val="993300"/>
        </w:rPr>
        <w:t>maintain in the eApplication. Agent will confuse if there is 2 place maintaining the same field</w:t>
      </w:r>
      <w:r>
        <w:rPr>
          <w:color w:val="993300"/>
        </w:rPr>
        <w:t>. Please confirm.</w:t>
      </w:r>
    </w:p>
    <w:p w14:paraId="72BEA7CE" w14:textId="77777777" w:rsidR="00097960" w:rsidRDefault="00097960">
      <w:pPr>
        <w:pStyle w:val="CommentText"/>
        <w:rPr>
          <w:color w:val="993300"/>
        </w:rPr>
      </w:pPr>
    </w:p>
    <w:p w14:paraId="17389116" w14:textId="77777777" w:rsidR="00097960" w:rsidRPr="006C5E06" w:rsidRDefault="00097960">
      <w:pPr>
        <w:pStyle w:val="CommentText"/>
        <w:rPr>
          <w:color w:val="31849B" w:themeColor="accent5" w:themeShade="BF"/>
        </w:rPr>
      </w:pPr>
      <w:r w:rsidRPr="006C5E06">
        <w:rPr>
          <w:color w:val="31849B" w:themeColor="accent5" w:themeShade="BF"/>
        </w:rPr>
        <w:t>Irene (BCAL) :</w:t>
      </w:r>
    </w:p>
    <w:p w14:paraId="7022A738" w14:textId="77777777" w:rsidR="00097960" w:rsidRPr="002A25B4" w:rsidRDefault="00097960">
      <w:pPr>
        <w:pStyle w:val="CommentText"/>
        <w:rPr>
          <w:color w:val="993300"/>
        </w:rPr>
      </w:pPr>
      <w:r w:rsidRPr="006C5E06">
        <w:rPr>
          <w:color w:val="31849B" w:themeColor="accent5" w:themeShade="BF"/>
        </w:rPr>
        <w:t>In my pass experience sometimes 1 product can be exclusively partner with 1 Bank, so the billing payment will also can be to that specific Bank, how can the system validate that?</w:t>
      </w:r>
    </w:p>
  </w:comment>
  <w:comment w:id="400" w:author="Irene Poernomo" w:date="2016-06-27T19:27:00Z" w:initials="IP">
    <w:p w14:paraId="7C761251" w14:textId="77777777" w:rsidR="00097960" w:rsidRDefault="00097960">
      <w:pPr>
        <w:pStyle w:val="CommentText"/>
      </w:pPr>
      <w:r>
        <w:rPr>
          <w:rStyle w:val="CommentReference"/>
        </w:rPr>
        <w:annotationRef/>
      </w:r>
      <w:r>
        <w:t>Need additional field for Smoker and Non Smoker</w:t>
      </w:r>
    </w:p>
    <w:p w14:paraId="58A99ABF" w14:textId="77777777" w:rsidR="00097960" w:rsidRDefault="00097960">
      <w:pPr>
        <w:pStyle w:val="CommentText"/>
      </w:pPr>
    </w:p>
    <w:p w14:paraId="7DA26BD2" w14:textId="77777777" w:rsidR="00097960" w:rsidRDefault="00097960">
      <w:pPr>
        <w:pStyle w:val="CommentText"/>
        <w:rPr>
          <w:color w:val="993300"/>
        </w:rPr>
      </w:pPr>
      <w:r w:rsidRPr="002A25B4">
        <w:rPr>
          <w:color w:val="993300"/>
        </w:rPr>
        <w:t xml:space="preserve">IFC: The screen shot is just an example. If you import the excel </w:t>
      </w:r>
      <w:r>
        <w:rPr>
          <w:color w:val="993300"/>
        </w:rPr>
        <w:t xml:space="preserve">rates </w:t>
      </w:r>
      <w:r w:rsidRPr="002A25B4">
        <w:rPr>
          <w:color w:val="993300"/>
        </w:rPr>
        <w:t xml:space="preserve">file for </w:t>
      </w:r>
      <w:r>
        <w:rPr>
          <w:color w:val="993300"/>
        </w:rPr>
        <w:t>mapping,</w:t>
      </w:r>
      <w:r w:rsidRPr="002A25B4">
        <w:rPr>
          <w:color w:val="993300"/>
        </w:rPr>
        <w:t>the system will auto read the column header name</w:t>
      </w:r>
    </w:p>
    <w:p w14:paraId="5B0F60B5" w14:textId="77777777" w:rsidR="00097960" w:rsidRDefault="00097960">
      <w:pPr>
        <w:pStyle w:val="CommentText"/>
        <w:rPr>
          <w:color w:val="31849B" w:themeColor="accent5" w:themeShade="BF"/>
        </w:rPr>
      </w:pPr>
      <w:r w:rsidRPr="006C5E06">
        <w:rPr>
          <w:color w:val="31849B" w:themeColor="accent5" w:themeShade="BF"/>
        </w:rPr>
        <w:t>IR (BCAL) : OK</w:t>
      </w:r>
    </w:p>
    <w:p w14:paraId="77FDDEAF" w14:textId="77777777" w:rsidR="00097960" w:rsidRDefault="00097960">
      <w:pPr>
        <w:pStyle w:val="CommentText"/>
        <w:rPr>
          <w:color w:val="31849B" w:themeColor="accent5" w:themeShade="BF"/>
        </w:rPr>
      </w:pPr>
      <w:r>
        <w:rPr>
          <w:color w:val="31849B" w:themeColor="accent5" w:themeShade="BF"/>
        </w:rPr>
        <w:t>Another questions for Premium Rate :</w:t>
      </w:r>
    </w:p>
    <w:p w14:paraId="6154E518" w14:textId="77777777" w:rsidR="00097960" w:rsidRDefault="00097960" w:rsidP="00DD2BBD">
      <w:pPr>
        <w:pStyle w:val="CommentText"/>
        <w:numPr>
          <w:ilvl w:val="0"/>
          <w:numId w:val="28"/>
        </w:numPr>
        <w:rPr>
          <w:color w:val="31849B" w:themeColor="accent5" w:themeShade="BF"/>
        </w:rPr>
      </w:pPr>
      <w:r>
        <w:rPr>
          <w:color w:val="31849B" w:themeColor="accent5" w:themeShade="BF"/>
        </w:rPr>
        <w:t xml:space="preserve">How to differentiate Premium rate for Single Premium and Regular Premium if they have same product code but different Premium Rate? </w:t>
      </w:r>
    </w:p>
    <w:p w14:paraId="10E5BDF0" w14:textId="77777777" w:rsidR="00097960" w:rsidRDefault="00097960" w:rsidP="00097960">
      <w:pPr>
        <w:pStyle w:val="CommentText"/>
        <w:rPr>
          <w:color w:val="31849B" w:themeColor="accent5" w:themeShade="BF"/>
        </w:rPr>
      </w:pPr>
    </w:p>
    <w:p w14:paraId="58B44919" w14:textId="77777777" w:rsidR="00097960" w:rsidRPr="0023599F" w:rsidRDefault="00097960" w:rsidP="00097960">
      <w:pPr>
        <w:pStyle w:val="CommentText"/>
        <w:ind w:left="720"/>
        <w:rPr>
          <w:color w:val="E36C0A" w:themeColor="accent6" w:themeShade="BF"/>
        </w:rPr>
      </w:pPr>
      <w:r w:rsidRPr="0023599F">
        <w:rPr>
          <w:color w:val="E36C0A" w:themeColor="accent6" w:themeShade="BF"/>
        </w:rPr>
        <w:t>IFC: IFC has added</w:t>
      </w:r>
      <w:r>
        <w:rPr>
          <w:color w:val="E36C0A" w:themeColor="accent6" w:themeShade="BF"/>
        </w:rPr>
        <w:t xml:space="preserve"> a Custom formula column f</w:t>
      </w:r>
      <w:r w:rsidRPr="0023599F">
        <w:rPr>
          <w:color w:val="E36C0A" w:themeColor="accent6" w:themeShade="BF"/>
        </w:rPr>
        <w:t>o</w:t>
      </w:r>
      <w:r>
        <w:rPr>
          <w:color w:val="E36C0A" w:themeColor="accent6" w:themeShade="BF"/>
        </w:rPr>
        <w:t>r</w:t>
      </w:r>
      <w:r w:rsidRPr="0023599F">
        <w:rPr>
          <w:color w:val="E36C0A" w:themeColor="accent6" w:themeShade="BF"/>
        </w:rPr>
        <w:t xml:space="preserve"> user to map the rates value</w:t>
      </w:r>
      <w:r>
        <w:rPr>
          <w:color w:val="E36C0A" w:themeColor="accent6" w:themeShade="BF"/>
        </w:rPr>
        <w:t xml:space="preserve"> in the Rates Mapping screen. Please refer to 2.2.10.5 and 2.2.10.6</w:t>
      </w:r>
    </w:p>
    <w:p w14:paraId="176524AB" w14:textId="77777777" w:rsidR="00097960" w:rsidRDefault="00097960" w:rsidP="00097960">
      <w:pPr>
        <w:pStyle w:val="CommentText"/>
        <w:rPr>
          <w:color w:val="31849B" w:themeColor="accent5" w:themeShade="BF"/>
        </w:rPr>
      </w:pPr>
    </w:p>
    <w:p w14:paraId="1E3C6CC5" w14:textId="77777777" w:rsidR="00097960" w:rsidRPr="006C5E06" w:rsidRDefault="00097960" w:rsidP="00DD2BBD">
      <w:pPr>
        <w:pStyle w:val="CommentText"/>
        <w:numPr>
          <w:ilvl w:val="0"/>
          <w:numId w:val="28"/>
        </w:numPr>
        <w:rPr>
          <w:color w:val="31849B" w:themeColor="accent5" w:themeShade="BF"/>
        </w:rPr>
      </w:pPr>
      <w:r>
        <w:rPr>
          <w:color w:val="31849B" w:themeColor="accent5" w:themeShade="BF"/>
        </w:rPr>
        <w:t>For UL product, this premium rate can be filled with COI or COR rate?</w:t>
      </w:r>
    </w:p>
    <w:p w14:paraId="0F258155" w14:textId="77777777" w:rsidR="00097960" w:rsidRDefault="00097960">
      <w:pPr>
        <w:pStyle w:val="CommentText"/>
        <w:rPr>
          <w:color w:val="993300"/>
        </w:rPr>
      </w:pPr>
    </w:p>
    <w:p w14:paraId="2CDF6376" w14:textId="77777777" w:rsidR="00097960" w:rsidRPr="006C5E06" w:rsidRDefault="00097960" w:rsidP="00097960">
      <w:pPr>
        <w:pStyle w:val="CommentText"/>
        <w:ind w:left="720" w:firstLine="720"/>
        <w:rPr>
          <w:color w:val="31849B" w:themeColor="accent5" w:themeShade="BF"/>
        </w:rPr>
      </w:pPr>
      <w:r w:rsidRPr="009F4A55">
        <w:rPr>
          <w:color w:val="E36C0A" w:themeColor="accent6" w:themeShade="BF"/>
        </w:rPr>
        <w:t>IFC:</w:t>
      </w:r>
      <w:r>
        <w:rPr>
          <w:color w:val="E36C0A" w:themeColor="accent6" w:themeShade="BF"/>
        </w:rPr>
        <w:t>IFC has put in more criteria into the formula screen for user to have more predefined variable to help to build the formula. Please refer to 2.2.10.6</w:t>
      </w:r>
    </w:p>
    <w:p w14:paraId="10F76795" w14:textId="77777777" w:rsidR="00097960" w:rsidRDefault="00097960" w:rsidP="00097960">
      <w:pPr>
        <w:pStyle w:val="CommentText"/>
        <w:ind w:left="360"/>
        <w:rPr>
          <w:color w:val="993300"/>
        </w:rPr>
      </w:pPr>
    </w:p>
    <w:p w14:paraId="7E4D7E11" w14:textId="77777777" w:rsidR="00097960" w:rsidRPr="006C5E06" w:rsidRDefault="00097960">
      <w:pPr>
        <w:pStyle w:val="CommentText"/>
        <w:rPr>
          <w:color w:val="31849B" w:themeColor="accent5" w:themeShade="BF"/>
        </w:rPr>
      </w:pPr>
      <w:r w:rsidRPr="006C5E06">
        <w:rPr>
          <w:color w:val="31849B" w:themeColor="accent5" w:themeShade="BF"/>
        </w:rPr>
        <w:t>IR (BCAL) :</w:t>
      </w:r>
    </w:p>
    <w:p w14:paraId="7DEA4231" w14:textId="77777777" w:rsidR="00097960" w:rsidRDefault="00097960">
      <w:pPr>
        <w:pStyle w:val="CommentText"/>
        <w:rPr>
          <w:color w:val="31849B" w:themeColor="accent5" w:themeShade="BF"/>
        </w:rPr>
      </w:pPr>
      <w:r w:rsidRPr="006C5E06">
        <w:rPr>
          <w:color w:val="31849B" w:themeColor="accent5" w:themeShade="BF"/>
        </w:rPr>
        <w:t xml:space="preserve">Need </w:t>
      </w:r>
      <w:r>
        <w:rPr>
          <w:color w:val="31849B" w:themeColor="accent5" w:themeShade="BF"/>
        </w:rPr>
        <w:t>another rate for Cash Value (traditional Product)</w:t>
      </w:r>
    </w:p>
    <w:p w14:paraId="1EFA40EC" w14:textId="77777777" w:rsidR="00097960" w:rsidRDefault="00097960" w:rsidP="00097960">
      <w:pPr>
        <w:pStyle w:val="CommentText"/>
        <w:rPr>
          <w:color w:val="E36C0A" w:themeColor="accent6" w:themeShade="BF"/>
        </w:rPr>
      </w:pPr>
    </w:p>
    <w:p w14:paraId="01995F9A" w14:textId="77777777" w:rsidR="00097960" w:rsidRPr="006C5E06" w:rsidRDefault="00097960" w:rsidP="00097960">
      <w:pPr>
        <w:pStyle w:val="CommentText"/>
        <w:rPr>
          <w:color w:val="31849B" w:themeColor="accent5" w:themeShade="BF"/>
        </w:rPr>
      </w:pPr>
      <w:r>
        <w:rPr>
          <w:color w:val="E36C0A" w:themeColor="accent6" w:themeShade="BF"/>
        </w:rPr>
        <w:t>IFC: Please refer to the new Field</w:t>
      </w:r>
      <w:r w:rsidRPr="002F2A28">
        <w:rPr>
          <w:color w:val="E36C0A" w:themeColor="accent6" w:themeShade="BF"/>
        </w:rPr>
        <w:t xml:space="preserve"> mapping screen. </w:t>
      </w:r>
    </w:p>
    <w:p w14:paraId="73F53D75" w14:textId="77777777" w:rsidR="00097960" w:rsidRPr="006C5E06" w:rsidRDefault="00097960">
      <w:pPr>
        <w:pStyle w:val="CommentText"/>
        <w:rPr>
          <w:color w:val="31849B" w:themeColor="accent5" w:themeShade="BF"/>
        </w:rPr>
      </w:pPr>
    </w:p>
  </w:comment>
  <w:comment w:id="466" w:author="Irene Poernomo" w:date="2016-06-27T19:29:00Z" w:initials="IP">
    <w:p w14:paraId="22439948" w14:textId="77777777" w:rsidR="00097960" w:rsidRDefault="00097960">
      <w:pPr>
        <w:pStyle w:val="CommentText"/>
      </w:pPr>
      <w:r>
        <w:rPr>
          <w:rStyle w:val="CommentReference"/>
        </w:rPr>
        <w:annotationRef/>
      </w:r>
      <w:r>
        <w:rPr>
          <w:rStyle w:val="CommentReference"/>
        </w:rPr>
        <w:annotationRef/>
      </w:r>
      <w:r>
        <w:t>Need additional field for Smoker and Non Smoker</w:t>
      </w:r>
    </w:p>
    <w:p w14:paraId="165C3434" w14:textId="77777777" w:rsidR="00097960" w:rsidRDefault="00097960">
      <w:pPr>
        <w:pStyle w:val="CommentText"/>
      </w:pPr>
    </w:p>
    <w:p w14:paraId="6A4B6895" w14:textId="77777777" w:rsidR="00097960" w:rsidRDefault="00097960" w:rsidP="00E64387">
      <w:pPr>
        <w:pStyle w:val="CommentText"/>
        <w:rPr>
          <w:color w:val="993300"/>
        </w:rPr>
      </w:pPr>
      <w:r w:rsidRPr="002A25B4">
        <w:rPr>
          <w:color w:val="993300"/>
        </w:rPr>
        <w:t>IFC: The screen shot is just an example. If you import the excel rate file for mapping, the system will auto read the column header name</w:t>
      </w:r>
    </w:p>
    <w:p w14:paraId="69F81716" w14:textId="77777777" w:rsidR="00097960" w:rsidRDefault="00097960" w:rsidP="00E64387">
      <w:pPr>
        <w:pStyle w:val="CommentText"/>
        <w:rPr>
          <w:color w:val="993300"/>
        </w:rPr>
      </w:pPr>
    </w:p>
    <w:p w14:paraId="6D9A839A" w14:textId="77777777" w:rsidR="00097960" w:rsidRPr="002A25B4" w:rsidRDefault="00097960" w:rsidP="00E64387">
      <w:pPr>
        <w:pStyle w:val="CommentText"/>
        <w:rPr>
          <w:color w:val="993300"/>
        </w:rPr>
      </w:pPr>
      <w:r w:rsidRPr="002F2A28">
        <w:rPr>
          <w:color w:val="E36C0A" w:themeColor="accent6" w:themeShade="BF"/>
        </w:rPr>
        <w:t>IFC: Please refer to the new field mapping screen.</w:t>
      </w:r>
    </w:p>
    <w:p w14:paraId="5BB79844" w14:textId="77777777" w:rsidR="00097960" w:rsidRDefault="00097960">
      <w:pPr>
        <w:pStyle w:val="CommentText"/>
      </w:pPr>
    </w:p>
  </w:comment>
  <w:comment w:id="568" w:author="Irene Poernomo" w:date="2016-06-27T19:31:00Z" w:initials="IP">
    <w:p w14:paraId="2D594325" w14:textId="77777777" w:rsidR="00097960" w:rsidRDefault="00097960">
      <w:pPr>
        <w:pStyle w:val="CommentText"/>
      </w:pPr>
      <w:r>
        <w:rPr>
          <w:rStyle w:val="CommentReference"/>
        </w:rPr>
        <w:annotationRef/>
      </w:r>
      <w:r>
        <w:t>What is this Rate Premium Import for? I think it’s redundant with the Import rate above on page 28 &amp;35</w:t>
      </w:r>
    </w:p>
    <w:p w14:paraId="54719F22" w14:textId="77777777" w:rsidR="00097960" w:rsidRDefault="00097960">
      <w:pPr>
        <w:pStyle w:val="CommentText"/>
      </w:pPr>
    </w:p>
    <w:p w14:paraId="25F2BA23" w14:textId="77777777" w:rsidR="00097960" w:rsidRDefault="00097960">
      <w:pPr>
        <w:pStyle w:val="CommentText"/>
        <w:rPr>
          <w:color w:val="993300"/>
        </w:rPr>
      </w:pPr>
      <w:r w:rsidRPr="002A25B4">
        <w:rPr>
          <w:color w:val="993300"/>
        </w:rPr>
        <w:t xml:space="preserve">IFC: Yes, it is the same. We just replicate the screen for your reference.  </w:t>
      </w:r>
    </w:p>
    <w:p w14:paraId="6BDBA1EF" w14:textId="77777777" w:rsidR="00097960" w:rsidRDefault="00097960">
      <w:pPr>
        <w:pStyle w:val="CommentText"/>
        <w:rPr>
          <w:color w:val="993300"/>
        </w:rPr>
      </w:pPr>
    </w:p>
    <w:p w14:paraId="63E04A21" w14:textId="77777777" w:rsidR="00097960" w:rsidRPr="002A25B4" w:rsidRDefault="00097960" w:rsidP="00097960">
      <w:pPr>
        <w:pStyle w:val="CommentText"/>
        <w:rPr>
          <w:color w:val="993300"/>
        </w:rPr>
      </w:pPr>
      <w:r w:rsidRPr="002F2A28">
        <w:rPr>
          <w:color w:val="E36C0A" w:themeColor="accent6" w:themeShade="BF"/>
        </w:rPr>
        <w:t>IFC : Please refer to the new Field Mapping screen</w:t>
      </w:r>
    </w:p>
    <w:p w14:paraId="2E88BB04" w14:textId="77777777" w:rsidR="00097960" w:rsidRPr="002A25B4" w:rsidRDefault="00097960">
      <w:pPr>
        <w:pStyle w:val="CommentText"/>
        <w:rPr>
          <w:color w:val="993300"/>
        </w:rPr>
      </w:pP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15:commentEx w15:paraId="237B6C3B" w15:done="0"/>
  <w15:commentEx w15:paraId="6CE48DDB" w15:done="0"/>
  <w15:commentEx w15:paraId="47864CD4" w15:done="0"/>
  <w15:commentEx w15:paraId="74CC77A6" w15:done="0"/>
  <w15:commentEx w15:paraId="0B2B5031" w15:done="0"/>
  <w15:commentEx w15:paraId="0ABD353C" w15:done="0"/>
  <w15:commentEx w15:paraId="7022A738" w15:done="0"/>
  <w15:commentEx w15:paraId="73F53D75" w15:done="0"/>
  <w15:commentEx w15:paraId="5BB79844" w15:done="0"/>
  <w15:commentEx w15:paraId="2E88BB04"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56528A3A" w14:textId="77777777" w:rsidR="000E373B" w:rsidRDefault="000E373B" w:rsidP="0094166B">
      <w:r>
        <w:separator/>
      </w:r>
    </w:p>
  </w:endnote>
  <w:endnote w:type="continuationSeparator" w:id="0">
    <w:p w14:paraId="534BA001" w14:textId="77777777" w:rsidR="000E373B" w:rsidRDefault="000E373B" w:rsidP="009416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panose1 w:val="02020500000000000000"/>
    <w:charset w:val="88"/>
    <w:family w:val="auto"/>
    <w:pitch w:val="variable"/>
    <w:sig w:usb0="A00002FF" w:usb1="28CFFCFA" w:usb2="00000016" w:usb3="00000000" w:csb0="00100001" w:csb1="00000000"/>
  </w:font>
  <w:font w:name="SimSun">
    <w:panose1 w:val="02010600030101010101"/>
    <w:charset w:val="86"/>
    <w:family w:val="auto"/>
    <w:pitch w:val="variable"/>
    <w:sig w:usb0="00000003" w:usb1="288F0000" w:usb2="00000016" w:usb3="00000000" w:csb0="00040001" w:csb1="00000000"/>
  </w:font>
  <w:font w:name="Franklin Gothic Book">
    <w:panose1 w:val="020B0503020102020204"/>
    <w:charset w:val="00"/>
    <w:family w:val="auto"/>
    <w:pitch w:val="variable"/>
    <w:sig w:usb0="00000287" w:usb1="00000000" w:usb2="00000000" w:usb3="00000000" w:csb0="0000009F" w:csb1="00000000"/>
  </w:font>
  <w:font w:name="Tahoma">
    <w:panose1 w:val="020B0604030504040204"/>
    <w:charset w:val="00"/>
    <w:family w:val="auto"/>
    <w:pitch w:val="variable"/>
    <w:sig w:usb0="E1002EFF" w:usb1="C000605B" w:usb2="00000029" w:usb3="00000000" w:csb0="000101FF" w:csb1="00000000"/>
  </w:font>
  <w:font w:name="Consolas">
    <w:panose1 w:val="020B0609020204030204"/>
    <w:charset w:val="00"/>
    <w:family w:val="auto"/>
    <w:pitch w:val="variable"/>
    <w:sig w:usb0="E10002FF" w:usb1="4000FCFF" w:usb2="00000009" w:usb3="00000000" w:csb0="0000019F" w:csb1="00000000"/>
  </w:font>
  <w:font w:name="Arial Bold">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tbl>
    <w:tblPr>
      <w:tblStyle w:val="TableGrid"/>
      <w:tblW w:w="92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98"/>
      <w:gridCol w:w="1818"/>
    </w:tblGrid>
    <w:tr w:rsidR="00097960" w14:paraId="3F996E41" w14:textId="77777777">
      <w:tc>
        <w:tcPr>
          <w:tcW w:w="7398" w:type="dxa"/>
        </w:tcPr>
        <w:p w14:paraId="2FCF7C30" w14:textId="77777777" w:rsidR="00097960" w:rsidRDefault="000E373B">
          <w:pPr>
            <w:pStyle w:val="Footer"/>
            <w:rPr>
              <w:rFonts w:ascii="Arial" w:hAnsi="Arial" w:cs="Arial"/>
              <w:b/>
              <w:sz w:val="17"/>
              <w:szCs w:val="17"/>
            </w:rPr>
          </w:pPr>
          <w:r>
            <w:rPr>
              <w:rFonts w:ascii="Arial" w:hAnsi="Arial" w:cs="Arial"/>
              <w:b/>
              <w:noProof/>
              <w:sz w:val="17"/>
              <w:szCs w:val="17"/>
              <w:lang w:eastAsia="en-US"/>
            </w:rPr>
            <w:pict w14:anchorId="23F0FADB">
              <v:shapetype id="_x0000_t32" coordsize="21600,21600" o:spt="32" o:oned="t" path="m0,0l21600,21600e" filled="f">
                <v:path arrowok="t" fillok="f" o:connecttype="none"/>
                <o:lock v:ext="edit" shapetype="t"/>
              </v:shapetype>
              <v:shape id="AutoShape 6" o:spid="_x0000_s2049" type="#_x0000_t32" style="position:absolute;margin-left:-.6pt;margin-top:2.5pt;width:457.35pt;height:.0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"/>
            </w:pict>
          </w:r>
          <w:r w:rsidR="00097960">
            <w:rPr>
              <w:rFonts w:ascii="Arial" w:hAnsi="Arial" w:cs="Arial"/>
              <w:b/>
              <w:sz w:val="17"/>
              <w:szCs w:val="17"/>
            </w:rPr>
            <w:t>t</w:t>
          </w:r>
        </w:p>
        <w:p w14:paraId="45DC0B37" w14:textId="77777777" w:rsidR="00097960" w:rsidRDefault="00097960">
          <w:pPr>
            <w:pStyle w:val="Footer"/>
            <w:rPr>
              <w:rFonts w:ascii="Arial" w:hAnsi="Arial" w:cs="Arial"/>
              <w:b/>
              <w:sz w:val="17"/>
              <w:szCs w:val="17"/>
            </w:rPr>
          </w:pPr>
        </w:p>
      </w:tc>
      <w:tc>
        <w:tcPr>
          <w:tcW w:w="1818" w:type="dxa"/>
        </w:tcPr>
        <w:p w14:paraId="25A7054A" w14:textId="77777777" w:rsidR="00097960" w:rsidRDefault="00097960">
          <w:pPr>
            <w:jc w:val="right"/>
            <w:rPr>
              <w:rFonts w:ascii="Arial" w:hAnsi="Arial" w:cs="Arial"/>
              <w:b/>
              <w:sz w:val="17"/>
              <w:szCs w:val="17"/>
            </w:rPr>
          </w:pPr>
        </w:p>
        <w:p w14:paraId="1382A63A" w14:textId="77777777" w:rsidR="00097960" w:rsidRDefault="00097960">
          <w:pPr>
            <w:jc w:val="right"/>
            <w:rPr>
              <w:rFonts w:ascii="Arial" w:hAnsi="Arial" w:cs="Arial"/>
              <w:b/>
              <w:sz w:val="17"/>
              <w:szCs w:val="17"/>
            </w:rPr>
          </w:pPr>
          <w:r>
            <w:rPr>
              <w:rFonts w:ascii="Arial" w:hAnsi="Arial" w:cs="Arial"/>
              <w:b/>
              <w:sz w:val="17"/>
              <w:szCs w:val="17"/>
            </w:rPr>
            <w:t xml:space="preserve">Page </w:t>
          </w:r>
          <w:r>
            <w:rPr>
              <w:rFonts w:ascii="Arial" w:hAnsi="Arial" w:cs="Arial"/>
              <w:b/>
              <w:sz w:val="17"/>
              <w:szCs w:val="17"/>
            </w:rPr>
            <w:fldChar w:fldCharType="begin"/>
          </w:r>
          <w:r>
            <w:rPr>
              <w:rFonts w:ascii="Arial" w:hAnsi="Arial" w:cs="Arial"/>
              <w:b/>
              <w:sz w:val="17"/>
              <w:szCs w:val="17"/>
            </w:rPr>
            <w:instrText xml:space="preserve"> PAGE </w:instrText>
          </w:r>
          <w:r>
            <w:rPr>
              <w:rFonts w:ascii="Arial" w:hAnsi="Arial" w:cs="Arial"/>
              <w:b/>
              <w:sz w:val="17"/>
              <w:szCs w:val="17"/>
            </w:rPr>
            <w:fldChar w:fldCharType="separate"/>
          </w:r>
          <w:r w:rsidR="00E36CA5">
            <w:rPr>
              <w:rFonts w:ascii="Arial" w:hAnsi="Arial" w:cs="Arial"/>
              <w:b/>
              <w:noProof/>
              <w:sz w:val="17"/>
              <w:szCs w:val="17"/>
            </w:rPr>
            <w:t>29</w:t>
          </w:r>
          <w:r>
            <w:rPr>
              <w:rFonts w:ascii="Arial" w:hAnsi="Arial" w:cs="Arial"/>
              <w:b/>
              <w:sz w:val="17"/>
              <w:szCs w:val="17"/>
            </w:rPr>
            <w:fldChar w:fldCharType="end"/>
          </w:r>
          <w:r>
            <w:rPr>
              <w:rFonts w:ascii="Arial" w:hAnsi="Arial" w:cs="Arial"/>
              <w:b/>
              <w:sz w:val="17"/>
              <w:szCs w:val="17"/>
            </w:rPr>
            <w:t xml:space="preserve"> of </w:t>
          </w:r>
          <w:r>
            <w:rPr>
              <w:rFonts w:ascii="Arial" w:hAnsi="Arial" w:cs="Arial"/>
              <w:b/>
              <w:sz w:val="17"/>
              <w:szCs w:val="17"/>
            </w:rPr>
            <w:fldChar w:fldCharType="begin"/>
          </w:r>
          <w:r>
            <w:rPr>
              <w:rFonts w:ascii="Arial" w:hAnsi="Arial" w:cs="Arial"/>
              <w:b/>
              <w:sz w:val="17"/>
              <w:szCs w:val="17"/>
            </w:rPr>
            <w:instrText xml:space="preserve"> NUMPAGES  </w:instrText>
          </w:r>
          <w:r>
            <w:rPr>
              <w:rFonts w:ascii="Arial" w:hAnsi="Arial" w:cs="Arial"/>
              <w:b/>
              <w:sz w:val="17"/>
              <w:szCs w:val="17"/>
            </w:rPr>
            <w:fldChar w:fldCharType="separate"/>
          </w:r>
          <w:r w:rsidR="00E36CA5">
            <w:rPr>
              <w:rFonts w:ascii="Arial" w:hAnsi="Arial" w:cs="Arial"/>
              <w:b/>
              <w:noProof/>
              <w:sz w:val="17"/>
              <w:szCs w:val="17"/>
            </w:rPr>
            <w:t>47</w:t>
          </w:r>
          <w:r>
            <w:rPr>
              <w:rFonts w:ascii="Arial" w:hAnsi="Arial" w:cs="Arial"/>
              <w:b/>
              <w:sz w:val="17"/>
              <w:szCs w:val="17"/>
            </w:rPr>
            <w:fldChar w:fldCharType="end"/>
          </w:r>
        </w:p>
        <w:p w14:paraId="162FB758" w14:textId="77777777" w:rsidR="00097960" w:rsidRDefault="00097960">
          <w:pPr>
            <w:pStyle w:val="Footer"/>
            <w:rPr>
              <w:rFonts w:ascii="Arial" w:hAnsi="Arial" w:cs="Arial"/>
              <w:sz w:val="17"/>
              <w:szCs w:val="17"/>
            </w:rPr>
          </w:pPr>
        </w:p>
      </w:tc>
    </w:tr>
  </w:tbl>
  <w:p w14:paraId="7C2791CB" w14:textId="77777777" w:rsidR="00097960" w:rsidRDefault="00097960">
    <w:pPr>
      <w:pStyle w:val="Footer"/>
      <w:rPr>
        <w:sz w:val="23"/>
        <w:szCs w:val="23"/>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1751067E" w14:textId="77777777" w:rsidR="000E373B" w:rsidRDefault="000E373B" w:rsidP="0094166B">
      <w:r>
        <w:separator/>
      </w:r>
    </w:p>
  </w:footnote>
  <w:footnote w:type="continuationSeparator" w:id="0">
    <w:p w14:paraId="3FA240F5" w14:textId="77777777" w:rsidR="000E373B" w:rsidRDefault="000E373B" w:rsidP="0094166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tbl>
    <w:tblPr>
      <w:tblStyle w:val="TableGrid"/>
      <w:tblW w:w="92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28"/>
      <w:gridCol w:w="4888"/>
    </w:tblGrid>
    <w:tr w:rsidR="00097960" w14:paraId="169407FF" w14:textId="77777777">
      <w:tc>
        <w:tcPr>
          <w:tcW w:w="4328" w:type="dxa"/>
        </w:tcPr>
        <w:p w14:paraId="5E529718" w14:textId="77777777" w:rsidR="00097960" w:rsidRDefault="00097960">
          <w:pPr>
            <w:pStyle w:val="Header"/>
            <w:rPr>
              <w:rFonts w:ascii="Arial" w:hAnsi="Arial" w:cs="Arial"/>
              <w:sz w:val="19"/>
              <w:szCs w:val="19"/>
            </w:rPr>
          </w:pPr>
          <w:r>
            <w:rPr>
              <w:rFonts w:ascii="Arial" w:hAnsi="Arial" w:cs="Arial"/>
              <w:noProof/>
              <w:sz w:val="19"/>
              <w:szCs w:val="19"/>
              <w:lang w:eastAsia="en-US"/>
            </w:rPr>
            <w:drawing>
              <wp:inline distT="0" distB="0" distL="0" distR="0" wp14:anchorId="6F5BCAA0" wp14:editId="2F7941CE">
                <wp:extent cx="819150" cy="2762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
                          <a:extLst>
                            <a:ext uri="{28A0092B-C50C-407E-A947-70E740481C1C}">
                              <a14:useLocalDpi xmlns:a14="http://schemas.microsoft.com/office/drawing/2010/main" val="0"/>
                            </a:ext>
                          </a:extLst>
                        </a:blip>
                        <a:srcRect l="12384" t="82440" r="45287" b="4807"/>
                        <a:stretch>
                          <a:fillRect/>
                        </a:stretch>
                      </pic:blipFill>
                      <pic:spPr bwMode="auto">
                        <a:xfrm>
                          <a:off x="0" y="0"/>
                          <a:ext cx="819150" cy="276225"/>
                        </a:xfrm>
                        <a:prstGeom prst="rect">
                          <a:avLst/>
                        </a:prstGeom>
                        <a:noFill/>
                        <a:ln>
                          <a:noFill/>
                        </a:ln>
                      </pic:spPr>
                    </pic:pic>
                  </a:graphicData>
                </a:graphic>
              </wp:inline>
            </w:drawing>
          </w:r>
          <w:r>
            <w:rPr>
              <w:rFonts w:ascii="Arial" w:hAnsi="Arial" w:cs="Arial"/>
              <w:noProof/>
              <w:sz w:val="19"/>
              <w:szCs w:val="19"/>
              <w:lang w:eastAsia="en-US"/>
            </w:rPr>
            <w:drawing>
              <wp:inline distT="0" distB="0" distL="0" distR="0" wp14:anchorId="59DE420B" wp14:editId="3E988167">
                <wp:extent cx="819150" cy="285750"/>
                <wp:effectExtent l="0" t="0" r="0" b="0"/>
                <wp:docPr id="3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
                          <a:extLst>
                            <a:ext uri="{28A0092B-C50C-407E-A947-70E740481C1C}">
                              <a14:useLocalDpi xmlns:a14="http://schemas.microsoft.com/office/drawing/2010/main" val="0"/>
                            </a:ext>
                          </a:extLst>
                        </a:blip>
                        <a:srcRect l="53604" t="82440" r="11459" b="4807"/>
                        <a:stretch>
                          <a:fillRect/>
                        </a:stretch>
                      </pic:blipFill>
                      <pic:spPr bwMode="auto">
                        <a:xfrm>
                          <a:off x="0" y="0"/>
                          <a:ext cx="819150" cy="285750"/>
                        </a:xfrm>
                        <a:prstGeom prst="rect">
                          <a:avLst/>
                        </a:prstGeom>
                        <a:noFill/>
                        <a:ln>
                          <a:noFill/>
                        </a:ln>
                      </pic:spPr>
                    </pic:pic>
                  </a:graphicData>
                </a:graphic>
              </wp:inline>
            </w:drawing>
          </w:r>
        </w:p>
      </w:tc>
      <w:tc>
        <w:tcPr>
          <w:tcW w:w="4888" w:type="dxa"/>
          <w:vAlign w:val="center"/>
        </w:tcPr>
        <w:p w14:paraId="217B69BC" w14:textId="77777777" w:rsidR="00097960" w:rsidRDefault="00097960" w:rsidP="009C5B2C">
          <w:pPr>
            <w:pStyle w:val="Header"/>
            <w:jc w:val="right"/>
            <w:rPr>
              <w:rFonts w:ascii="Arial" w:hAnsi="Arial" w:cs="Arial"/>
              <w:b/>
              <w:sz w:val="17"/>
              <w:szCs w:val="17"/>
            </w:rPr>
          </w:pPr>
          <w:r>
            <w:rPr>
              <w:rFonts w:ascii="Arial" w:hAnsi="Arial" w:cs="Arial"/>
              <w:b/>
              <w:sz w:val="17"/>
              <w:szCs w:val="17"/>
            </w:rPr>
            <w:t>User Requirements Specification (URS) – Product Configurator</w:t>
          </w:r>
        </w:p>
      </w:tc>
    </w:tr>
  </w:tbl>
  <w:p w14:paraId="48038C0A" w14:textId="77777777" w:rsidR="00097960" w:rsidRDefault="000E373B">
    <w:pPr>
      <w:pStyle w:val="Header"/>
      <w:rPr>
        <w:rFonts w:ascii="Arial" w:hAnsi="Arial" w:cs="Arial"/>
        <w:sz w:val="19"/>
        <w:szCs w:val="19"/>
      </w:rPr>
    </w:pPr>
    <w:r>
      <w:rPr>
        <w:rFonts w:ascii="Arial" w:hAnsi="Arial" w:cs="Arial"/>
        <w:noProof/>
        <w:sz w:val="19"/>
        <w:szCs w:val="19"/>
        <w:lang w:eastAsia="en-US"/>
      </w:rPr>
      <w:pict w14:anchorId="7BA92B59">
        <v:shapetype id="_x0000_t32" coordsize="21600,21600" o:spt="32" o:oned="t" path="m0,0l21600,21600e" filled="f">
          <v:path arrowok="t" fillok="f" o:connecttype="none"/>
          <o:lock v:ext="edit" shapetype="t"/>
        </v:shapetype>
        <v:shape id="AutoShape 1" o:spid="_x0000_s2050" type="#_x0000_t32" style="position:absolute;margin-left:-.6pt;margin-top:4.25pt;width:450.75pt;height:.05pt;z-index:2516582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"/>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981483C"/>
    <w:multiLevelType w:val="hybridMultilevel"/>
    <w:tmpl w:val="AEA2F28C"/>
    <w:lvl w:ilvl="0" w:tplc="4D089238">
      <w:start w:val="1"/>
      <w:numFmt w:val="bullet"/>
      <w:lvlText w:val="-"/>
      <w:lvlJc w:val="left"/>
      <w:pPr>
        <w:ind w:left="720" w:hanging="360"/>
      </w:pPr>
      <w:rPr>
        <w:rFonts w:ascii="Arial" w:hAnsi="Arial" w:hint="default"/>
      </w:rPr>
    </w:lvl>
    <w:lvl w:ilvl="1" w:tplc="4D089238">
      <w:start w:val="1"/>
      <w:numFmt w:val="bullet"/>
      <w:lvlText w:val="-"/>
      <w:lvlJc w:val="left"/>
      <w:pPr>
        <w:ind w:left="1440" w:hanging="360"/>
      </w:pPr>
      <w:rPr>
        <w:rFonts w:ascii="Arial" w:hAnsi="Arial" w:hint="default"/>
      </w:rPr>
    </w:lvl>
    <w:lvl w:ilvl="2" w:tplc="4D089238">
      <w:start w:val="1"/>
      <w:numFmt w:val="bullet"/>
      <w:lvlText w:val="-"/>
      <w:lvlJc w:val="left"/>
      <w:pPr>
        <w:ind w:left="2160" w:hanging="360"/>
      </w:pPr>
      <w:rPr>
        <w:rFonts w:ascii="Arial" w:hAnsi="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9271191"/>
    <w:multiLevelType w:val="hybridMultilevel"/>
    <w:tmpl w:val="C4D0FF56"/>
    <w:lvl w:ilvl="0" w:tplc="4D089238">
      <w:start w:val="1"/>
      <w:numFmt w:val="bullet"/>
      <w:lvlText w:val="-"/>
      <w:lvlJc w:val="left"/>
      <w:pPr>
        <w:ind w:left="2160" w:hanging="360"/>
      </w:pPr>
      <w:rPr>
        <w:rFonts w:ascii="Arial" w:hAnsi="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19C83537"/>
    <w:multiLevelType w:val="hybridMultilevel"/>
    <w:tmpl w:val="04EC2B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9FC0D2E"/>
    <w:multiLevelType w:val="multilevel"/>
    <w:tmpl w:val="19FC0D2E"/>
    <w:lvl w:ilvl="0">
      <w:start w:val="1"/>
      <w:numFmt w:val="decimal"/>
      <w:pStyle w:val="IFC-HeadingMain"/>
      <w:lvlText w:val="%1"/>
      <w:lvlJc w:val="left"/>
      <w:pPr>
        <w:ind w:left="1530" w:hanging="360"/>
      </w:pPr>
      <w:rPr>
        <w:rFonts w:hint="default"/>
      </w:rPr>
    </w:lvl>
    <w:lvl w:ilvl="1">
      <w:start w:val="1"/>
      <w:numFmt w:val="decimal"/>
      <w:pStyle w:val="IFCHeading1X"/>
      <w:isLgl/>
      <w:lvlText w:val="%1.%2"/>
      <w:lvlJc w:val="left"/>
      <w:pPr>
        <w:ind w:left="2010" w:hanging="840"/>
      </w:pPr>
      <w:rPr>
        <w:rFonts w:hint="default"/>
      </w:rPr>
    </w:lvl>
    <w:lvl w:ilvl="2">
      <w:start w:val="1"/>
      <w:numFmt w:val="decimal"/>
      <w:pStyle w:val="IFCHeading11X"/>
      <w:isLgl/>
      <w:lvlText w:val="%1.%2.%3"/>
      <w:lvlJc w:val="left"/>
      <w:pPr>
        <w:ind w:left="2010" w:hanging="840"/>
      </w:pPr>
      <w:rPr>
        <w:rFonts w:cs="Times New Roman"/>
        <w:b/>
        <w:bCs w:val="0"/>
        <w:i w:val="0"/>
        <w:iCs w:val="0"/>
        <w:smallCaps w:val="0"/>
        <w:strike w:val="0"/>
        <w:dstrike w:val="0"/>
        <w:spacing w:val="0"/>
        <w:kern w:val="0"/>
        <w:position w:val="0"/>
        <w:u w:val="none"/>
      </w:rPr>
    </w:lvl>
    <w:lvl w:ilvl="3">
      <w:start w:val="1"/>
      <w:numFmt w:val="decimal"/>
      <w:pStyle w:val="IFCHeading111X"/>
      <w:isLgl/>
      <w:lvlText w:val="%1.%2.%3.%4"/>
      <w:lvlJc w:val="left"/>
      <w:pPr>
        <w:ind w:left="2356" w:hanging="1080"/>
      </w:pPr>
      <w:rPr>
        <w:rFonts w:hint="default"/>
      </w:rPr>
    </w:lvl>
    <w:lvl w:ilvl="4" w:tentative="1">
      <w:start w:val="1"/>
      <w:numFmt w:val="decimal"/>
      <w:isLgl/>
      <w:lvlText w:val="%1.%2.%3.%4.%5"/>
      <w:lvlJc w:val="left"/>
      <w:pPr>
        <w:ind w:left="2250" w:hanging="1080"/>
      </w:pPr>
      <w:rPr>
        <w:rFonts w:hint="default"/>
      </w:rPr>
    </w:lvl>
    <w:lvl w:ilvl="5" w:tentative="1">
      <w:start w:val="1"/>
      <w:numFmt w:val="decimal"/>
      <w:isLgl/>
      <w:lvlText w:val="%1.%2.%3.%4.%5.%6"/>
      <w:lvlJc w:val="left"/>
      <w:pPr>
        <w:ind w:left="2610" w:hanging="1440"/>
      </w:pPr>
      <w:rPr>
        <w:rFonts w:hint="default"/>
      </w:rPr>
    </w:lvl>
    <w:lvl w:ilvl="6" w:tentative="1">
      <w:start w:val="1"/>
      <w:numFmt w:val="decimal"/>
      <w:isLgl/>
      <w:lvlText w:val="%1.%2.%3.%4.%5.%6.%7"/>
      <w:lvlJc w:val="left"/>
      <w:pPr>
        <w:ind w:left="2610" w:hanging="1440"/>
      </w:pPr>
      <w:rPr>
        <w:rFonts w:hint="default"/>
      </w:rPr>
    </w:lvl>
    <w:lvl w:ilvl="7" w:tentative="1">
      <w:start w:val="1"/>
      <w:numFmt w:val="decimal"/>
      <w:isLgl/>
      <w:lvlText w:val="%1.%2.%3.%4.%5.%6.%7.%8"/>
      <w:lvlJc w:val="left"/>
      <w:pPr>
        <w:ind w:left="2970" w:hanging="1800"/>
      </w:pPr>
      <w:rPr>
        <w:rFonts w:hint="default"/>
      </w:rPr>
    </w:lvl>
    <w:lvl w:ilvl="8" w:tentative="1">
      <w:start w:val="1"/>
      <w:numFmt w:val="decimal"/>
      <w:isLgl/>
      <w:lvlText w:val="%1.%2.%3.%4.%5.%6.%7.%8.%9"/>
      <w:lvlJc w:val="left"/>
      <w:pPr>
        <w:ind w:left="2970" w:hanging="1800"/>
      </w:pPr>
      <w:rPr>
        <w:rFonts w:hint="default"/>
      </w:rPr>
    </w:lvl>
  </w:abstractNum>
  <w:abstractNum w:abstractNumId="4">
    <w:nsid w:val="1A4E6B53"/>
    <w:multiLevelType w:val="hybridMultilevel"/>
    <w:tmpl w:val="15B89EC6"/>
    <w:lvl w:ilvl="0" w:tplc="4D089238">
      <w:start w:val="1"/>
      <w:numFmt w:val="bullet"/>
      <w:lvlText w:val="-"/>
      <w:lvlJc w:val="left"/>
      <w:pPr>
        <w:ind w:left="2430" w:hanging="360"/>
      </w:pPr>
      <w:rPr>
        <w:rFonts w:ascii="Arial" w:hAnsi="Arial"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5">
    <w:nsid w:val="200F14DE"/>
    <w:multiLevelType w:val="hybridMultilevel"/>
    <w:tmpl w:val="63CE62A8"/>
    <w:lvl w:ilvl="0" w:tplc="4D089238">
      <w:start w:val="1"/>
      <w:numFmt w:val="bullet"/>
      <w:lvlText w:val="-"/>
      <w:lvlJc w:val="left"/>
      <w:pPr>
        <w:ind w:left="2880" w:hanging="360"/>
      </w:pPr>
      <w:rPr>
        <w:rFonts w:ascii="Arial" w:hAnsi="Aria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nsid w:val="250F78BF"/>
    <w:multiLevelType w:val="multilevel"/>
    <w:tmpl w:val="250F78BF"/>
    <w:lvl w:ilvl="0">
      <w:numFmt w:val="bullet"/>
      <w:lvlText w:val="-"/>
      <w:lvlJc w:val="left"/>
      <w:pPr>
        <w:ind w:left="2430" w:hanging="360"/>
      </w:pPr>
      <w:rPr>
        <w:rFonts w:ascii="Arial" w:eastAsia="PMingLiU" w:hAnsi="Arial" w:cs="Arial" w:hint="default"/>
      </w:rPr>
    </w:lvl>
    <w:lvl w:ilvl="1" w:tentative="1">
      <w:start w:val="1"/>
      <w:numFmt w:val="bullet"/>
      <w:lvlText w:val="o"/>
      <w:lvlJc w:val="left"/>
      <w:pPr>
        <w:ind w:left="3150" w:hanging="360"/>
      </w:pPr>
      <w:rPr>
        <w:rFonts w:ascii="Courier New" w:hAnsi="Courier New" w:cs="Courier New" w:hint="default"/>
      </w:rPr>
    </w:lvl>
    <w:lvl w:ilvl="2" w:tentative="1">
      <w:start w:val="1"/>
      <w:numFmt w:val="bullet"/>
      <w:lvlText w:val=""/>
      <w:lvlJc w:val="left"/>
      <w:pPr>
        <w:ind w:left="3870" w:hanging="360"/>
      </w:pPr>
      <w:rPr>
        <w:rFonts w:ascii="Wingdings" w:hAnsi="Wingdings" w:hint="default"/>
      </w:rPr>
    </w:lvl>
    <w:lvl w:ilvl="3" w:tentative="1">
      <w:start w:val="1"/>
      <w:numFmt w:val="bullet"/>
      <w:lvlText w:val=""/>
      <w:lvlJc w:val="left"/>
      <w:pPr>
        <w:ind w:left="4590" w:hanging="360"/>
      </w:pPr>
      <w:rPr>
        <w:rFonts w:ascii="Symbol" w:hAnsi="Symbol" w:hint="default"/>
      </w:rPr>
    </w:lvl>
    <w:lvl w:ilvl="4" w:tentative="1">
      <w:start w:val="1"/>
      <w:numFmt w:val="bullet"/>
      <w:lvlText w:val="o"/>
      <w:lvlJc w:val="left"/>
      <w:pPr>
        <w:ind w:left="5310" w:hanging="360"/>
      </w:pPr>
      <w:rPr>
        <w:rFonts w:ascii="Courier New" w:hAnsi="Courier New" w:cs="Courier New" w:hint="default"/>
      </w:rPr>
    </w:lvl>
    <w:lvl w:ilvl="5" w:tentative="1">
      <w:start w:val="1"/>
      <w:numFmt w:val="bullet"/>
      <w:lvlText w:val=""/>
      <w:lvlJc w:val="left"/>
      <w:pPr>
        <w:ind w:left="6030" w:hanging="360"/>
      </w:pPr>
      <w:rPr>
        <w:rFonts w:ascii="Wingdings" w:hAnsi="Wingdings" w:hint="default"/>
      </w:rPr>
    </w:lvl>
    <w:lvl w:ilvl="6" w:tentative="1">
      <w:start w:val="1"/>
      <w:numFmt w:val="bullet"/>
      <w:lvlText w:val=""/>
      <w:lvlJc w:val="left"/>
      <w:pPr>
        <w:ind w:left="6750" w:hanging="360"/>
      </w:pPr>
      <w:rPr>
        <w:rFonts w:ascii="Symbol" w:hAnsi="Symbol" w:hint="default"/>
      </w:rPr>
    </w:lvl>
    <w:lvl w:ilvl="7" w:tentative="1">
      <w:start w:val="1"/>
      <w:numFmt w:val="bullet"/>
      <w:lvlText w:val="o"/>
      <w:lvlJc w:val="left"/>
      <w:pPr>
        <w:ind w:left="7470" w:hanging="360"/>
      </w:pPr>
      <w:rPr>
        <w:rFonts w:ascii="Courier New" w:hAnsi="Courier New" w:cs="Courier New" w:hint="default"/>
      </w:rPr>
    </w:lvl>
    <w:lvl w:ilvl="8" w:tentative="1">
      <w:start w:val="1"/>
      <w:numFmt w:val="bullet"/>
      <w:lvlText w:val=""/>
      <w:lvlJc w:val="left"/>
      <w:pPr>
        <w:ind w:left="8190" w:hanging="360"/>
      </w:pPr>
      <w:rPr>
        <w:rFonts w:ascii="Wingdings" w:hAnsi="Wingdings" w:hint="default"/>
      </w:rPr>
    </w:lvl>
  </w:abstractNum>
  <w:abstractNum w:abstractNumId="7">
    <w:nsid w:val="26067FCF"/>
    <w:multiLevelType w:val="hybridMultilevel"/>
    <w:tmpl w:val="FB4E7F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BF92879"/>
    <w:multiLevelType w:val="multilevel"/>
    <w:tmpl w:val="B1D4C368"/>
    <w:lvl w:ilvl="0">
      <w:numFmt w:val="bullet"/>
      <w:lvlText w:val="-"/>
      <w:lvlJc w:val="left"/>
      <w:pPr>
        <w:ind w:left="1350" w:hanging="360"/>
      </w:pPr>
      <w:rPr>
        <w:rFonts w:ascii="Arial" w:eastAsia="PMingLiU" w:hAnsi="Arial" w:cs="Arial" w:hint="default"/>
      </w:rPr>
    </w:lvl>
    <w:lvl w:ilvl="1">
      <w:start w:val="1"/>
      <w:numFmt w:val="bullet"/>
      <w:lvlText w:val="-"/>
      <w:lvlJc w:val="left"/>
      <w:pPr>
        <w:ind w:left="2070" w:hanging="360"/>
      </w:pPr>
      <w:rPr>
        <w:rFonts w:ascii="Arial" w:hAnsi="Arial" w:hint="default"/>
      </w:rPr>
    </w:lvl>
    <w:lvl w:ilvl="2">
      <w:start w:val="1"/>
      <w:numFmt w:val="bullet"/>
      <w:lvlText w:val="-"/>
      <w:lvlJc w:val="left"/>
      <w:pPr>
        <w:ind w:left="2790" w:hanging="360"/>
      </w:pPr>
      <w:rPr>
        <w:rFonts w:ascii="Arial" w:hAnsi="Arial" w:hint="default"/>
      </w:rPr>
    </w:lvl>
    <w:lvl w:ilvl="3" w:tentative="1">
      <w:start w:val="1"/>
      <w:numFmt w:val="bullet"/>
      <w:lvlText w:val=""/>
      <w:lvlJc w:val="left"/>
      <w:pPr>
        <w:ind w:left="3510" w:hanging="360"/>
      </w:pPr>
      <w:rPr>
        <w:rFonts w:ascii="Symbol" w:hAnsi="Symbol" w:hint="default"/>
      </w:rPr>
    </w:lvl>
    <w:lvl w:ilvl="4" w:tentative="1">
      <w:start w:val="1"/>
      <w:numFmt w:val="bullet"/>
      <w:lvlText w:val="o"/>
      <w:lvlJc w:val="left"/>
      <w:pPr>
        <w:ind w:left="4230" w:hanging="360"/>
      </w:pPr>
      <w:rPr>
        <w:rFonts w:ascii="Courier New" w:hAnsi="Courier New" w:hint="default"/>
      </w:rPr>
    </w:lvl>
    <w:lvl w:ilvl="5" w:tentative="1">
      <w:start w:val="1"/>
      <w:numFmt w:val="bullet"/>
      <w:lvlText w:val=""/>
      <w:lvlJc w:val="left"/>
      <w:pPr>
        <w:ind w:left="4950" w:hanging="360"/>
      </w:pPr>
      <w:rPr>
        <w:rFonts w:ascii="Wingdings" w:hAnsi="Wingdings" w:hint="default"/>
      </w:rPr>
    </w:lvl>
    <w:lvl w:ilvl="6" w:tentative="1">
      <w:start w:val="1"/>
      <w:numFmt w:val="bullet"/>
      <w:lvlText w:val=""/>
      <w:lvlJc w:val="left"/>
      <w:pPr>
        <w:ind w:left="5670" w:hanging="360"/>
      </w:pPr>
      <w:rPr>
        <w:rFonts w:ascii="Symbol" w:hAnsi="Symbol" w:hint="default"/>
      </w:rPr>
    </w:lvl>
    <w:lvl w:ilvl="7" w:tentative="1">
      <w:start w:val="1"/>
      <w:numFmt w:val="bullet"/>
      <w:lvlText w:val="o"/>
      <w:lvlJc w:val="left"/>
      <w:pPr>
        <w:ind w:left="6390" w:hanging="360"/>
      </w:pPr>
      <w:rPr>
        <w:rFonts w:ascii="Courier New" w:hAnsi="Courier New" w:hint="default"/>
      </w:rPr>
    </w:lvl>
    <w:lvl w:ilvl="8" w:tentative="1">
      <w:start w:val="1"/>
      <w:numFmt w:val="bullet"/>
      <w:lvlText w:val=""/>
      <w:lvlJc w:val="left"/>
      <w:pPr>
        <w:ind w:left="7110" w:hanging="360"/>
      </w:pPr>
      <w:rPr>
        <w:rFonts w:ascii="Wingdings" w:hAnsi="Wingdings" w:hint="default"/>
      </w:rPr>
    </w:lvl>
  </w:abstractNum>
  <w:abstractNum w:abstractNumId="9">
    <w:nsid w:val="3A5A5551"/>
    <w:multiLevelType w:val="hybridMultilevel"/>
    <w:tmpl w:val="9C1A3BD2"/>
    <w:lvl w:ilvl="0" w:tplc="4D089238">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EA21648"/>
    <w:multiLevelType w:val="hybridMultilevel"/>
    <w:tmpl w:val="03F06004"/>
    <w:lvl w:ilvl="0" w:tplc="4D089238">
      <w:start w:val="1"/>
      <w:numFmt w:val="bullet"/>
      <w:lvlText w:val="-"/>
      <w:lvlJc w:val="left"/>
      <w:pPr>
        <w:ind w:left="720" w:hanging="360"/>
      </w:pPr>
      <w:rPr>
        <w:rFonts w:ascii="Arial" w:hAnsi="Arial" w:hint="default"/>
      </w:rPr>
    </w:lvl>
    <w:lvl w:ilvl="1" w:tplc="4D089238">
      <w:start w:val="1"/>
      <w:numFmt w:val="bullet"/>
      <w:lvlText w:val="-"/>
      <w:lvlJc w:val="left"/>
      <w:pPr>
        <w:ind w:left="1440" w:hanging="360"/>
      </w:pPr>
      <w:rPr>
        <w:rFonts w:ascii="Arial" w:hAnsi="Aria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2F1580A"/>
    <w:multiLevelType w:val="multilevel"/>
    <w:tmpl w:val="42F1580A"/>
    <w:lvl w:ilvl="0">
      <w:numFmt w:val="bullet"/>
      <w:lvlText w:val="-"/>
      <w:lvlJc w:val="left"/>
      <w:pPr>
        <w:ind w:left="2430" w:hanging="360"/>
      </w:pPr>
      <w:rPr>
        <w:rFonts w:ascii="Arial" w:eastAsia="PMingLiU" w:hAnsi="Arial" w:cs="Arial" w:hint="default"/>
      </w:rPr>
    </w:lvl>
    <w:lvl w:ilvl="1" w:tentative="1">
      <w:start w:val="1"/>
      <w:numFmt w:val="bullet"/>
      <w:lvlText w:val="o"/>
      <w:lvlJc w:val="left"/>
      <w:pPr>
        <w:ind w:left="3150" w:hanging="360"/>
      </w:pPr>
      <w:rPr>
        <w:rFonts w:ascii="Courier New" w:hAnsi="Courier New" w:cs="Courier New" w:hint="default"/>
      </w:rPr>
    </w:lvl>
    <w:lvl w:ilvl="2" w:tentative="1">
      <w:start w:val="1"/>
      <w:numFmt w:val="bullet"/>
      <w:lvlText w:val=""/>
      <w:lvlJc w:val="left"/>
      <w:pPr>
        <w:ind w:left="3870" w:hanging="360"/>
      </w:pPr>
      <w:rPr>
        <w:rFonts w:ascii="Wingdings" w:hAnsi="Wingdings" w:hint="default"/>
      </w:rPr>
    </w:lvl>
    <w:lvl w:ilvl="3" w:tentative="1">
      <w:start w:val="1"/>
      <w:numFmt w:val="bullet"/>
      <w:lvlText w:val=""/>
      <w:lvlJc w:val="left"/>
      <w:pPr>
        <w:ind w:left="4590" w:hanging="360"/>
      </w:pPr>
      <w:rPr>
        <w:rFonts w:ascii="Symbol" w:hAnsi="Symbol" w:hint="default"/>
      </w:rPr>
    </w:lvl>
    <w:lvl w:ilvl="4" w:tentative="1">
      <w:start w:val="1"/>
      <w:numFmt w:val="bullet"/>
      <w:lvlText w:val="o"/>
      <w:lvlJc w:val="left"/>
      <w:pPr>
        <w:ind w:left="5310" w:hanging="360"/>
      </w:pPr>
      <w:rPr>
        <w:rFonts w:ascii="Courier New" w:hAnsi="Courier New" w:cs="Courier New" w:hint="default"/>
      </w:rPr>
    </w:lvl>
    <w:lvl w:ilvl="5" w:tentative="1">
      <w:start w:val="1"/>
      <w:numFmt w:val="bullet"/>
      <w:lvlText w:val=""/>
      <w:lvlJc w:val="left"/>
      <w:pPr>
        <w:ind w:left="6030" w:hanging="360"/>
      </w:pPr>
      <w:rPr>
        <w:rFonts w:ascii="Wingdings" w:hAnsi="Wingdings" w:hint="default"/>
      </w:rPr>
    </w:lvl>
    <w:lvl w:ilvl="6" w:tentative="1">
      <w:start w:val="1"/>
      <w:numFmt w:val="bullet"/>
      <w:lvlText w:val=""/>
      <w:lvlJc w:val="left"/>
      <w:pPr>
        <w:ind w:left="6750" w:hanging="360"/>
      </w:pPr>
      <w:rPr>
        <w:rFonts w:ascii="Symbol" w:hAnsi="Symbol" w:hint="default"/>
      </w:rPr>
    </w:lvl>
    <w:lvl w:ilvl="7" w:tentative="1">
      <w:start w:val="1"/>
      <w:numFmt w:val="bullet"/>
      <w:lvlText w:val="o"/>
      <w:lvlJc w:val="left"/>
      <w:pPr>
        <w:ind w:left="7470" w:hanging="360"/>
      </w:pPr>
      <w:rPr>
        <w:rFonts w:ascii="Courier New" w:hAnsi="Courier New" w:cs="Courier New" w:hint="default"/>
      </w:rPr>
    </w:lvl>
    <w:lvl w:ilvl="8" w:tentative="1">
      <w:start w:val="1"/>
      <w:numFmt w:val="bullet"/>
      <w:lvlText w:val=""/>
      <w:lvlJc w:val="left"/>
      <w:pPr>
        <w:ind w:left="8190" w:hanging="360"/>
      </w:pPr>
      <w:rPr>
        <w:rFonts w:ascii="Wingdings" w:hAnsi="Wingdings" w:hint="default"/>
      </w:rPr>
    </w:lvl>
  </w:abstractNum>
  <w:abstractNum w:abstractNumId="12">
    <w:nsid w:val="498071CF"/>
    <w:multiLevelType w:val="multilevel"/>
    <w:tmpl w:val="498071CF"/>
    <w:lvl w:ilvl="0">
      <w:numFmt w:val="bullet"/>
      <w:lvlText w:val="-"/>
      <w:lvlJc w:val="left"/>
      <w:pPr>
        <w:ind w:left="720" w:hanging="360"/>
      </w:pPr>
      <w:rPr>
        <w:rFonts w:ascii="Arial" w:eastAsia="PMingLiU" w:hAnsi="Arial" w:cs="Arial"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13">
    <w:nsid w:val="4C8B42BD"/>
    <w:multiLevelType w:val="multilevel"/>
    <w:tmpl w:val="DB5E2552"/>
    <w:lvl w:ilvl="0">
      <w:numFmt w:val="bullet"/>
      <w:lvlText w:val="-"/>
      <w:lvlJc w:val="left"/>
      <w:pPr>
        <w:ind w:left="1350" w:hanging="360"/>
      </w:pPr>
      <w:rPr>
        <w:rFonts w:ascii="Arial" w:eastAsia="PMingLiU" w:hAnsi="Arial" w:cs="Arial" w:hint="default"/>
      </w:rPr>
    </w:lvl>
    <w:lvl w:ilvl="1">
      <w:start w:val="1"/>
      <w:numFmt w:val="bullet"/>
      <w:lvlText w:val="o"/>
      <w:lvlJc w:val="left"/>
      <w:pPr>
        <w:ind w:left="2070" w:hanging="360"/>
      </w:pPr>
      <w:rPr>
        <w:rFonts w:ascii="Courier New" w:hAnsi="Courier New" w:cs="Courier New" w:hint="default"/>
      </w:rPr>
    </w:lvl>
    <w:lvl w:ilvl="2">
      <w:start w:val="1"/>
      <w:numFmt w:val="bullet"/>
      <w:lvlText w:val="-"/>
      <w:lvlJc w:val="left"/>
      <w:pPr>
        <w:ind w:left="2790" w:hanging="360"/>
      </w:pPr>
      <w:rPr>
        <w:rFonts w:ascii="Arial" w:hAnsi="Arial" w:hint="default"/>
      </w:rPr>
    </w:lvl>
    <w:lvl w:ilvl="3" w:tentative="1">
      <w:start w:val="1"/>
      <w:numFmt w:val="bullet"/>
      <w:lvlText w:val=""/>
      <w:lvlJc w:val="left"/>
      <w:pPr>
        <w:ind w:left="3510" w:hanging="360"/>
      </w:pPr>
      <w:rPr>
        <w:rFonts w:ascii="Symbol" w:hAnsi="Symbol" w:hint="default"/>
      </w:rPr>
    </w:lvl>
    <w:lvl w:ilvl="4" w:tentative="1">
      <w:start w:val="1"/>
      <w:numFmt w:val="bullet"/>
      <w:lvlText w:val="o"/>
      <w:lvlJc w:val="left"/>
      <w:pPr>
        <w:ind w:left="4230" w:hanging="360"/>
      </w:pPr>
      <w:rPr>
        <w:rFonts w:ascii="Courier New" w:hAnsi="Courier New" w:hint="default"/>
      </w:rPr>
    </w:lvl>
    <w:lvl w:ilvl="5" w:tentative="1">
      <w:start w:val="1"/>
      <w:numFmt w:val="bullet"/>
      <w:lvlText w:val=""/>
      <w:lvlJc w:val="left"/>
      <w:pPr>
        <w:ind w:left="4950" w:hanging="360"/>
      </w:pPr>
      <w:rPr>
        <w:rFonts w:ascii="Wingdings" w:hAnsi="Wingdings" w:hint="default"/>
      </w:rPr>
    </w:lvl>
    <w:lvl w:ilvl="6" w:tentative="1">
      <w:start w:val="1"/>
      <w:numFmt w:val="bullet"/>
      <w:lvlText w:val=""/>
      <w:lvlJc w:val="left"/>
      <w:pPr>
        <w:ind w:left="5670" w:hanging="360"/>
      </w:pPr>
      <w:rPr>
        <w:rFonts w:ascii="Symbol" w:hAnsi="Symbol" w:hint="default"/>
      </w:rPr>
    </w:lvl>
    <w:lvl w:ilvl="7" w:tentative="1">
      <w:start w:val="1"/>
      <w:numFmt w:val="bullet"/>
      <w:lvlText w:val="o"/>
      <w:lvlJc w:val="left"/>
      <w:pPr>
        <w:ind w:left="6390" w:hanging="360"/>
      </w:pPr>
      <w:rPr>
        <w:rFonts w:ascii="Courier New" w:hAnsi="Courier New" w:hint="default"/>
      </w:rPr>
    </w:lvl>
    <w:lvl w:ilvl="8" w:tentative="1">
      <w:start w:val="1"/>
      <w:numFmt w:val="bullet"/>
      <w:lvlText w:val=""/>
      <w:lvlJc w:val="left"/>
      <w:pPr>
        <w:ind w:left="7110" w:hanging="360"/>
      </w:pPr>
      <w:rPr>
        <w:rFonts w:ascii="Wingdings" w:hAnsi="Wingdings" w:hint="default"/>
      </w:rPr>
    </w:lvl>
  </w:abstractNum>
  <w:abstractNum w:abstractNumId="14">
    <w:nsid w:val="4DE17D6C"/>
    <w:multiLevelType w:val="multilevel"/>
    <w:tmpl w:val="9614F776"/>
    <w:lvl w:ilvl="0">
      <w:numFmt w:val="bullet"/>
      <w:lvlText w:val="-"/>
      <w:lvlJc w:val="left"/>
      <w:pPr>
        <w:ind w:left="1350" w:hanging="360"/>
      </w:pPr>
      <w:rPr>
        <w:rFonts w:ascii="Arial" w:eastAsia="PMingLiU" w:hAnsi="Arial" w:cs="Arial" w:hint="default"/>
      </w:rPr>
    </w:lvl>
    <w:lvl w:ilvl="1">
      <w:start w:val="1"/>
      <w:numFmt w:val="bullet"/>
      <w:lvlText w:val="o"/>
      <w:lvlJc w:val="left"/>
      <w:pPr>
        <w:ind w:left="2070" w:hanging="360"/>
      </w:pPr>
      <w:rPr>
        <w:rFonts w:ascii="Courier New" w:hAnsi="Courier New" w:cs="Courier New" w:hint="default"/>
      </w:rPr>
    </w:lvl>
    <w:lvl w:ilvl="2">
      <w:start w:val="1"/>
      <w:numFmt w:val="bullet"/>
      <w:lvlText w:val="o"/>
      <w:lvlJc w:val="left"/>
      <w:pPr>
        <w:ind w:left="2790" w:hanging="360"/>
      </w:pPr>
      <w:rPr>
        <w:rFonts w:ascii="Courier New" w:hAnsi="Courier New" w:cs="Courier New" w:hint="default"/>
      </w:rPr>
    </w:lvl>
    <w:lvl w:ilvl="3" w:tentative="1">
      <w:start w:val="1"/>
      <w:numFmt w:val="bullet"/>
      <w:lvlText w:val=""/>
      <w:lvlJc w:val="left"/>
      <w:pPr>
        <w:ind w:left="3510" w:hanging="360"/>
      </w:pPr>
      <w:rPr>
        <w:rFonts w:ascii="Symbol" w:hAnsi="Symbol" w:hint="default"/>
      </w:rPr>
    </w:lvl>
    <w:lvl w:ilvl="4" w:tentative="1">
      <w:start w:val="1"/>
      <w:numFmt w:val="bullet"/>
      <w:lvlText w:val="o"/>
      <w:lvlJc w:val="left"/>
      <w:pPr>
        <w:ind w:left="4230" w:hanging="360"/>
      </w:pPr>
      <w:rPr>
        <w:rFonts w:ascii="Courier New" w:hAnsi="Courier New" w:hint="default"/>
      </w:rPr>
    </w:lvl>
    <w:lvl w:ilvl="5" w:tentative="1">
      <w:start w:val="1"/>
      <w:numFmt w:val="bullet"/>
      <w:lvlText w:val=""/>
      <w:lvlJc w:val="left"/>
      <w:pPr>
        <w:ind w:left="4950" w:hanging="360"/>
      </w:pPr>
      <w:rPr>
        <w:rFonts w:ascii="Wingdings" w:hAnsi="Wingdings" w:hint="default"/>
      </w:rPr>
    </w:lvl>
    <w:lvl w:ilvl="6" w:tentative="1">
      <w:start w:val="1"/>
      <w:numFmt w:val="bullet"/>
      <w:lvlText w:val=""/>
      <w:lvlJc w:val="left"/>
      <w:pPr>
        <w:ind w:left="5670" w:hanging="360"/>
      </w:pPr>
      <w:rPr>
        <w:rFonts w:ascii="Symbol" w:hAnsi="Symbol" w:hint="default"/>
      </w:rPr>
    </w:lvl>
    <w:lvl w:ilvl="7" w:tentative="1">
      <w:start w:val="1"/>
      <w:numFmt w:val="bullet"/>
      <w:lvlText w:val="o"/>
      <w:lvlJc w:val="left"/>
      <w:pPr>
        <w:ind w:left="6390" w:hanging="360"/>
      </w:pPr>
      <w:rPr>
        <w:rFonts w:ascii="Courier New" w:hAnsi="Courier New" w:hint="default"/>
      </w:rPr>
    </w:lvl>
    <w:lvl w:ilvl="8" w:tentative="1">
      <w:start w:val="1"/>
      <w:numFmt w:val="bullet"/>
      <w:lvlText w:val=""/>
      <w:lvlJc w:val="left"/>
      <w:pPr>
        <w:ind w:left="7110" w:hanging="360"/>
      </w:pPr>
      <w:rPr>
        <w:rFonts w:ascii="Wingdings" w:hAnsi="Wingdings" w:hint="default"/>
      </w:rPr>
    </w:lvl>
  </w:abstractNum>
  <w:abstractNum w:abstractNumId="15">
    <w:nsid w:val="50551079"/>
    <w:multiLevelType w:val="multilevel"/>
    <w:tmpl w:val="50551079"/>
    <w:lvl w:ilvl="0">
      <w:numFmt w:val="bullet"/>
      <w:lvlText w:val="-"/>
      <w:lvlJc w:val="left"/>
      <w:pPr>
        <w:ind w:left="2730" w:hanging="360"/>
      </w:pPr>
      <w:rPr>
        <w:rFonts w:ascii="Arial" w:eastAsia="PMingLiU" w:hAnsi="Arial" w:cs="Arial" w:hint="default"/>
      </w:rPr>
    </w:lvl>
    <w:lvl w:ilvl="1" w:tentative="1">
      <w:start w:val="1"/>
      <w:numFmt w:val="bullet"/>
      <w:lvlText w:val="o"/>
      <w:lvlJc w:val="left"/>
      <w:pPr>
        <w:ind w:left="3450" w:hanging="360"/>
      </w:pPr>
      <w:rPr>
        <w:rFonts w:ascii="Courier New" w:hAnsi="Courier New" w:cs="Courier New" w:hint="default"/>
      </w:rPr>
    </w:lvl>
    <w:lvl w:ilvl="2" w:tentative="1">
      <w:start w:val="1"/>
      <w:numFmt w:val="bullet"/>
      <w:lvlText w:val=""/>
      <w:lvlJc w:val="left"/>
      <w:pPr>
        <w:ind w:left="4170" w:hanging="360"/>
      </w:pPr>
      <w:rPr>
        <w:rFonts w:ascii="Wingdings" w:hAnsi="Wingdings" w:hint="default"/>
      </w:rPr>
    </w:lvl>
    <w:lvl w:ilvl="3" w:tentative="1">
      <w:start w:val="1"/>
      <w:numFmt w:val="bullet"/>
      <w:lvlText w:val=""/>
      <w:lvlJc w:val="left"/>
      <w:pPr>
        <w:ind w:left="4890" w:hanging="360"/>
      </w:pPr>
      <w:rPr>
        <w:rFonts w:ascii="Symbol" w:hAnsi="Symbol" w:hint="default"/>
      </w:rPr>
    </w:lvl>
    <w:lvl w:ilvl="4" w:tentative="1">
      <w:start w:val="1"/>
      <w:numFmt w:val="bullet"/>
      <w:lvlText w:val="o"/>
      <w:lvlJc w:val="left"/>
      <w:pPr>
        <w:ind w:left="5610" w:hanging="360"/>
      </w:pPr>
      <w:rPr>
        <w:rFonts w:ascii="Courier New" w:hAnsi="Courier New" w:cs="Courier New" w:hint="default"/>
      </w:rPr>
    </w:lvl>
    <w:lvl w:ilvl="5" w:tentative="1">
      <w:start w:val="1"/>
      <w:numFmt w:val="bullet"/>
      <w:lvlText w:val=""/>
      <w:lvlJc w:val="left"/>
      <w:pPr>
        <w:ind w:left="6330" w:hanging="360"/>
      </w:pPr>
      <w:rPr>
        <w:rFonts w:ascii="Wingdings" w:hAnsi="Wingdings" w:hint="default"/>
      </w:rPr>
    </w:lvl>
    <w:lvl w:ilvl="6" w:tentative="1">
      <w:start w:val="1"/>
      <w:numFmt w:val="bullet"/>
      <w:lvlText w:val=""/>
      <w:lvlJc w:val="left"/>
      <w:pPr>
        <w:ind w:left="7050" w:hanging="360"/>
      </w:pPr>
      <w:rPr>
        <w:rFonts w:ascii="Symbol" w:hAnsi="Symbol" w:hint="default"/>
      </w:rPr>
    </w:lvl>
    <w:lvl w:ilvl="7" w:tentative="1">
      <w:start w:val="1"/>
      <w:numFmt w:val="bullet"/>
      <w:lvlText w:val="o"/>
      <w:lvlJc w:val="left"/>
      <w:pPr>
        <w:ind w:left="7770" w:hanging="360"/>
      </w:pPr>
      <w:rPr>
        <w:rFonts w:ascii="Courier New" w:hAnsi="Courier New" w:cs="Courier New" w:hint="default"/>
      </w:rPr>
    </w:lvl>
    <w:lvl w:ilvl="8" w:tentative="1">
      <w:start w:val="1"/>
      <w:numFmt w:val="bullet"/>
      <w:lvlText w:val=""/>
      <w:lvlJc w:val="left"/>
      <w:pPr>
        <w:ind w:left="8490" w:hanging="360"/>
      </w:pPr>
      <w:rPr>
        <w:rFonts w:ascii="Wingdings" w:hAnsi="Wingdings" w:hint="default"/>
      </w:rPr>
    </w:lvl>
  </w:abstractNum>
  <w:abstractNum w:abstractNumId="16">
    <w:nsid w:val="54905A6E"/>
    <w:multiLevelType w:val="multilevel"/>
    <w:tmpl w:val="0D1EAA92"/>
    <w:lvl w:ilvl="0">
      <w:numFmt w:val="bullet"/>
      <w:lvlText w:val="-"/>
      <w:lvlJc w:val="left"/>
      <w:pPr>
        <w:ind w:left="1350" w:hanging="360"/>
      </w:pPr>
      <w:rPr>
        <w:rFonts w:ascii="Arial" w:eastAsia="PMingLiU" w:hAnsi="Arial" w:cs="Arial" w:hint="default"/>
      </w:rPr>
    </w:lvl>
    <w:lvl w:ilvl="1">
      <w:start w:val="1"/>
      <w:numFmt w:val="bullet"/>
      <w:lvlText w:val="-"/>
      <w:lvlJc w:val="left"/>
      <w:pPr>
        <w:ind w:left="2070" w:hanging="360"/>
      </w:pPr>
      <w:rPr>
        <w:rFonts w:ascii="Arial" w:hAnsi="Arial" w:hint="default"/>
      </w:rPr>
    </w:lvl>
    <w:lvl w:ilvl="2">
      <w:start w:val="1"/>
      <w:numFmt w:val="bullet"/>
      <w:lvlText w:val="-"/>
      <w:lvlJc w:val="left"/>
      <w:pPr>
        <w:ind w:left="2790" w:hanging="360"/>
      </w:pPr>
      <w:rPr>
        <w:rFonts w:ascii="Arial" w:hAnsi="Arial" w:hint="default"/>
      </w:rPr>
    </w:lvl>
    <w:lvl w:ilvl="3" w:tentative="1">
      <w:start w:val="1"/>
      <w:numFmt w:val="bullet"/>
      <w:lvlText w:val=""/>
      <w:lvlJc w:val="left"/>
      <w:pPr>
        <w:ind w:left="3510" w:hanging="360"/>
      </w:pPr>
      <w:rPr>
        <w:rFonts w:ascii="Symbol" w:hAnsi="Symbol" w:hint="default"/>
      </w:rPr>
    </w:lvl>
    <w:lvl w:ilvl="4" w:tentative="1">
      <w:start w:val="1"/>
      <w:numFmt w:val="bullet"/>
      <w:lvlText w:val="o"/>
      <w:lvlJc w:val="left"/>
      <w:pPr>
        <w:ind w:left="4230" w:hanging="360"/>
      </w:pPr>
      <w:rPr>
        <w:rFonts w:ascii="Courier New" w:hAnsi="Courier New" w:hint="default"/>
      </w:rPr>
    </w:lvl>
    <w:lvl w:ilvl="5" w:tentative="1">
      <w:start w:val="1"/>
      <w:numFmt w:val="bullet"/>
      <w:lvlText w:val=""/>
      <w:lvlJc w:val="left"/>
      <w:pPr>
        <w:ind w:left="4950" w:hanging="360"/>
      </w:pPr>
      <w:rPr>
        <w:rFonts w:ascii="Wingdings" w:hAnsi="Wingdings" w:hint="default"/>
      </w:rPr>
    </w:lvl>
    <w:lvl w:ilvl="6" w:tentative="1">
      <w:start w:val="1"/>
      <w:numFmt w:val="bullet"/>
      <w:lvlText w:val=""/>
      <w:lvlJc w:val="left"/>
      <w:pPr>
        <w:ind w:left="5670" w:hanging="360"/>
      </w:pPr>
      <w:rPr>
        <w:rFonts w:ascii="Symbol" w:hAnsi="Symbol" w:hint="default"/>
      </w:rPr>
    </w:lvl>
    <w:lvl w:ilvl="7" w:tentative="1">
      <w:start w:val="1"/>
      <w:numFmt w:val="bullet"/>
      <w:lvlText w:val="o"/>
      <w:lvlJc w:val="left"/>
      <w:pPr>
        <w:ind w:left="6390" w:hanging="360"/>
      </w:pPr>
      <w:rPr>
        <w:rFonts w:ascii="Courier New" w:hAnsi="Courier New" w:hint="default"/>
      </w:rPr>
    </w:lvl>
    <w:lvl w:ilvl="8" w:tentative="1">
      <w:start w:val="1"/>
      <w:numFmt w:val="bullet"/>
      <w:lvlText w:val=""/>
      <w:lvlJc w:val="left"/>
      <w:pPr>
        <w:ind w:left="7110" w:hanging="360"/>
      </w:pPr>
      <w:rPr>
        <w:rFonts w:ascii="Wingdings" w:hAnsi="Wingdings" w:hint="default"/>
      </w:rPr>
    </w:lvl>
  </w:abstractNum>
  <w:abstractNum w:abstractNumId="17">
    <w:nsid w:val="593B795D"/>
    <w:multiLevelType w:val="multilevel"/>
    <w:tmpl w:val="69E85810"/>
    <w:lvl w:ilvl="0">
      <w:numFmt w:val="bullet"/>
      <w:lvlText w:val="-"/>
      <w:lvlJc w:val="left"/>
      <w:pPr>
        <w:ind w:left="1350" w:hanging="360"/>
      </w:pPr>
      <w:rPr>
        <w:rFonts w:ascii="Arial" w:eastAsia="PMingLiU" w:hAnsi="Arial" w:cs="Arial" w:hint="default"/>
      </w:rPr>
    </w:lvl>
    <w:lvl w:ilvl="1">
      <w:start w:val="1"/>
      <w:numFmt w:val="bullet"/>
      <w:lvlText w:val="-"/>
      <w:lvlJc w:val="left"/>
      <w:pPr>
        <w:ind w:left="2070" w:hanging="360"/>
      </w:pPr>
      <w:rPr>
        <w:rFonts w:ascii="Arial" w:hAnsi="Arial" w:hint="default"/>
      </w:rPr>
    </w:lvl>
    <w:lvl w:ilvl="2">
      <w:start w:val="1"/>
      <w:numFmt w:val="bullet"/>
      <w:lvlText w:val="-"/>
      <w:lvlJc w:val="left"/>
      <w:pPr>
        <w:ind w:left="2790" w:hanging="360"/>
      </w:pPr>
      <w:rPr>
        <w:rFonts w:ascii="Arial" w:hAnsi="Arial" w:hint="default"/>
      </w:rPr>
    </w:lvl>
    <w:lvl w:ilvl="3" w:tentative="1">
      <w:start w:val="1"/>
      <w:numFmt w:val="bullet"/>
      <w:lvlText w:val=""/>
      <w:lvlJc w:val="left"/>
      <w:pPr>
        <w:ind w:left="3510" w:hanging="360"/>
      </w:pPr>
      <w:rPr>
        <w:rFonts w:ascii="Symbol" w:hAnsi="Symbol" w:hint="default"/>
      </w:rPr>
    </w:lvl>
    <w:lvl w:ilvl="4" w:tentative="1">
      <w:start w:val="1"/>
      <w:numFmt w:val="bullet"/>
      <w:lvlText w:val="o"/>
      <w:lvlJc w:val="left"/>
      <w:pPr>
        <w:ind w:left="4230" w:hanging="360"/>
      </w:pPr>
      <w:rPr>
        <w:rFonts w:ascii="Courier New" w:hAnsi="Courier New" w:hint="default"/>
      </w:rPr>
    </w:lvl>
    <w:lvl w:ilvl="5" w:tentative="1">
      <w:start w:val="1"/>
      <w:numFmt w:val="bullet"/>
      <w:lvlText w:val=""/>
      <w:lvlJc w:val="left"/>
      <w:pPr>
        <w:ind w:left="4950" w:hanging="360"/>
      </w:pPr>
      <w:rPr>
        <w:rFonts w:ascii="Wingdings" w:hAnsi="Wingdings" w:hint="default"/>
      </w:rPr>
    </w:lvl>
    <w:lvl w:ilvl="6" w:tentative="1">
      <w:start w:val="1"/>
      <w:numFmt w:val="bullet"/>
      <w:lvlText w:val=""/>
      <w:lvlJc w:val="left"/>
      <w:pPr>
        <w:ind w:left="5670" w:hanging="360"/>
      </w:pPr>
      <w:rPr>
        <w:rFonts w:ascii="Symbol" w:hAnsi="Symbol" w:hint="default"/>
      </w:rPr>
    </w:lvl>
    <w:lvl w:ilvl="7" w:tentative="1">
      <w:start w:val="1"/>
      <w:numFmt w:val="bullet"/>
      <w:lvlText w:val="o"/>
      <w:lvlJc w:val="left"/>
      <w:pPr>
        <w:ind w:left="6390" w:hanging="360"/>
      </w:pPr>
      <w:rPr>
        <w:rFonts w:ascii="Courier New" w:hAnsi="Courier New" w:hint="default"/>
      </w:rPr>
    </w:lvl>
    <w:lvl w:ilvl="8" w:tentative="1">
      <w:start w:val="1"/>
      <w:numFmt w:val="bullet"/>
      <w:lvlText w:val=""/>
      <w:lvlJc w:val="left"/>
      <w:pPr>
        <w:ind w:left="7110" w:hanging="360"/>
      </w:pPr>
      <w:rPr>
        <w:rFonts w:ascii="Wingdings" w:hAnsi="Wingdings" w:hint="default"/>
      </w:rPr>
    </w:lvl>
  </w:abstractNum>
  <w:abstractNum w:abstractNumId="18">
    <w:nsid w:val="59B3732A"/>
    <w:multiLevelType w:val="multilevel"/>
    <w:tmpl w:val="59B3732A"/>
    <w:lvl w:ilvl="0">
      <w:numFmt w:val="bullet"/>
      <w:lvlText w:val="-"/>
      <w:lvlJc w:val="left"/>
      <w:pPr>
        <w:ind w:left="3076" w:hanging="360"/>
      </w:pPr>
      <w:rPr>
        <w:rFonts w:ascii="Arial" w:eastAsia="PMingLiU" w:hAnsi="Arial" w:cs="Arial" w:hint="default"/>
      </w:rPr>
    </w:lvl>
    <w:lvl w:ilvl="1" w:tentative="1">
      <w:start w:val="1"/>
      <w:numFmt w:val="bullet"/>
      <w:lvlText w:val="o"/>
      <w:lvlJc w:val="left"/>
      <w:pPr>
        <w:ind w:left="3796" w:hanging="360"/>
      </w:pPr>
      <w:rPr>
        <w:rFonts w:ascii="Courier New" w:hAnsi="Courier New" w:cs="Courier New" w:hint="default"/>
      </w:rPr>
    </w:lvl>
    <w:lvl w:ilvl="2" w:tentative="1">
      <w:start w:val="1"/>
      <w:numFmt w:val="bullet"/>
      <w:lvlText w:val=""/>
      <w:lvlJc w:val="left"/>
      <w:pPr>
        <w:ind w:left="4516" w:hanging="360"/>
      </w:pPr>
      <w:rPr>
        <w:rFonts w:ascii="Wingdings" w:hAnsi="Wingdings" w:hint="default"/>
      </w:rPr>
    </w:lvl>
    <w:lvl w:ilvl="3" w:tentative="1">
      <w:start w:val="1"/>
      <w:numFmt w:val="bullet"/>
      <w:lvlText w:val=""/>
      <w:lvlJc w:val="left"/>
      <w:pPr>
        <w:ind w:left="5236" w:hanging="360"/>
      </w:pPr>
      <w:rPr>
        <w:rFonts w:ascii="Symbol" w:hAnsi="Symbol" w:hint="default"/>
      </w:rPr>
    </w:lvl>
    <w:lvl w:ilvl="4" w:tentative="1">
      <w:start w:val="1"/>
      <w:numFmt w:val="bullet"/>
      <w:lvlText w:val="o"/>
      <w:lvlJc w:val="left"/>
      <w:pPr>
        <w:ind w:left="5956" w:hanging="360"/>
      </w:pPr>
      <w:rPr>
        <w:rFonts w:ascii="Courier New" w:hAnsi="Courier New" w:cs="Courier New" w:hint="default"/>
      </w:rPr>
    </w:lvl>
    <w:lvl w:ilvl="5" w:tentative="1">
      <w:start w:val="1"/>
      <w:numFmt w:val="bullet"/>
      <w:lvlText w:val=""/>
      <w:lvlJc w:val="left"/>
      <w:pPr>
        <w:ind w:left="6676" w:hanging="360"/>
      </w:pPr>
      <w:rPr>
        <w:rFonts w:ascii="Wingdings" w:hAnsi="Wingdings" w:hint="default"/>
      </w:rPr>
    </w:lvl>
    <w:lvl w:ilvl="6" w:tentative="1">
      <w:start w:val="1"/>
      <w:numFmt w:val="bullet"/>
      <w:lvlText w:val=""/>
      <w:lvlJc w:val="left"/>
      <w:pPr>
        <w:ind w:left="7396" w:hanging="360"/>
      </w:pPr>
      <w:rPr>
        <w:rFonts w:ascii="Symbol" w:hAnsi="Symbol" w:hint="default"/>
      </w:rPr>
    </w:lvl>
    <w:lvl w:ilvl="7" w:tentative="1">
      <w:start w:val="1"/>
      <w:numFmt w:val="bullet"/>
      <w:lvlText w:val="o"/>
      <w:lvlJc w:val="left"/>
      <w:pPr>
        <w:ind w:left="8116" w:hanging="360"/>
      </w:pPr>
      <w:rPr>
        <w:rFonts w:ascii="Courier New" w:hAnsi="Courier New" w:cs="Courier New" w:hint="default"/>
      </w:rPr>
    </w:lvl>
    <w:lvl w:ilvl="8" w:tentative="1">
      <w:start w:val="1"/>
      <w:numFmt w:val="bullet"/>
      <w:lvlText w:val=""/>
      <w:lvlJc w:val="left"/>
      <w:pPr>
        <w:ind w:left="8836" w:hanging="360"/>
      </w:pPr>
      <w:rPr>
        <w:rFonts w:ascii="Wingdings" w:hAnsi="Wingdings" w:hint="default"/>
      </w:rPr>
    </w:lvl>
  </w:abstractNum>
  <w:abstractNum w:abstractNumId="19">
    <w:nsid w:val="5C265A2E"/>
    <w:multiLevelType w:val="multilevel"/>
    <w:tmpl w:val="5C265A2E"/>
    <w:lvl w:ilvl="0" w:tentative="1">
      <w:start w:val="1"/>
      <w:numFmt w:val="bullet"/>
      <w:pStyle w:val="IFCBulletTextHeadingMain"/>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0">
    <w:nsid w:val="5D6E173F"/>
    <w:multiLevelType w:val="multilevel"/>
    <w:tmpl w:val="DB62F21E"/>
    <w:lvl w:ilvl="0">
      <w:start w:val="1"/>
      <w:numFmt w:val="bullet"/>
      <w:lvlText w:val="-"/>
      <w:lvlJc w:val="left"/>
      <w:pPr>
        <w:ind w:left="2880" w:hanging="360"/>
      </w:pPr>
      <w:rPr>
        <w:rFonts w:ascii="Arial" w:hAnsi="Arial" w:hint="default"/>
      </w:rPr>
    </w:lvl>
    <w:lvl w:ilvl="1" w:tentative="1">
      <w:start w:val="1"/>
      <w:numFmt w:val="bullet"/>
      <w:lvlText w:val="o"/>
      <w:lvlJc w:val="left"/>
      <w:pPr>
        <w:ind w:left="3600" w:hanging="360"/>
      </w:pPr>
      <w:rPr>
        <w:rFonts w:ascii="Courier New" w:hAnsi="Courier New" w:cs="Courier New" w:hint="default"/>
      </w:rPr>
    </w:lvl>
    <w:lvl w:ilvl="2" w:tentative="1">
      <w:start w:val="1"/>
      <w:numFmt w:val="bullet"/>
      <w:lvlText w:val=""/>
      <w:lvlJc w:val="left"/>
      <w:pPr>
        <w:ind w:left="4320" w:hanging="360"/>
      </w:pPr>
      <w:rPr>
        <w:rFonts w:ascii="Wingdings" w:hAnsi="Wingdings" w:hint="default"/>
      </w:rPr>
    </w:lvl>
    <w:lvl w:ilvl="3" w:tentative="1">
      <w:start w:val="1"/>
      <w:numFmt w:val="bullet"/>
      <w:lvlText w:val=""/>
      <w:lvlJc w:val="left"/>
      <w:pPr>
        <w:ind w:left="5040" w:hanging="360"/>
      </w:pPr>
      <w:rPr>
        <w:rFonts w:ascii="Symbol" w:hAnsi="Symbol" w:hint="default"/>
      </w:rPr>
    </w:lvl>
    <w:lvl w:ilvl="4" w:tentative="1">
      <w:start w:val="1"/>
      <w:numFmt w:val="bullet"/>
      <w:lvlText w:val="o"/>
      <w:lvlJc w:val="left"/>
      <w:pPr>
        <w:ind w:left="5760" w:hanging="360"/>
      </w:pPr>
      <w:rPr>
        <w:rFonts w:ascii="Courier New" w:hAnsi="Courier New" w:cs="Courier New" w:hint="default"/>
      </w:rPr>
    </w:lvl>
    <w:lvl w:ilvl="5" w:tentative="1">
      <w:start w:val="1"/>
      <w:numFmt w:val="bullet"/>
      <w:lvlText w:val=""/>
      <w:lvlJc w:val="left"/>
      <w:pPr>
        <w:ind w:left="6480" w:hanging="360"/>
      </w:pPr>
      <w:rPr>
        <w:rFonts w:ascii="Wingdings" w:hAnsi="Wingdings" w:hint="default"/>
      </w:rPr>
    </w:lvl>
    <w:lvl w:ilvl="6" w:tentative="1">
      <w:start w:val="1"/>
      <w:numFmt w:val="bullet"/>
      <w:lvlText w:val=""/>
      <w:lvlJc w:val="left"/>
      <w:pPr>
        <w:ind w:left="7200" w:hanging="360"/>
      </w:pPr>
      <w:rPr>
        <w:rFonts w:ascii="Symbol" w:hAnsi="Symbol" w:hint="default"/>
      </w:rPr>
    </w:lvl>
    <w:lvl w:ilvl="7" w:tentative="1">
      <w:start w:val="1"/>
      <w:numFmt w:val="bullet"/>
      <w:lvlText w:val="o"/>
      <w:lvlJc w:val="left"/>
      <w:pPr>
        <w:ind w:left="7920" w:hanging="360"/>
      </w:pPr>
      <w:rPr>
        <w:rFonts w:ascii="Courier New" w:hAnsi="Courier New" w:cs="Courier New" w:hint="default"/>
      </w:rPr>
    </w:lvl>
    <w:lvl w:ilvl="8" w:tentative="1">
      <w:start w:val="1"/>
      <w:numFmt w:val="bullet"/>
      <w:lvlText w:val=""/>
      <w:lvlJc w:val="left"/>
      <w:pPr>
        <w:ind w:left="8640" w:hanging="360"/>
      </w:pPr>
      <w:rPr>
        <w:rFonts w:ascii="Wingdings" w:hAnsi="Wingdings" w:hint="default"/>
      </w:rPr>
    </w:lvl>
  </w:abstractNum>
  <w:abstractNum w:abstractNumId="21">
    <w:nsid w:val="5E152565"/>
    <w:multiLevelType w:val="multilevel"/>
    <w:tmpl w:val="7B4EC27A"/>
    <w:lvl w:ilvl="0">
      <w:numFmt w:val="bullet"/>
      <w:lvlText w:val="-"/>
      <w:lvlJc w:val="left"/>
      <w:pPr>
        <w:ind w:left="1350" w:hanging="360"/>
      </w:pPr>
      <w:rPr>
        <w:rFonts w:ascii="Arial" w:eastAsia="PMingLiU" w:hAnsi="Arial" w:cs="Arial" w:hint="default"/>
      </w:rPr>
    </w:lvl>
    <w:lvl w:ilvl="1">
      <w:start w:val="1"/>
      <w:numFmt w:val="bullet"/>
      <w:lvlText w:val="-"/>
      <w:lvlJc w:val="left"/>
      <w:pPr>
        <w:ind w:left="2070" w:hanging="360"/>
      </w:pPr>
      <w:rPr>
        <w:rFonts w:ascii="Arial" w:hAnsi="Arial" w:hint="default"/>
      </w:rPr>
    </w:lvl>
    <w:lvl w:ilvl="2">
      <w:start w:val="1"/>
      <w:numFmt w:val="bullet"/>
      <w:lvlText w:val="-"/>
      <w:lvlJc w:val="left"/>
      <w:pPr>
        <w:ind w:left="2790" w:hanging="360"/>
      </w:pPr>
      <w:rPr>
        <w:rFonts w:ascii="Arial" w:hAnsi="Arial" w:hint="default"/>
      </w:rPr>
    </w:lvl>
    <w:lvl w:ilvl="3" w:tentative="1">
      <w:start w:val="1"/>
      <w:numFmt w:val="bullet"/>
      <w:lvlText w:val=""/>
      <w:lvlJc w:val="left"/>
      <w:pPr>
        <w:ind w:left="3510" w:hanging="360"/>
      </w:pPr>
      <w:rPr>
        <w:rFonts w:ascii="Symbol" w:hAnsi="Symbol" w:hint="default"/>
      </w:rPr>
    </w:lvl>
    <w:lvl w:ilvl="4" w:tentative="1">
      <w:start w:val="1"/>
      <w:numFmt w:val="bullet"/>
      <w:lvlText w:val="o"/>
      <w:lvlJc w:val="left"/>
      <w:pPr>
        <w:ind w:left="4230" w:hanging="360"/>
      </w:pPr>
      <w:rPr>
        <w:rFonts w:ascii="Courier New" w:hAnsi="Courier New" w:hint="default"/>
      </w:rPr>
    </w:lvl>
    <w:lvl w:ilvl="5" w:tentative="1">
      <w:start w:val="1"/>
      <w:numFmt w:val="bullet"/>
      <w:lvlText w:val=""/>
      <w:lvlJc w:val="left"/>
      <w:pPr>
        <w:ind w:left="4950" w:hanging="360"/>
      </w:pPr>
      <w:rPr>
        <w:rFonts w:ascii="Wingdings" w:hAnsi="Wingdings" w:hint="default"/>
      </w:rPr>
    </w:lvl>
    <w:lvl w:ilvl="6" w:tentative="1">
      <w:start w:val="1"/>
      <w:numFmt w:val="bullet"/>
      <w:lvlText w:val=""/>
      <w:lvlJc w:val="left"/>
      <w:pPr>
        <w:ind w:left="5670" w:hanging="360"/>
      </w:pPr>
      <w:rPr>
        <w:rFonts w:ascii="Symbol" w:hAnsi="Symbol" w:hint="default"/>
      </w:rPr>
    </w:lvl>
    <w:lvl w:ilvl="7" w:tentative="1">
      <w:start w:val="1"/>
      <w:numFmt w:val="bullet"/>
      <w:lvlText w:val="o"/>
      <w:lvlJc w:val="left"/>
      <w:pPr>
        <w:ind w:left="6390" w:hanging="360"/>
      </w:pPr>
      <w:rPr>
        <w:rFonts w:ascii="Courier New" w:hAnsi="Courier New" w:hint="default"/>
      </w:rPr>
    </w:lvl>
    <w:lvl w:ilvl="8" w:tentative="1">
      <w:start w:val="1"/>
      <w:numFmt w:val="bullet"/>
      <w:lvlText w:val=""/>
      <w:lvlJc w:val="left"/>
      <w:pPr>
        <w:ind w:left="7110" w:hanging="360"/>
      </w:pPr>
      <w:rPr>
        <w:rFonts w:ascii="Wingdings" w:hAnsi="Wingdings" w:hint="default"/>
      </w:rPr>
    </w:lvl>
  </w:abstractNum>
  <w:abstractNum w:abstractNumId="22">
    <w:nsid w:val="5F9F2EF3"/>
    <w:multiLevelType w:val="multilevel"/>
    <w:tmpl w:val="938AB76E"/>
    <w:lvl w:ilvl="0">
      <w:numFmt w:val="bullet"/>
      <w:lvlText w:val="-"/>
      <w:lvlJc w:val="left"/>
      <w:pPr>
        <w:ind w:left="1350" w:hanging="360"/>
      </w:pPr>
      <w:rPr>
        <w:rFonts w:ascii="Arial" w:eastAsia="PMingLiU" w:hAnsi="Arial" w:cs="Arial" w:hint="default"/>
      </w:rPr>
    </w:lvl>
    <w:lvl w:ilvl="1">
      <w:start w:val="1"/>
      <w:numFmt w:val="bullet"/>
      <w:lvlText w:val="o"/>
      <w:lvlJc w:val="left"/>
      <w:pPr>
        <w:ind w:left="2070" w:hanging="360"/>
      </w:pPr>
      <w:rPr>
        <w:rFonts w:ascii="Courier New" w:hAnsi="Courier New" w:cs="Courier New" w:hint="default"/>
      </w:rPr>
    </w:lvl>
    <w:lvl w:ilvl="2">
      <w:start w:val="1"/>
      <w:numFmt w:val="bullet"/>
      <w:lvlText w:val="o"/>
      <w:lvlJc w:val="left"/>
      <w:pPr>
        <w:ind w:left="2790" w:hanging="360"/>
      </w:pPr>
      <w:rPr>
        <w:rFonts w:ascii="Courier New" w:hAnsi="Courier New" w:cs="Courier New" w:hint="default"/>
      </w:rPr>
    </w:lvl>
    <w:lvl w:ilvl="3" w:tentative="1">
      <w:start w:val="1"/>
      <w:numFmt w:val="bullet"/>
      <w:lvlText w:val=""/>
      <w:lvlJc w:val="left"/>
      <w:pPr>
        <w:ind w:left="3510" w:hanging="360"/>
      </w:pPr>
      <w:rPr>
        <w:rFonts w:ascii="Symbol" w:hAnsi="Symbol" w:hint="default"/>
      </w:rPr>
    </w:lvl>
    <w:lvl w:ilvl="4" w:tentative="1">
      <w:start w:val="1"/>
      <w:numFmt w:val="bullet"/>
      <w:lvlText w:val="o"/>
      <w:lvlJc w:val="left"/>
      <w:pPr>
        <w:ind w:left="4230" w:hanging="360"/>
      </w:pPr>
      <w:rPr>
        <w:rFonts w:ascii="Courier New" w:hAnsi="Courier New" w:hint="default"/>
      </w:rPr>
    </w:lvl>
    <w:lvl w:ilvl="5" w:tentative="1">
      <w:start w:val="1"/>
      <w:numFmt w:val="bullet"/>
      <w:lvlText w:val=""/>
      <w:lvlJc w:val="left"/>
      <w:pPr>
        <w:ind w:left="4950" w:hanging="360"/>
      </w:pPr>
      <w:rPr>
        <w:rFonts w:ascii="Wingdings" w:hAnsi="Wingdings" w:hint="default"/>
      </w:rPr>
    </w:lvl>
    <w:lvl w:ilvl="6" w:tentative="1">
      <w:start w:val="1"/>
      <w:numFmt w:val="bullet"/>
      <w:lvlText w:val=""/>
      <w:lvlJc w:val="left"/>
      <w:pPr>
        <w:ind w:left="5670" w:hanging="360"/>
      </w:pPr>
      <w:rPr>
        <w:rFonts w:ascii="Symbol" w:hAnsi="Symbol" w:hint="default"/>
      </w:rPr>
    </w:lvl>
    <w:lvl w:ilvl="7" w:tentative="1">
      <w:start w:val="1"/>
      <w:numFmt w:val="bullet"/>
      <w:lvlText w:val="o"/>
      <w:lvlJc w:val="left"/>
      <w:pPr>
        <w:ind w:left="6390" w:hanging="360"/>
      </w:pPr>
      <w:rPr>
        <w:rFonts w:ascii="Courier New" w:hAnsi="Courier New" w:hint="default"/>
      </w:rPr>
    </w:lvl>
    <w:lvl w:ilvl="8" w:tentative="1">
      <w:start w:val="1"/>
      <w:numFmt w:val="bullet"/>
      <w:lvlText w:val=""/>
      <w:lvlJc w:val="left"/>
      <w:pPr>
        <w:ind w:left="7110" w:hanging="360"/>
      </w:pPr>
      <w:rPr>
        <w:rFonts w:ascii="Wingdings" w:hAnsi="Wingdings" w:hint="default"/>
      </w:rPr>
    </w:lvl>
  </w:abstractNum>
  <w:abstractNum w:abstractNumId="23">
    <w:nsid w:val="611F312E"/>
    <w:multiLevelType w:val="multilevel"/>
    <w:tmpl w:val="611F312E"/>
    <w:lvl w:ilvl="0">
      <w:numFmt w:val="bullet"/>
      <w:lvlText w:val="-"/>
      <w:lvlJc w:val="left"/>
      <w:pPr>
        <w:ind w:left="2880" w:hanging="360"/>
      </w:pPr>
      <w:rPr>
        <w:rFonts w:ascii="Arial" w:eastAsia="PMingLiU" w:hAnsi="Arial" w:cs="Arial" w:hint="default"/>
      </w:rPr>
    </w:lvl>
    <w:lvl w:ilvl="1" w:tentative="1">
      <w:start w:val="1"/>
      <w:numFmt w:val="bullet"/>
      <w:lvlText w:val="o"/>
      <w:lvlJc w:val="left"/>
      <w:pPr>
        <w:ind w:left="3600" w:hanging="360"/>
      </w:pPr>
      <w:rPr>
        <w:rFonts w:ascii="Courier New" w:hAnsi="Courier New" w:cs="Courier New" w:hint="default"/>
      </w:rPr>
    </w:lvl>
    <w:lvl w:ilvl="2" w:tentative="1">
      <w:start w:val="1"/>
      <w:numFmt w:val="bullet"/>
      <w:lvlText w:val=""/>
      <w:lvlJc w:val="left"/>
      <w:pPr>
        <w:ind w:left="4320" w:hanging="360"/>
      </w:pPr>
      <w:rPr>
        <w:rFonts w:ascii="Wingdings" w:hAnsi="Wingdings" w:hint="default"/>
      </w:rPr>
    </w:lvl>
    <w:lvl w:ilvl="3" w:tentative="1">
      <w:start w:val="1"/>
      <w:numFmt w:val="bullet"/>
      <w:lvlText w:val=""/>
      <w:lvlJc w:val="left"/>
      <w:pPr>
        <w:ind w:left="5040" w:hanging="360"/>
      </w:pPr>
      <w:rPr>
        <w:rFonts w:ascii="Symbol" w:hAnsi="Symbol" w:hint="default"/>
      </w:rPr>
    </w:lvl>
    <w:lvl w:ilvl="4" w:tentative="1">
      <w:start w:val="1"/>
      <w:numFmt w:val="bullet"/>
      <w:lvlText w:val="o"/>
      <w:lvlJc w:val="left"/>
      <w:pPr>
        <w:ind w:left="5760" w:hanging="360"/>
      </w:pPr>
      <w:rPr>
        <w:rFonts w:ascii="Courier New" w:hAnsi="Courier New" w:cs="Courier New" w:hint="default"/>
      </w:rPr>
    </w:lvl>
    <w:lvl w:ilvl="5" w:tentative="1">
      <w:start w:val="1"/>
      <w:numFmt w:val="bullet"/>
      <w:lvlText w:val=""/>
      <w:lvlJc w:val="left"/>
      <w:pPr>
        <w:ind w:left="6480" w:hanging="360"/>
      </w:pPr>
      <w:rPr>
        <w:rFonts w:ascii="Wingdings" w:hAnsi="Wingdings" w:hint="default"/>
      </w:rPr>
    </w:lvl>
    <w:lvl w:ilvl="6" w:tentative="1">
      <w:start w:val="1"/>
      <w:numFmt w:val="bullet"/>
      <w:lvlText w:val=""/>
      <w:lvlJc w:val="left"/>
      <w:pPr>
        <w:ind w:left="7200" w:hanging="360"/>
      </w:pPr>
      <w:rPr>
        <w:rFonts w:ascii="Symbol" w:hAnsi="Symbol" w:hint="default"/>
      </w:rPr>
    </w:lvl>
    <w:lvl w:ilvl="7" w:tentative="1">
      <w:start w:val="1"/>
      <w:numFmt w:val="bullet"/>
      <w:lvlText w:val="o"/>
      <w:lvlJc w:val="left"/>
      <w:pPr>
        <w:ind w:left="7920" w:hanging="360"/>
      </w:pPr>
      <w:rPr>
        <w:rFonts w:ascii="Courier New" w:hAnsi="Courier New" w:cs="Courier New" w:hint="default"/>
      </w:rPr>
    </w:lvl>
    <w:lvl w:ilvl="8" w:tentative="1">
      <w:start w:val="1"/>
      <w:numFmt w:val="bullet"/>
      <w:lvlText w:val=""/>
      <w:lvlJc w:val="left"/>
      <w:pPr>
        <w:ind w:left="8640" w:hanging="360"/>
      </w:pPr>
      <w:rPr>
        <w:rFonts w:ascii="Wingdings" w:hAnsi="Wingdings" w:hint="default"/>
      </w:rPr>
    </w:lvl>
  </w:abstractNum>
  <w:abstractNum w:abstractNumId="24">
    <w:nsid w:val="6A7E1EEC"/>
    <w:multiLevelType w:val="multilevel"/>
    <w:tmpl w:val="6A7E1EEC"/>
    <w:lvl w:ilvl="0">
      <w:numFmt w:val="bullet"/>
      <w:lvlText w:val="-"/>
      <w:lvlJc w:val="left"/>
      <w:pPr>
        <w:ind w:left="2730" w:hanging="360"/>
      </w:pPr>
      <w:rPr>
        <w:rFonts w:ascii="Arial" w:eastAsia="PMingLiU" w:hAnsi="Arial" w:cs="Arial" w:hint="default"/>
      </w:rPr>
    </w:lvl>
    <w:lvl w:ilvl="1" w:tentative="1">
      <w:start w:val="1"/>
      <w:numFmt w:val="bullet"/>
      <w:lvlText w:val="o"/>
      <w:lvlJc w:val="left"/>
      <w:pPr>
        <w:ind w:left="3450" w:hanging="360"/>
      </w:pPr>
      <w:rPr>
        <w:rFonts w:ascii="Courier New" w:hAnsi="Courier New" w:cs="Courier New" w:hint="default"/>
      </w:rPr>
    </w:lvl>
    <w:lvl w:ilvl="2" w:tentative="1">
      <w:start w:val="1"/>
      <w:numFmt w:val="bullet"/>
      <w:lvlText w:val=""/>
      <w:lvlJc w:val="left"/>
      <w:pPr>
        <w:ind w:left="4170" w:hanging="360"/>
      </w:pPr>
      <w:rPr>
        <w:rFonts w:ascii="Wingdings" w:hAnsi="Wingdings" w:hint="default"/>
      </w:rPr>
    </w:lvl>
    <w:lvl w:ilvl="3" w:tentative="1">
      <w:start w:val="1"/>
      <w:numFmt w:val="bullet"/>
      <w:lvlText w:val=""/>
      <w:lvlJc w:val="left"/>
      <w:pPr>
        <w:ind w:left="4890" w:hanging="360"/>
      </w:pPr>
      <w:rPr>
        <w:rFonts w:ascii="Symbol" w:hAnsi="Symbol" w:hint="default"/>
      </w:rPr>
    </w:lvl>
    <w:lvl w:ilvl="4" w:tentative="1">
      <w:start w:val="1"/>
      <w:numFmt w:val="bullet"/>
      <w:lvlText w:val="o"/>
      <w:lvlJc w:val="left"/>
      <w:pPr>
        <w:ind w:left="5610" w:hanging="360"/>
      </w:pPr>
      <w:rPr>
        <w:rFonts w:ascii="Courier New" w:hAnsi="Courier New" w:cs="Courier New" w:hint="default"/>
      </w:rPr>
    </w:lvl>
    <w:lvl w:ilvl="5" w:tentative="1">
      <w:start w:val="1"/>
      <w:numFmt w:val="bullet"/>
      <w:lvlText w:val=""/>
      <w:lvlJc w:val="left"/>
      <w:pPr>
        <w:ind w:left="6330" w:hanging="360"/>
      </w:pPr>
      <w:rPr>
        <w:rFonts w:ascii="Wingdings" w:hAnsi="Wingdings" w:hint="default"/>
      </w:rPr>
    </w:lvl>
    <w:lvl w:ilvl="6" w:tentative="1">
      <w:start w:val="1"/>
      <w:numFmt w:val="bullet"/>
      <w:lvlText w:val=""/>
      <w:lvlJc w:val="left"/>
      <w:pPr>
        <w:ind w:left="7050" w:hanging="360"/>
      </w:pPr>
      <w:rPr>
        <w:rFonts w:ascii="Symbol" w:hAnsi="Symbol" w:hint="default"/>
      </w:rPr>
    </w:lvl>
    <w:lvl w:ilvl="7" w:tentative="1">
      <w:start w:val="1"/>
      <w:numFmt w:val="bullet"/>
      <w:lvlText w:val="o"/>
      <w:lvlJc w:val="left"/>
      <w:pPr>
        <w:ind w:left="7770" w:hanging="360"/>
      </w:pPr>
      <w:rPr>
        <w:rFonts w:ascii="Courier New" w:hAnsi="Courier New" w:cs="Courier New" w:hint="default"/>
      </w:rPr>
    </w:lvl>
    <w:lvl w:ilvl="8" w:tentative="1">
      <w:start w:val="1"/>
      <w:numFmt w:val="bullet"/>
      <w:lvlText w:val=""/>
      <w:lvlJc w:val="left"/>
      <w:pPr>
        <w:ind w:left="8490" w:hanging="360"/>
      </w:pPr>
      <w:rPr>
        <w:rFonts w:ascii="Wingdings" w:hAnsi="Wingdings" w:hint="default"/>
      </w:rPr>
    </w:lvl>
  </w:abstractNum>
  <w:abstractNum w:abstractNumId="25">
    <w:nsid w:val="740B126E"/>
    <w:multiLevelType w:val="multilevel"/>
    <w:tmpl w:val="740B126E"/>
    <w:lvl w:ilvl="0">
      <w:numFmt w:val="bullet"/>
      <w:lvlText w:val="-"/>
      <w:lvlJc w:val="left"/>
      <w:pPr>
        <w:ind w:left="3150" w:hanging="360"/>
      </w:pPr>
      <w:rPr>
        <w:rFonts w:ascii="Arial" w:eastAsia="PMingLiU" w:hAnsi="Arial" w:cs="Arial" w:hint="default"/>
      </w:rPr>
    </w:lvl>
    <w:lvl w:ilvl="1" w:tentative="1">
      <w:start w:val="1"/>
      <w:numFmt w:val="bullet"/>
      <w:lvlText w:val="o"/>
      <w:lvlJc w:val="left"/>
      <w:pPr>
        <w:ind w:left="3870" w:hanging="360"/>
      </w:pPr>
      <w:rPr>
        <w:rFonts w:ascii="Courier New" w:hAnsi="Courier New" w:cs="Courier New" w:hint="default"/>
      </w:rPr>
    </w:lvl>
    <w:lvl w:ilvl="2" w:tentative="1">
      <w:start w:val="1"/>
      <w:numFmt w:val="bullet"/>
      <w:lvlText w:val=""/>
      <w:lvlJc w:val="left"/>
      <w:pPr>
        <w:ind w:left="4590" w:hanging="360"/>
      </w:pPr>
      <w:rPr>
        <w:rFonts w:ascii="Wingdings" w:hAnsi="Wingdings" w:hint="default"/>
      </w:rPr>
    </w:lvl>
    <w:lvl w:ilvl="3" w:tentative="1">
      <w:start w:val="1"/>
      <w:numFmt w:val="bullet"/>
      <w:lvlText w:val=""/>
      <w:lvlJc w:val="left"/>
      <w:pPr>
        <w:ind w:left="5310" w:hanging="360"/>
      </w:pPr>
      <w:rPr>
        <w:rFonts w:ascii="Symbol" w:hAnsi="Symbol" w:hint="default"/>
      </w:rPr>
    </w:lvl>
    <w:lvl w:ilvl="4" w:tentative="1">
      <w:start w:val="1"/>
      <w:numFmt w:val="bullet"/>
      <w:lvlText w:val="o"/>
      <w:lvlJc w:val="left"/>
      <w:pPr>
        <w:ind w:left="6030" w:hanging="360"/>
      </w:pPr>
      <w:rPr>
        <w:rFonts w:ascii="Courier New" w:hAnsi="Courier New" w:cs="Courier New" w:hint="default"/>
      </w:rPr>
    </w:lvl>
    <w:lvl w:ilvl="5" w:tentative="1">
      <w:start w:val="1"/>
      <w:numFmt w:val="bullet"/>
      <w:lvlText w:val=""/>
      <w:lvlJc w:val="left"/>
      <w:pPr>
        <w:ind w:left="6750" w:hanging="360"/>
      </w:pPr>
      <w:rPr>
        <w:rFonts w:ascii="Wingdings" w:hAnsi="Wingdings" w:hint="default"/>
      </w:rPr>
    </w:lvl>
    <w:lvl w:ilvl="6" w:tentative="1">
      <w:start w:val="1"/>
      <w:numFmt w:val="bullet"/>
      <w:lvlText w:val=""/>
      <w:lvlJc w:val="left"/>
      <w:pPr>
        <w:ind w:left="7470" w:hanging="360"/>
      </w:pPr>
      <w:rPr>
        <w:rFonts w:ascii="Symbol" w:hAnsi="Symbol" w:hint="default"/>
      </w:rPr>
    </w:lvl>
    <w:lvl w:ilvl="7" w:tentative="1">
      <w:start w:val="1"/>
      <w:numFmt w:val="bullet"/>
      <w:lvlText w:val="o"/>
      <w:lvlJc w:val="left"/>
      <w:pPr>
        <w:ind w:left="8190" w:hanging="360"/>
      </w:pPr>
      <w:rPr>
        <w:rFonts w:ascii="Courier New" w:hAnsi="Courier New" w:cs="Courier New" w:hint="default"/>
      </w:rPr>
    </w:lvl>
    <w:lvl w:ilvl="8" w:tentative="1">
      <w:start w:val="1"/>
      <w:numFmt w:val="bullet"/>
      <w:lvlText w:val=""/>
      <w:lvlJc w:val="left"/>
      <w:pPr>
        <w:ind w:left="8910" w:hanging="360"/>
      </w:pPr>
      <w:rPr>
        <w:rFonts w:ascii="Wingdings" w:hAnsi="Wingdings" w:hint="default"/>
      </w:rPr>
    </w:lvl>
  </w:abstractNum>
  <w:abstractNum w:abstractNumId="26">
    <w:nsid w:val="74AB0634"/>
    <w:multiLevelType w:val="hybridMultilevel"/>
    <w:tmpl w:val="32FEB1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79673719"/>
    <w:multiLevelType w:val="multilevel"/>
    <w:tmpl w:val="DB62F21E"/>
    <w:lvl w:ilvl="0">
      <w:start w:val="1"/>
      <w:numFmt w:val="bullet"/>
      <w:lvlText w:val="-"/>
      <w:lvlJc w:val="left"/>
      <w:pPr>
        <w:ind w:left="2880" w:hanging="360"/>
      </w:pPr>
      <w:rPr>
        <w:rFonts w:ascii="Arial" w:hAnsi="Arial" w:hint="default"/>
      </w:rPr>
    </w:lvl>
    <w:lvl w:ilvl="1" w:tentative="1">
      <w:start w:val="1"/>
      <w:numFmt w:val="bullet"/>
      <w:lvlText w:val="o"/>
      <w:lvlJc w:val="left"/>
      <w:pPr>
        <w:ind w:left="3600" w:hanging="360"/>
      </w:pPr>
      <w:rPr>
        <w:rFonts w:ascii="Courier New" w:hAnsi="Courier New" w:cs="Courier New" w:hint="default"/>
      </w:rPr>
    </w:lvl>
    <w:lvl w:ilvl="2" w:tentative="1">
      <w:start w:val="1"/>
      <w:numFmt w:val="bullet"/>
      <w:lvlText w:val=""/>
      <w:lvlJc w:val="left"/>
      <w:pPr>
        <w:ind w:left="4320" w:hanging="360"/>
      </w:pPr>
      <w:rPr>
        <w:rFonts w:ascii="Wingdings" w:hAnsi="Wingdings" w:hint="default"/>
      </w:rPr>
    </w:lvl>
    <w:lvl w:ilvl="3" w:tentative="1">
      <w:start w:val="1"/>
      <w:numFmt w:val="bullet"/>
      <w:lvlText w:val=""/>
      <w:lvlJc w:val="left"/>
      <w:pPr>
        <w:ind w:left="5040" w:hanging="360"/>
      </w:pPr>
      <w:rPr>
        <w:rFonts w:ascii="Symbol" w:hAnsi="Symbol" w:hint="default"/>
      </w:rPr>
    </w:lvl>
    <w:lvl w:ilvl="4" w:tentative="1">
      <w:start w:val="1"/>
      <w:numFmt w:val="bullet"/>
      <w:lvlText w:val="o"/>
      <w:lvlJc w:val="left"/>
      <w:pPr>
        <w:ind w:left="5760" w:hanging="360"/>
      </w:pPr>
      <w:rPr>
        <w:rFonts w:ascii="Courier New" w:hAnsi="Courier New" w:cs="Courier New" w:hint="default"/>
      </w:rPr>
    </w:lvl>
    <w:lvl w:ilvl="5" w:tentative="1">
      <w:start w:val="1"/>
      <w:numFmt w:val="bullet"/>
      <w:lvlText w:val=""/>
      <w:lvlJc w:val="left"/>
      <w:pPr>
        <w:ind w:left="6480" w:hanging="360"/>
      </w:pPr>
      <w:rPr>
        <w:rFonts w:ascii="Wingdings" w:hAnsi="Wingdings" w:hint="default"/>
      </w:rPr>
    </w:lvl>
    <w:lvl w:ilvl="6" w:tentative="1">
      <w:start w:val="1"/>
      <w:numFmt w:val="bullet"/>
      <w:lvlText w:val=""/>
      <w:lvlJc w:val="left"/>
      <w:pPr>
        <w:ind w:left="7200" w:hanging="360"/>
      </w:pPr>
      <w:rPr>
        <w:rFonts w:ascii="Symbol" w:hAnsi="Symbol" w:hint="default"/>
      </w:rPr>
    </w:lvl>
    <w:lvl w:ilvl="7" w:tentative="1">
      <w:start w:val="1"/>
      <w:numFmt w:val="bullet"/>
      <w:lvlText w:val="o"/>
      <w:lvlJc w:val="left"/>
      <w:pPr>
        <w:ind w:left="7920" w:hanging="360"/>
      </w:pPr>
      <w:rPr>
        <w:rFonts w:ascii="Courier New" w:hAnsi="Courier New" w:cs="Courier New" w:hint="default"/>
      </w:rPr>
    </w:lvl>
    <w:lvl w:ilvl="8" w:tentative="1">
      <w:start w:val="1"/>
      <w:numFmt w:val="bullet"/>
      <w:lvlText w:val=""/>
      <w:lvlJc w:val="left"/>
      <w:pPr>
        <w:ind w:left="8640" w:hanging="360"/>
      </w:pPr>
      <w:rPr>
        <w:rFonts w:ascii="Wingdings" w:hAnsi="Wingdings" w:hint="default"/>
      </w:rPr>
    </w:lvl>
  </w:abstractNum>
  <w:num w:numId="1">
    <w:abstractNumId w:val="3"/>
  </w:num>
  <w:num w:numId="2">
    <w:abstractNumId w:val="19"/>
  </w:num>
  <w:num w:numId="3">
    <w:abstractNumId w:val="12"/>
  </w:num>
  <w:num w:numId="4">
    <w:abstractNumId w:val="13"/>
  </w:num>
  <w:num w:numId="5">
    <w:abstractNumId w:val="20"/>
  </w:num>
  <w:num w:numId="6">
    <w:abstractNumId w:val="23"/>
  </w:num>
  <w:num w:numId="7">
    <w:abstractNumId w:val="11"/>
  </w:num>
  <w:num w:numId="8">
    <w:abstractNumId w:val="15"/>
  </w:num>
  <w:num w:numId="9">
    <w:abstractNumId w:val="6"/>
  </w:num>
  <w:num w:numId="10">
    <w:abstractNumId w:val="24"/>
  </w:num>
  <w:num w:numId="11">
    <w:abstractNumId w:val="25"/>
  </w:num>
  <w:num w:numId="12">
    <w:abstractNumId w:val="18"/>
  </w:num>
  <w:num w:numId="13">
    <w:abstractNumId w:val="27"/>
  </w:num>
  <w:num w:numId="14">
    <w:abstractNumId w:val="14"/>
  </w:num>
  <w:num w:numId="15">
    <w:abstractNumId w:val="5"/>
  </w:num>
  <w:num w:numId="16">
    <w:abstractNumId w:val="1"/>
  </w:num>
  <w:num w:numId="17">
    <w:abstractNumId w:val="21"/>
  </w:num>
  <w:num w:numId="18">
    <w:abstractNumId w:val="22"/>
  </w:num>
  <w:num w:numId="19">
    <w:abstractNumId w:val="17"/>
  </w:num>
  <w:num w:numId="20">
    <w:abstractNumId w:val="8"/>
  </w:num>
  <w:num w:numId="21">
    <w:abstractNumId w:val="16"/>
  </w:num>
  <w:num w:numId="22">
    <w:abstractNumId w:val="4"/>
  </w:num>
  <w:num w:numId="23">
    <w:abstractNumId w:val="9"/>
  </w:num>
  <w:num w:numId="24">
    <w:abstractNumId w:val="10"/>
  </w:num>
  <w:num w:numId="25">
    <w:abstractNumId w:val="0"/>
  </w:num>
  <w:num w:numId="26">
    <w:abstractNumId w:val="26"/>
  </w:num>
  <w:num w:numId="27">
    <w:abstractNumId w:val="7"/>
  </w:num>
  <w:num w:numId="28">
    <w:abstractNumId w:val="2"/>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15:person w15:author="Andy Phan">
    <w15:presenceInfo w15:providerId="None" w15:userId="Andy Phan"/>
  </w15:person>
  <w15:person w15:author="Irene Poernomo">
    <w15:presenceInfo w15:providerId="AD" w15:userId="S-1-5-21-3395627702-3648964974-458776297-11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hideSpellingErrors/>
  <w:hideGrammaticalErrors/>
  <w:trackRevisions/>
  <w:defaultTabStop w:val="720"/>
  <w:drawingGridHorizontalSpacing w:val="120"/>
  <w:displayHorizontalDrawingGridEvery w:val="2"/>
  <w:characterSpacingControl w:val="doNotCompress"/>
  <w:hdrShapeDefaults>
    <o:shapedefaults v:ext="edit" spidmax="2051" fillcolor="#9cbee0" strokecolor="#739cc3">
      <v:fill color="#9cbee0" color2="#bbd5f0" type="gradient">
        <o:fill v:ext="view" type="gradientUnscaled"/>
      </v:fill>
      <v:stroke color="#739cc3" weight="1.25pt" miterlimit="2"/>
    </o:shapedefaults>
    <o:shapelayout v:ext="edit">
      <o:idmap v:ext="edit" data="2"/>
      <o:rules v:ext="edit">
        <o:r id="V:Rule1" type="connector" idref="#AutoShape 1"/>
        <o:r id="V:Rule2" type="connector" idref="#AutoShape 6"/>
      </o:rules>
    </o:shapelayout>
  </w:hdrShapeDefaults>
  <w:footnotePr>
    <w:footnote w:id="-1"/>
    <w:footnote w:id="0"/>
  </w:footnotePr>
  <w:endnotePr>
    <w:endnote w:id="-1"/>
    <w:endnote w:id="0"/>
  </w:endnotePr>
  <w:compat>
    <w:spaceForUL/>
    <w:doNotLeaveBackslashAlone/>
    <w:ulTrailSpace/>
    <w:useFELayout/>
    <w:compatSetting w:name="compatibilityMode" w:uri="http://schemas.microsoft.com/office/word" w:val="12"/>
  </w:compat>
  <w:rsids>
    <w:rsidRoot w:val="008E1D9F"/>
    <w:rsid w:val="000027B2"/>
    <w:rsid w:val="000032EA"/>
    <w:rsid w:val="000038B9"/>
    <w:rsid w:val="00003BEF"/>
    <w:rsid w:val="000050E7"/>
    <w:rsid w:val="0000643F"/>
    <w:rsid w:val="00006DC2"/>
    <w:rsid w:val="00007255"/>
    <w:rsid w:val="000075C5"/>
    <w:rsid w:val="0000786B"/>
    <w:rsid w:val="00007F74"/>
    <w:rsid w:val="00010008"/>
    <w:rsid w:val="00010795"/>
    <w:rsid w:val="0001083B"/>
    <w:rsid w:val="000113CE"/>
    <w:rsid w:val="00011963"/>
    <w:rsid w:val="000124F4"/>
    <w:rsid w:val="0001339F"/>
    <w:rsid w:val="00015054"/>
    <w:rsid w:val="000155B0"/>
    <w:rsid w:val="00016982"/>
    <w:rsid w:val="00016B3A"/>
    <w:rsid w:val="00017910"/>
    <w:rsid w:val="000210FE"/>
    <w:rsid w:val="00021536"/>
    <w:rsid w:val="00022760"/>
    <w:rsid w:val="0002281B"/>
    <w:rsid w:val="00022AB8"/>
    <w:rsid w:val="00022C8C"/>
    <w:rsid w:val="0002361F"/>
    <w:rsid w:val="000236AD"/>
    <w:rsid w:val="0002565B"/>
    <w:rsid w:val="0002723D"/>
    <w:rsid w:val="00027D8F"/>
    <w:rsid w:val="000302D2"/>
    <w:rsid w:val="00030632"/>
    <w:rsid w:val="00031DEA"/>
    <w:rsid w:val="0003211C"/>
    <w:rsid w:val="000345BF"/>
    <w:rsid w:val="000346A4"/>
    <w:rsid w:val="00034800"/>
    <w:rsid w:val="000366B9"/>
    <w:rsid w:val="00036B9E"/>
    <w:rsid w:val="00037341"/>
    <w:rsid w:val="00037382"/>
    <w:rsid w:val="0004145D"/>
    <w:rsid w:val="0004197B"/>
    <w:rsid w:val="00041BB6"/>
    <w:rsid w:val="000428FA"/>
    <w:rsid w:val="00042D49"/>
    <w:rsid w:val="0004334B"/>
    <w:rsid w:val="00043500"/>
    <w:rsid w:val="00043583"/>
    <w:rsid w:val="00046245"/>
    <w:rsid w:val="00047938"/>
    <w:rsid w:val="00051B6D"/>
    <w:rsid w:val="00052177"/>
    <w:rsid w:val="000521DD"/>
    <w:rsid w:val="0005373A"/>
    <w:rsid w:val="00054C51"/>
    <w:rsid w:val="00054EF6"/>
    <w:rsid w:val="0005511E"/>
    <w:rsid w:val="00055331"/>
    <w:rsid w:val="000555F7"/>
    <w:rsid w:val="000562C9"/>
    <w:rsid w:val="00056739"/>
    <w:rsid w:val="00056877"/>
    <w:rsid w:val="00056AAD"/>
    <w:rsid w:val="000600D0"/>
    <w:rsid w:val="00061ADA"/>
    <w:rsid w:val="000624DC"/>
    <w:rsid w:val="0006312C"/>
    <w:rsid w:val="00066383"/>
    <w:rsid w:val="00066761"/>
    <w:rsid w:val="00066BC1"/>
    <w:rsid w:val="00066DBB"/>
    <w:rsid w:val="00066EA4"/>
    <w:rsid w:val="00070872"/>
    <w:rsid w:val="000713AD"/>
    <w:rsid w:val="000723EA"/>
    <w:rsid w:val="00072C96"/>
    <w:rsid w:val="00072FF9"/>
    <w:rsid w:val="00073414"/>
    <w:rsid w:val="00074F44"/>
    <w:rsid w:val="00075029"/>
    <w:rsid w:val="0007542B"/>
    <w:rsid w:val="00076104"/>
    <w:rsid w:val="00076BD3"/>
    <w:rsid w:val="000775E9"/>
    <w:rsid w:val="00077789"/>
    <w:rsid w:val="00077AB1"/>
    <w:rsid w:val="0008037E"/>
    <w:rsid w:val="00080574"/>
    <w:rsid w:val="000814E9"/>
    <w:rsid w:val="0008158A"/>
    <w:rsid w:val="00081ED0"/>
    <w:rsid w:val="00087048"/>
    <w:rsid w:val="00090BAE"/>
    <w:rsid w:val="000911DB"/>
    <w:rsid w:val="0009407E"/>
    <w:rsid w:val="00094328"/>
    <w:rsid w:val="0009439A"/>
    <w:rsid w:val="00095D89"/>
    <w:rsid w:val="000962C0"/>
    <w:rsid w:val="0009720E"/>
    <w:rsid w:val="00097960"/>
    <w:rsid w:val="000A0C5F"/>
    <w:rsid w:val="000A0CEC"/>
    <w:rsid w:val="000A2414"/>
    <w:rsid w:val="000A2C0F"/>
    <w:rsid w:val="000A2EDF"/>
    <w:rsid w:val="000A5967"/>
    <w:rsid w:val="000A5F17"/>
    <w:rsid w:val="000A609B"/>
    <w:rsid w:val="000A7293"/>
    <w:rsid w:val="000B05C1"/>
    <w:rsid w:val="000B1F50"/>
    <w:rsid w:val="000B241F"/>
    <w:rsid w:val="000B4877"/>
    <w:rsid w:val="000B54CC"/>
    <w:rsid w:val="000B5593"/>
    <w:rsid w:val="000B5BA9"/>
    <w:rsid w:val="000B6967"/>
    <w:rsid w:val="000B6C2A"/>
    <w:rsid w:val="000B6FF4"/>
    <w:rsid w:val="000B76BA"/>
    <w:rsid w:val="000C0A0B"/>
    <w:rsid w:val="000C21C6"/>
    <w:rsid w:val="000C613F"/>
    <w:rsid w:val="000D026A"/>
    <w:rsid w:val="000D033F"/>
    <w:rsid w:val="000D0477"/>
    <w:rsid w:val="000D1165"/>
    <w:rsid w:val="000D14C8"/>
    <w:rsid w:val="000D1C50"/>
    <w:rsid w:val="000D2E46"/>
    <w:rsid w:val="000D40D0"/>
    <w:rsid w:val="000D54BB"/>
    <w:rsid w:val="000D5992"/>
    <w:rsid w:val="000D73F7"/>
    <w:rsid w:val="000D7687"/>
    <w:rsid w:val="000E05D6"/>
    <w:rsid w:val="000E0714"/>
    <w:rsid w:val="000E0D7E"/>
    <w:rsid w:val="000E2DA0"/>
    <w:rsid w:val="000E373B"/>
    <w:rsid w:val="000E45EC"/>
    <w:rsid w:val="000E473F"/>
    <w:rsid w:val="000E4A59"/>
    <w:rsid w:val="000E6CA3"/>
    <w:rsid w:val="000E6D1C"/>
    <w:rsid w:val="000F117C"/>
    <w:rsid w:val="000F12F2"/>
    <w:rsid w:val="000F17CD"/>
    <w:rsid w:val="000F30A6"/>
    <w:rsid w:val="000F34B3"/>
    <w:rsid w:val="000F359A"/>
    <w:rsid w:val="000F3BD4"/>
    <w:rsid w:val="000F3D49"/>
    <w:rsid w:val="000F488E"/>
    <w:rsid w:val="000F53A5"/>
    <w:rsid w:val="000F58BB"/>
    <w:rsid w:val="000F6065"/>
    <w:rsid w:val="0010090C"/>
    <w:rsid w:val="00100E9E"/>
    <w:rsid w:val="001014AE"/>
    <w:rsid w:val="0010154F"/>
    <w:rsid w:val="00102E8B"/>
    <w:rsid w:val="00103004"/>
    <w:rsid w:val="001038AA"/>
    <w:rsid w:val="001044EC"/>
    <w:rsid w:val="001045BB"/>
    <w:rsid w:val="00105BFB"/>
    <w:rsid w:val="00106239"/>
    <w:rsid w:val="00107A6B"/>
    <w:rsid w:val="00110887"/>
    <w:rsid w:val="00110948"/>
    <w:rsid w:val="00110B23"/>
    <w:rsid w:val="00110D05"/>
    <w:rsid w:val="00111F87"/>
    <w:rsid w:val="0011240A"/>
    <w:rsid w:val="00113159"/>
    <w:rsid w:val="00113909"/>
    <w:rsid w:val="00113B9A"/>
    <w:rsid w:val="00114CFA"/>
    <w:rsid w:val="00116DE4"/>
    <w:rsid w:val="0011788E"/>
    <w:rsid w:val="00117CD4"/>
    <w:rsid w:val="0012084A"/>
    <w:rsid w:val="00121876"/>
    <w:rsid w:val="001226DD"/>
    <w:rsid w:val="00122F45"/>
    <w:rsid w:val="001232CC"/>
    <w:rsid w:val="00123B9C"/>
    <w:rsid w:val="00124BEA"/>
    <w:rsid w:val="00125400"/>
    <w:rsid w:val="0012587D"/>
    <w:rsid w:val="00127663"/>
    <w:rsid w:val="001278F2"/>
    <w:rsid w:val="00132847"/>
    <w:rsid w:val="00133420"/>
    <w:rsid w:val="00133D15"/>
    <w:rsid w:val="00133F68"/>
    <w:rsid w:val="00135004"/>
    <w:rsid w:val="00136A07"/>
    <w:rsid w:val="0014426A"/>
    <w:rsid w:val="00147835"/>
    <w:rsid w:val="0015130E"/>
    <w:rsid w:val="00151CF9"/>
    <w:rsid w:val="00151D6E"/>
    <w:rsid w:val="00153B24"/>
    <w:rsid w:val="00153BE3"/>
    <w:rsid w:val="00155241"/>
    <w:rsid w:val="001555FC"/>
    <w:rsid w:val="001557EC"/>
    <w:rsid w:val="00155E09"/>
    <w:rsid w:val="00155FA0"/>
    <w:rsid w:val="00156340"/>
    <w:rsid w:val="00156E87"/>
    <w:rsid w:val="00156EC8"/>
    <w:rsid w:val="00157950"/>
    <w:rsid w:val="00157A39"/>
    <w:rsid w:val="00157FB4"/>
    <w:rsid w:val="00160ECB"/>
    <w:rsid w:val="00161555"/>
    <w:rsid w:val="00161AA2"/>
    <w:rsid w:val="0016279D"/>
    <w:rsid w:val="0016280D"/>
    <w:rsid w:val="00162F23"/>
    <w:rsid w:val="00166229"/>
    <w:rsid w:val="00167060"/>
    <w:rsid w:val="00167462"/>
    <w:rsid w:val="00167A65"/>
    <w:rsid w:val="00171ED0"/>
    <w:rsid w:val="00173535"/>
    <w:rsid w:val="001745E8"/>
    <w:rsid w:val="001746A4"/>
    <w:rsid w:val="00175086"/>
    <w:rsid w:val="00182AF8"/>
    <w:rsid w:val="0018446C"/>
    <w:rsid w:val="00184B41"/>
    <w:rsid w:val="0018524B"/>
    <w:rsid w:val="00185405"/>
    <w:rsid w:val="00186F67"/>
    <w:rsid w:val="00187C29"/>
    <w:rsid w:val="00191032"/>
    <w:rsid w:val="00191B0A"/>
    <w:rsid w:val="00191D8A"/>
    <w:rsid w:val="001935AF"/>
    <w:rsid w:val="00194359"/>
    <w:rsid w:val="00194D6C"/>
    <w:rsid w:val="0019513B"/>
    <w:rsid w:val="001952A2"/>
    <w:rsid w:val="00195BC2"/>
    <w:rsid w:val="00196AE2"/>
    <w:rsid w:val="00196BEB"/>
    <w:rsid w:val="00197F12"/>
    <w:rsid w:val="001A1324"/>
    <w:rsid w:val="001A1991"/>
    <w:rsid w:val="001A1DEB"/>
    <w:rsid w:val="001A2235"/>
    <w:rsid w:val="001A2602"/>
    <w:rsid w:val="001A276A"/>
    <w:rsid w:val="001A28C7"/>
    <w:rsid w:val="001A2B6D"/>
    <w:rsid w:val="001A3172"/>
    <w:rsid w:val="001A33CB"/>
    <w:rsid w:val="001A69C3"/>
    <w:rsid w:val="001A6E41"/>
    <w:rsid w:val="001A76D6"/>
    <w:rsid w:val="001A7E65"/>
    <w:rsid w:val="001B273B"/>
    <w:rsid w:val="001B2B6C"/>
    <w:rsid w:val="001B3237"/>
    <w:rsid w:val="001B4A72"/>
    <w:rsid w:val="001B550A"/>
    <w:rsid w:val="001B6FB6"/>
    <w:rsid w:val="001B7654"/>
    <w:rsid w:val="001B7827"/>
    <w:rsid w:val="001B7984"/>
    <w:rsid w:val="001C00C1"/>
    <w:rsid w:val="001C05D3"/>
    <w:rsid w:val="001C18E0"/>
    <w:rsid w:val="001C218D"/>
    <w:rsid w:val="001C2C46"/>
    <w:rsid w:val="001C2E06"/>
    <w:rsid w:val="001C3D0C"/>
    <w:rsid w:val="001C4171"/>
    <w:rsid w:val="001C560B"/>
    <w:rsid w:val="001C5C33"/>
    <w:rsid w:val="001C78E6"/>
    <w:rsid w:val="001D07B0"/>
    <w:rsid w:val="001D0E78"/>
    <w:rsid w:val="001D30F5"/>
    <w:rsid w:val="001D3FC8"/>
    <w:rsid w:val="001D4F9A"/>
    <w:rsid w:val="001D5252"/>
    <w:rsid w:val="001D5E47"/>
    <w:rsid w:val="001D6097"/>
    <w:rsid w:val="001D6435"/>
    <w:rsid w:val="001D6645"/>
    <w:rsid w:val="001D7410"/>
    <w:rsid w:val="001D7B57"/>
    <w:rsid w:val="001E4593"/>
    <w:rsid w:val="001E49DD"/>
    <w:rsid w:val="001E5E5C"/>
    <w:rsid w:val="001E63FA"/>
    <w:rsid w:val="001E65FF"/>
    <w:rsid w:val="001F117A"/>
    <w:rsid w:val="001F21E4"/>
    <w:rsid w:val="001F28F9"/>
    <w:rsid w:val="001F2A1B"/>
    <w:rsid w:val="001F4E04"/>
    <w:rsid w:val="001F5616"/>
    <w:rsid w:val="001F5893"/>
    <w:rsid w:val="001F7068"/>
    <w:rsid w:val="001F71F5"/>
    <w:rsid w:val="001F7DCF"/>
    <w:rsid w:val="002000E9"/>
    <w:rsid w:val="00200F18"/>
    <w:rsid w:val="002011F8"/>
    <w:rsid w:val="0020166B"/>
    <w:rsid w:val="00201869"/>
    <w:rsid w:val="00202023"/>
    <w:rsid w:val="002048AB"/>
    <w:rsid w:val="00204D0E"/>
    <w:rsid w:val="0020500F"/>
    <w:rsid w:val="00206901"/>
    <w:rsid w:val="0021007B"/>
    <w:rsid w:val="002115F0"/>
    <w:rsid w:val="002118B7"/>
    <w:rsid w:val="002119D7"/>
    <w:rsid w:val="00211D42"/>
    <w:rsid w:val="00211D8E"/>
    <w:rsid w:val="00211E42"/>
    <w:rsid w:val="00212185"/>
    <w:rsid w:val="00212AEB"/>
    <w:rsid w:val="002132B2"/>
    <w:rsid w:val="00213BFD"/>
    <w:rsid w:val="00213FAA"/>
    <w:rsid w:val="00214816"/>
    <w:rsid w:val="002159CB"/>
    <w:rsid w:val="00216072"/>
    <w:rsid w:val="0021680E"/>
    <w:rsid w:val="00216BB3"/>
    <w:rsid w:val="00217220"/>
    <w:rsid w:val="002176C4"/>
    <w:rsid w:val="00220085"/>
    <w:rsid w:val="00220835"/>
    <w:rsid w:val="00221E15"/>
    <w:rsid w:val="002225C7"/>
    <w:rsid w:val="00223D8F"/>
    <w:rsid w:val="00223F55"/>
    <w:rsid w:val="002255A5"/>
    <w:rsid w:val="00225691"/>
    <w:rsid w:val="00226682"/>
    <w:rsid w:val="002269FF"/>
    <w:rsid w:val="00230847"/>
    <w:rsid w:val="00232DB8"/>
    <w:rsid w:val="00233456"/>
    <w:rsid w:val="00234094"/>
    <w:rsid w:val="00234413"/>
    <w:rsid w:val="002344AB"/>
    <w:rsid w:val="0023481E"/>
    <w:rsid w:val="00236346"/>
    <w:rsid w:val="00236EA3"/>
    <w:rsid w:val="0024028A"/>
    <w:rsid w:val="00240CA6"/>
    <w:rsid w:val="00242077"/>
    <w:rsid w:val="002427A5"/>
    <w:rsid w:val="00242D36"/>
    <w:rsid w:val="002443B7"/>
    <w:rsid w:val="00244DC0"/>
    <w:rsid w:val="00245346"/>
    <w:rsid w:val="00245997"/>
    <w:rsid w:val="00245D7E"/>
    <w:rsid w:val="00246DC2"/>
    <w:rsid w:val="00250AF5"/>
    <w:rsid w:val="00250F85"/>
    <w:rsid w:val="00251C7B"/>
    <w:rsid w:val="00252402"/>
    <w:rsid w:val="00253FB8"/>
    <w:rsid w:val="00254145"/>
    <w:rsid w:val="002548E7"/>
    <w:rsid w:val="002550BA"/>
    <w:rsid w:val="002558DD"/>
    <w:rsid w:val="00255C6D"/>
    <w:rsid w:val="0025632C"/>
    <w:rsid w:val="0025645F"/>
    <w:rsid w:val="00256F30"/>
    <w:rsid w:val="00260F2C"/>
    <w:rsid w:val="00262481"/>
    <w:rsid w:val="00262CDC"/>
    <w:rsid w:val="002650C8"/>
    <w:rsid w:val="0026588A"/>
    <w:rsid w:val="0027052D"/>
    <w:rsid w:val="00270731"/>
    <w:rsid w:val="00270E27"/>
    <w:rsid w:val="00272F9F"/>
    <w:rsid w:val="00273620"/>
    <w:rsid w:val="002742ED"/>
    <w:rsid w:val="00274C54"/>
    <w:rsid w:val="00275CD6"/>
    <w:rsid w:val="00281639"/>
    <w:rsid w:val="002834C1"/>
    <w:rsid w:val="002861DA"/>
    <w:rsid w:val="00286856"/>
    <w:rsid w:val="00286ED3"/>
    <w:rsid w:val="00286F8D"/>
    <w:rsid w:val="00292A2A"/>
    <w:rsid w:val="002946FC"/>
    <w:rsid w:val="00295635"/>
    <w:rsid w:val="00296434"/>
    <w:rsid w:val="00296E44"/>
    <w:rsid w:val="002A16CB"/>
    <w:rsid w:val="002A25B4"/>
    <w:rsid w:val="002A340D"/>
    <w:rsid w:val="002A384C"/>
    <w:rsid w:val="002A55E6"/>
    <w:rsid w:val="002A57C5"/>
    <w:rsid w:val="002A5D76"/>
    <w:rsid w:val="002A78AD"/>
    <w:rsid w:val="002A7913"/>
    <w:rsid w:val="002B24A5"/>
    <w:rsid w:val="002B263D"/>
    <w:rsid w:val="002B4357"/>
    <w:rsid w:val="002B66A3"/>
    <w:rsid w:val="002C00D3"/>
    <w:rsid w:val="002C0A94"/>
    <w:rsid w:val="002C0B00"/>
    <w:rsid w:val="002C138B"/>
    <w:rsid w:val="002C1A95"/>
    <w:rsid w:val="002C2717"/>
    <w:rsid w:val="002C3714"/>
    <w:rsid w:val="002C4470"/>
    <w:rsid w:val="002C625D"/>
    <w:rsid w:val="002C6518"/>
    <w:rsid w:val="002C7683"/>
    <w:rsid w:val="002C768A"/>
    <w:rsid w:val="002C77D3"/>
    <w:rsid w:val="002D1C18"/>
    <w:rsid w:val="002D2AE4"/>
    <w:rsid w:val="002D3DC8"/>
    <w:rsid w:val="002D50D7"/>
    <w:rsid w:val="002D5891"/>
    <w:rsid w:val="002D5F94"/>
    <w:rsid w:val="002D7501"/>
    <w:rsid w:val="002D755B"/>
    <w:rsid w:val="002E0373"/>
    <w:rsid w:val="002E03AA"/>
    <w:rsid w:val="002E149D"/>
    <w:rsid w:val="002E49A1"/>
    <w:rsid w:val="002E4E7E"/>
    <w:rsid w:val="002E7C26"/>
    <w:rsid w:val="002F0F35"/>
    <w:rsid w:val="002F2655"/>
    <w:rsid w:val="002F4BD8"/>
    <w:rsid w:val="002F5FE9"/>
    <w:rsid w:val="002F644F"/>
    <w:rsid w:val="002F6D34"/>
    <w:rsid w:val="002F6D4C"/>
    <w:rsid w:val="002F7605"/>
    <w:rsid w:val="002F766E"/>
    <w:rsid w:val="00300249"/>
    <w:rsid w:val="0030151A"/>
    <w:rsid w:val="00304445"/>
    <w:rsid w:val="00304E6E"/>
    <w:rsid w:val="003059CE"/>
    <w:rsid w:val="00305FEF"/>
    <w:rsid w:val="00306457"/>
    <w:rsid w:val="003067AA"/>
    <w:rsid w:val="00307011"/>
    <w:rsid w:val="003108CE"/>
    <w:rsid w:val="00310948"/>
    <w:rsid w:val="00310F9D"/>
    <w:rsid w:val="00312ABF"/>
    <w:rsid w:val="00313CDF"/>
    <w:rsid w:val="00316044"/>
    <w:rsid w:val="00317BCF"/>
    <w:rsid w:val="003203BC"/>
    <w:rsid w:val="003208DF"/>
    <w:rsid w:val="003211E1"/>
    <w:rsid w:val="00323599"/>
    <w:rsid w:val="00323967"/>
    <w:rsid w:val="00323D9E"/>
    <w:rsid w:val="00325396"/>
    <w:rsid w:val="00325584"/>
    <w:rsid w:val="00326025"/>
    <w:rsid w:val="003264C8"/>
    <w:rsid w:val="00326F8E"/>
    <w:rsid w:val="00327BF7"/>
    <w:rsid w:val="00330BF5"/>
    <w:rsid w:val="00332A95"/>
    <w:rsid w:val="00332B3D"/>
    <w:rsid w:val="003353FD"/>
    <w:rsid w:val="00336AB5"/>
    <w:rsid w:val="003402FA"/>
    <w:rsid w:val="00340A63"/>
    <w:rsid w:val="00342A0E"/>
    <w:rsid w:val="0034304A"/>
    <w:rsid w:val="003431C3"/>
    <w:rsid w:val="0034446A"/>
    <w:rsid w:val="00346391"/>
    <w:rsid w:val="00347C48"/>
    <w:rsid w:val="00350863"/>
    <w:rsid w:val="00350A54"/>
    <w:rsid w:val="003515AA"/>
    <w:rsid w:val="00351800"/>
    <w:rsid w:val="0035225A"/>
    <w:rsid w:val="00353E8F"/>
    <w:rsid w:val="003551B2"/>
    <w:rsid w:val="00355450"/>
    <w:rsid w:val="0035591D"/>
    <w:rsid w:val="003564F7"/>
    <w:rsid w:val="003567D8"/>
    <w:rsid w:val="00356836"/>
    <w:rsid w:val="00356C95"/>
    <w:rsid w:val="003577CA"/>
    <w:rsid w:val="00360126"/>
    <w:rsid w:val="0036019F"/>
    <w:rsid w:val="00360254"/>
    <w:rsid w:val="00361AD9"/>
    <w:rsid w:val="00362B8C"/>
    <w:rsid w:val="003634B8"/>
    <w:rsid w:val="00364441"/>
    <w:rsid w:val="00367FB5"/>
    <w:rsid w:val="0037035C"/>
    <w:rsid w:val="00370775"/>
    <w:rsid w:val="00371258"/>
    <w:rsid w:val="0037317D"/>
    <w:rsid w:val="00373CB6"/>
    <w:rsid w:val="0037603B"/>
    <w:rsid w:val="0037647D"/>
    <w:rsid w:val="003804A6"/>
    <w:rsid w:val="00380961"/>
    <w:rsid w:val="00383CAC"/>
    <w:rsid w:val="003840AD"/>
    <w:rsid w:val="00384AB2"/>
    <w:rsid w:val="0038596F"/>
    <w:rsid w:val="003863CE"/>
    <w:rsid w:val="003869D2"/>
    <w:rsid w:val="003878E2"/>
    <w:rsid w:val="003922EA"/>
    <w:rsid w:val="003924E2"/>
    <w:rsid w:val="0039271C"/>
    <w:rsid w:val="0039303E"/>
    <w:rsid w:val="00393AF0"/>
    <w:rsid w:val="00396AB9"/>
    <w:rsid w:val="003975E2"/>
    <w:rsid w:val="00397A79"/>
    <w:rsid w:val="00397ED0"/>
    <w:rsid w:val="003A0E8A"/>
    <w:rsid w:val="003A1C6D"/>
    <w:rsid w:val="003A1E2C"/>
    <w:rsid w:val="003A24ED"/>
    <w:rsid w:val="003A397B"/>
    <w:rsid w:val="003A3CB2"/>
    <w:rsid w:val="003A4360"/>
    <w:rsid w:val="003A52E8"/>
    <w:rsid w:val="003B1080"/>
    <w:rsid w:val="003B15B1"/>
    <w:rsid w:val="003B1C03"/>
    <w:rsid w:val="003B1D47"/>
    <w:rsid w:val="003B3959"/>
    <w:rsid w:val="003B47DB"/>
    <w:rsid w:val="003B6A45"/>
    <w:rsid w:val="003C01F0"/>
    <w:rsid w:val="003C0AB8"/>
    <w:rsid w:val="003C1C43"/>
    <w:rsid w:val="003C28CC"/>
    <w:rsid w:val="003C6D9C"/>
    <w:rsid w:val="003C7674"/>
    <w:rsid w:val="003C778D"/>
    <w:rsid w:val="003D5732"/>
    <w:rsid w:val="003D6680"/>
    <w:rsid w:val="003D7E90"/>
    <w:rsid w:val="003E038A"/>
    <w:rsid w:val="003E0D1D"/>
    <w:rsid w:val="003E149E"/>
    <w:rsid w:val="003E1B95"/>
    <w:rsid w:val="003E2097"/>
    <w:rsid w:val="003E2C65"/>
    <w:rsid w:val="003E2F2F"/>
    <w:rsid w:val="003E53C4"/>
    <w:rsid w:val="003E6008"/>
    <w:rsid w:val="003E6F80"/>
    <w:rsid w:val="003E7318"/>
    <w:rsid w:val="003E7704"/>
    <w:rsid w:val="003F031D"/>
    <w:rsid w:val="003F14A2"/>
    <w:rsid w:val="003F250E"/>
    <w:rsid w:val="003F2E9E"/>
    <w:rsid w:val="003F30F2"/>
    <w:rsid w:val="003F48D4"/>
    <w:rsid w:val="003F5DD4"/>
    <w:rsid w:val="003F70B3"/>
    <w:rsid w:val="00401406"/>
    <w:rsid w:val="004024F4"/>
    <w:rsid w:val="0040391C"/>
    <w:rsid w:val="00404AE8"/>
    <w:rsid w:val="004057E4"/>
    <w:rsid w:val="004065E9"/>
    <w:rsid w:val="00407D96"/>
    <w:rsid w:val="00410244"/>
    <w:rsid w:val="004105CB"/>
    <w:rsid w:val="004109F4"/>
    <w:rsid w:val="00410E85"/>
    <w:rsid w:val="00411408"/>
    <w:rsid w:val="00411A8E"/>
    <w:rsid w:val="00411E08"/>
    <w:rsid w:val="004146C9"/>
    <w:rsid w:val="004156FF"/>
    <w:rsid w:val="00416108"/>
    <w:rsid w:val="004166F2"/>
    <w:rsid w:val="00416E56"/>
    <w:rsid w:val="0041796E"/>
    <w:rsid w:val="00420B2B"/>
    <w:rsid w:val="00421001"/>
    <w:rsid w:val="00421E32"/>
    <w:rsid w:val="004222D5"/>
    <w:rsid w:val="00422E74"/>
    <w:rsid w:val="00423D8E"/>
    <w:rsid w:val="004243D5"/>
    <w:rsid w:val="004244F5"/>
    <w:rsid w:val="00426615"/>
    <w:rsid w:val="00426ABA"/>
    <w:rsid w:val="00426CB0"/>
    <w:rsid w:val="00427F15"/>
    <w:rsid w:val="00431868"/>
    <w:rsid w:val="004319A0"/>
    <w:rsid w:val="00432D59"/>
    <w:rsid w:val="00432F67"/>
    <w:rsid w:val="00432F78"/>
    <w:rsid w:val="00433BC3"/>
    <w:rsid w:val="004343A0"/>
    <w:rsid w:val="0043668D"/>
    <w:rsid w:val="00436B6F"/>
    <w:rsid w:val="00440741"/>
    <w:rsid w:val="004428A7"/>
    <w:rsid w:val="00444EFC"/>
    <w:rsid w:val="0044712D"/>
    <w:rsid w:val="00447FCF"/>
    <w:rsid w:val="00451ACC"/>
    <w:rsid w:val="004532F6"/>
    <w:rsid w:val="00453EB6"/>
    <w:rsid w:val="00454826"/>
    <w:rsid w:val="0045630E"/>
    <w:rsid w:val="00456961"/>
    <w:rsid w:val="00456ACD"/>
    <w:rsid w:val="00460059"/>
    <w:rsid w:val="00460E1D"/>
    <w:rsid w:val="004627A1"/>
    <w:rsid w:val="00463945"/>
    <w:rsid w:val="004657A7"/>
    <w:rsid w:val="00467EA8"/>
    <w:rsid w:val="00470E53"/>
    <w:rsid w:val="00470EBF"/>
    <w:rsid w:val="00471615"/>
    <w:rsid w:val="0047235F"/>
    <w:rsid w:val="004743E7"/>
    <w:rsid w:val="00474FDE"/>
    <w:rsid w:val="00475E3E"/>
    <w:rsid w:val="004764EB"/>
    <w:rsid w:val="00476547"/>
    <w:rsid w:val="00480AAE"/>
    <w:rsid w:val="00480B7D"/>
    <w:rsid w:val="004812A0"/>
    <w:rsid w:val="00481594"/>
    <w:rsid w:val="00481811"/>
    <w:rsid w:val="004819CB"/>
    <w:rsid w:val="00482937"/>
    <w:rsid w:val="00482A74"/>
    <w:rsid w:val="00482B19"/>
    <w:rsid w:val="00483CB1"/>
    <w:rsid w:val="00483D08"/>
    <w:rsid w:val="004844F6"/>
    <w:rsid w:val="004852C1"/>
    <w:rsid w:val="004858CC"/>
    <w:rsid w:val="00486077"/>
    <w:rsid w:val="004862B5"/>
    <w:rsid w:val="004873EB"/>
    <w:rsid w:val="0048765A"/>
    <w:rsid w:val="0049034A"/>
    <w:rsid w:val="00491283"/>
    <w:rsid w:val="00491623"/>
    <w:rsid w:val="00491D9F"/>
    <w:rsid w:val="00495F64"/>
    <w:rsid w:val="00497644"/>
    <w:rsid w:val="00497692"/>
    <w:rsid w:val="00497DD6"/>
    <w:rsid w:val="004A0E85"/>
    <w:rsid w:val="004A1A15"/>
    <w:rsid w:val="004A31B1"/>
    <w:rsid w:val="004A491C"/>
    <w:rsid w:val="004A5C0C"/>
    <w:rsid w:val="004A6703"/>
    <w:rsid w:val="004B0F0D"/>
    <w:rsid w:val="004B1DF9"/>
    <w:rsid w:val="004B299A"/>
    <w:rsid w:val="004B4590"/>
    <w:rsid w:val="004B4C62"/>
    <w:rsid w:val="004B4E44"/>
    <w:rsid w:val="004B7C9A"/>
    <w:rsid w:val="004C0D20"/>
    <w:rsid w:val="004C2E47"/>
    <w:rsid w:val="004C2F6B"/>
    <w:rsid w:val="004C4E1C"/>
    <w:rsid w:val="004C5482"/>
    <w:rsid w:val="004C55DD"/>
    <w:rsid w:val="004C5877"/>
    <w:rsid w:val="004C7504"/>
    <w:rsid w:val="004C7DF6"/>
    <w:rsid w:val="004C7FCC"/>
    <w:rsid w:val="004D0786"/>
    <w:rsid w:val="004D1310"/>
    <w:rsid w:val="004D3AAB"/>
    <w:rsid w:val="004D51AD"/>
    <w:rsid w:val="004D5977"/>
    <w:rsid w:val="004D6A68"/>
    <w:rsid w:val="004D736A"/>
    <w:rsid w:val="004D7744"/>
    <w:rsid w:val="004E04A3"/>
    <w:rsid w:val="004E101C"/>
    <w:rsid w:val="004E123A"/>
    <w:rsid w:val="004E128A"/>
    <w:rsid w:val="004E1683"/>
    <w:rsid w:val="004E2D62"/>
    <w:rsid w:val="004E30DE"/>
    <w:rsid w:val="004F1111"/>
    <w:rsid w:val="004F1530"/>
    <w:rsid w:val="004F1627"/>
    <w:rsid w:val="004F1E65"/>
    <w:rsid w:val="004F32D7"/>
    <w:rsid w:val="004F3526"/>
    <w:rsid w:val="004F457D"/>
    <w:rsid w:val="004F696E"/>
    <w:rsid w:val="004F6A7B"/>
    <w:rsid w:val="004F6BC2"/>
    <w:rsid w:val="004F79E0"/>
    <w:rsid w:val="004F7AAB"/>
    <w:rsid w:val="004F7D11"/>
    <w:rsid w:val="00501EEC"/>
    <w:rsid w:val="00502264"/>
    <w:rsid w:val="005047C8"/>
    <w:rsid w:val="005058B7"/>
    <w:rsid w:val="005063A8"/>
    <w:rsid w:val="00506593"/>
    <w:rsid w:val="005070B6"/>
    <w:rsid w:val="005070BF"/>
    <w:rsid w:val="00511108"/>
    <w:rsid w:val="00512084"/>
    <w:rsid w:val="00512A74"/>
    <w:rsid w:val="005130F4"/>
    <w:rsid w:val="00513158"/>
    <w:rsid w:val="00513920"/>
    <w:rsid w:val="005146CE"/>
    <w:rsid w:val="00514C63"/>
    <w:rsid w:val="0051522B"/>
    <w:rsid w:val="00515FAF"/>
    <w:rsid w:val="0051628B"/>
    <w:rsid w:val="005163F6"/>
    <w:rsid w:val="00520A9D"/>
    <w:rsid w:val="00520F9B"/>
    <w:rsid w:val="00522348"/>
    <w:rsid w:val="005236B9"/>
    <w:rsid w:val="00524318"/>
    <w:rsid w:val="0052525D"/>
    <w:rsid w:val="00525B07"/>
    <w:rsid w:val="00525C99"/>
    <w:rsid w:val="0052610A"/>
    <w:rsid w:val="005268E1"/>
    <w:rsid w:val="005303B2"/>
    <w:rsid w:val="00530CEB"/>
    <w:rsid w:val="00531876"/>
    <w:rsid w:val="00532428"/>
    <w:rsid w:val="0053249C"/>
    <w:rsid w:val="00532AB6"/>
    <w:rsid w:val="0053301B"/>
    <w:rsid w:val="0053366A"/>
    <w:rsid w:val="00533A0F"/>
    <w:rsid w:val="00533A94"/>
    <w:rsid w:val="00535A8A"/>
    <w:rsid w:val="00535AFF"/>
    <w:rsid w:val="005378FE"/>
    <w:rsid w:val="005405FF"/>
    <w:rsid w:val="0054263E"/>
    <w:rsid w:val="0054345E"/>
    <w:rsid w:val="00543B8F"/>
    <w:rsid w:val="00544A31"/>
    <w:rsid w:val="005455F9"/>
    <w:rsid w:val="00545835"/>
    <w:rsid w:val="00546CA6"/>
    <w:rsid w:val="005477B8"/>
    <w:rsid w:val="005500AB"/>
    <w:rsid w:val="005520ED"/>
    <w:rsid w:val="005552F1"/>
    <w:rsid w:val="005559DE"/>
    <w:rsid w:val="0055667B"/>
    <w:rsid w:val="00557F4D"/>
    <w:rsid w:val="00560A42"/>
    <w:rsid w:val="005623F1"/>
    <w:rsid w:val="00562664"/>
    <w:rsid w:val="0056274C"/>
    <w:rsid w:val="00562FD5"/>
    <w:rsid w:val="005630B7"/>
    <w:rsid w:val="00564141"/>
    <w:rsid w:val="00564153"/>
    <w:rsid w:val="00564325"/>
    <w:rsid w:val="00564493"/>
    <w:rsid w:val="00565D3E"/>
    <w:rsid w:val="00567FD8"/>
    <w:rsid w:val="00570387"/>
    <w:rsid w:val="00571C87"/>
    <w:rsid w:val="00571DE1"/>
    <w:rsid w:val="00572B5A"/>
    <w:rsid w:val="00572C98"/>
    <w:rsid w:val="00572E62"/>
    <w:rsid w:val="005730E6"/>
    <w:rsid w:val="005732DD"/>
    <w:rsid w:val="00573887"/>
    <w:rsid w:val="00574396"/>
    <w:rsid w:val="00574A18"/>
    <w:rsid w:val="00575451"/>
    <w:rsid w:val="005754CE"/>
    <w:rsid w:val="00576FF0"/>
    <w:rsid w:val="00582F37"/>
    <w:rsid w:val="00583459"/>
    <w:rsid w:val="00583832"/>
    <w:rsid w:val="00584005"/>
    <w:rsid w:val="005843F0"/>
    <w:rsid w:val="00584C19"/>
    <w:rsid w:val="0058503D"/>
    <w:rsid w:val="005856EE"/>
    <w:rsid w:val="00586A59"/>
    <w:rsid w:val="0059077C"/>
    <w:rsid w:val="00592B90"/>
    <w:rsid w:val="00592D2C"/>
    <w:rsid w:val="00592EAB"/>
    <w:rsid w:val="0059495D"/>
    <w:rsid w:val="00595B5B"/>
    <w:rsid w:val="00596166"/>
    <w:rsid w:val="00596225"/>
    <w:rsid w:val="005A4DDD"/>
    <w:rsid w:val="005A5B1D"/>
    <w:rsid w:val="005A5C8A"/>
    <w:rsid w:val="005A6795"/>
    <w:rsid w:val="005A68B9"/>
    <w:rsid w:val="005A6EE1"/>
    <w:rsid w:val="005B1395"/>
    <w:rsid w:val="005B14DE"/>
    <w:rsid w:val="005B4E91"/>
    <w:rsid w:val="005B575C"/>
    <w:rsid w:val="005B70AA"/>
    <w:rsid w:val="005B7E3F"/>
    <w:rsid w:val="005C0DE4"/>
    <w:rsid w:val="005C2832"/>
    <w:rsid w:val="005C2E3B"/>
    <w:rsid w:val="005C4537"/>
    <w:rsid w:val="005C609B"/>
    <w:rsid w:val="005C70F7"/>
    <w:rsid w:val="005D157E"/>
    <w:rsid w:val="005D1BCB"/>
    <w:rsid w:val="005D271C"/>
    <w:rsid w:val="005D2A7D"/>
    <w:rsid w:val="005D2D7C"/>
    <w:rsid w:val="005D3F94"/>
    <w:rsid w:val="005D7E0B"/>
    <w:rsid w:val="005E010F"/>
    <w:rsid w:val="005E1609"/>
    <w:rsid w:val="005E1AAB"/>
    <w:rsid w:val="005E2B71"/>
    <w:rsid w:val="005E37B5"/>
    <w:rsid w:val="005E4019"/>
    <w:rsid w:val="005E40E5"/>
    <w:rsid w:val="005E4B5E"/>
    <w:rsid w:val="005E60F8"/>
    <w:rsid w:val="005E6C62"/>
    <w:rsid w:val="005F048B"/>
    <w:rsid w:val="005F0756"/>
    <w:rsid w:val="005F0D7A"/>
    <w:rsid w:val="005F155E"/>
    <w:rsid w:val="005F3603"/>
    <w:rsid w:val="00600B68"/>
    <w:rsid w:val="00600EB6"/>
    <w:rsid w:val="00601098"/>
    <w:rsid w:val="00602B13"/>
    <w:rsid w:val="00606BF7"/>
    <w:rsid w:val="00607A65"/>
    <w:rsid w:val="00612E15"/>
    <w:rsid w:val="006131BF"/>
    <w:rsid w:val="006136B9"/>
    <w:rsid w:val="00613D2B"/>
    <w:rsid w:val="00616B50"/>
    <w:rsid w:val="0062328F"/>
    <w:rsid w:val="00623634"/>
    <w:rsid w:val="00623B0D"/>
    <w:rsid w:val="00624030"/>
    <w:rsid w:val="00624256"/>
    <w:rsid w:val="00630AB5"/>
    <w:rsid w:val="00635696"/>
    <w:rsid w:val="0063584F"/>
    <w:rsid w:val="0063653F"/>
    <w:rsid w:val="00636A28"/>
    <w:rsid w:val="00636E98"/>
    <w:rsid w:val="00637017"/>
    <w:rsid w:val="00637050"/>
    <w:rsid w:val="006402AC"/>
    <w:rsid w:val="00640EA4"/>
    <w:rsid w:val="00641939"/>
    <w:rsid w:val="00641ECD"/>
    <w:rsid w:val="00643C1E"/>
    <w:rsid w:val="006440FB"/>
    <w:rsid w:val="00644F95"/>
    <w:rsid w:val="0064607F"/>
    <w:rsid w:val="00650094"/>
    <w:rsid w:val="00652F42"/>
    <w:rsid w:val="0065424A"/>
    <w:rsid w:val="00656B07"/>
    <w:rsid w:val="00660A79"/>
    <w:rsid w:val="00661F51"/>
    <w:rsid w:val="00662300"/>
    <w:rsid w:val="006625E1"/>
    <w:rsid w:val="00663DB7"/>
    <w:rsid w:val="006645C2"/>
    <w:rsid w:val="0066581C"/>
    <w:rsid w:val="006660B1"/>
    <w:rsid w:val="006672D8"/>
    <w:rsid w:val="006738B0"/>
    <w:rsid w:val="00673EDB"/>
    <w:rsid w:val="0067542A"/>
    <w:rsid w:val="00675845"/>
    <w:rsid w:val="00676202"/>
    <w:rsid w:val="00677512"/>
    <w:rsid w:val="00677A0F"/>
    <w:rsid w:val="0068177E"/>
    <w:rsid w:val="00681AD8"/>
    <w:rsid w:val="006822DD"/>
    <w:rsid w:val="006835B5"/>
    <w:rsid w:val="006837C9"/>
    <w:rsid w:val="00687EE6"/>
    <w:rsid w:val="006931A3"/>
    <w:rsid w:val="006939DF"/>
    <w:rsid w:val="00693E1D"/>
    <w:rsid w:val="00694A22"/>
    <w:rsid w:val="00694FDE"/>
    <w:rsid w:val="00695BB9"/>
    <w:rsid w:val="00696CCC"/>
    <w:rsid w:val="00697B03"/>
    <w:rsid w:val="00697CBF"/>
    <w:rsid w:val="006A1993"/>
    <w:rsid w:val="006A292B"/>
    <w:rsid w:val="006A3710"/>
    <w:rsid w:val="006A3A23"/>
    <w:rsid w:val="006A4488"/>
    <w:rsid w:val="006A46EA"/>
    <w:rsid w:val="006A4EC9"/>
    <w:rsid w:val="006A4F8A"/>
    <w:rsid w:val="006A6F60"/>
    <w:rsid w:val="006A70B2"/>
    <w:rsid w:val="006A7725"/>
    <w:rsid w:val="006B020E"/>
    <w:rsid w:val="006B06B4"/>
    <w:rsid w:val="006B1016"/>
    <w:rsid w:val="006B17F7"/>
    <w:rsid w:val="006B19F3"/>
    <w:rsid w:val="006B3FCF"/>
    <w:rsid w:val="006B47FD"/>
    <w:rsid w:val="006B4BCE"/>
    <w:rsid w:val="006B57F3"/>
    <w:rsid w:val="006B59AF"/>
    <w:rsid w:val="006B6638"/>
    <w:rsid w:val="006B6E42"/>
    <w:rsid w:val="006C3B71"/>
    <w:rsid w:val="006C4CB2"/>
    <w:rsid w:val="006C5E06"/>
    <w:rsid w:val="006C6676"/>
    <w:rsid w:val="006C728F"/>
    <w:rsid w:val="006C7294"/>
    <w:rsid w:val="006D058B"/>
    <w:rsid w:val="006D0C8F"/>
    <w:rsid w:val="006D178D"/>
    <w:rsid w:val="006D19A5"/>
    <w:rsid w:val="006D2A59"/>
    <w:rsid w:val="006D3699"/>
    <w:rsid w:val="006D4CE6"/>
    <w:rsid w:val="006D764B"/>
    <w:rsid w:val="006D7C84"/>
    <w:rsid w:val="006E1B62"/>
    <w:rsid w:val="006E1DCA"/>
    <w:rsid w:val="006E1E9E"/>
    <w:rsid w:val="006E2B67"/>
    <w:rsid w:val="006E2D05"/>
    <w:rsid w:val="006E4652"/>
    <w:rsid w:val="006E50E5"/>
    <w:rsid w:val="006E6926"/>
    <w:rsid w:val="006E6EC1"/>
    <w:rsid w:val="006E7D3C"/>
    <w:rsid w:val="006F0D0D"/>
    <w:rsid w:val="006F211E"/>
    <w:rsid w:val="006F25EA"/>
    <w:rsid w:val="006F2823"/>
    <w:rsid w:val="006F2DDE"/>
    <w:rsid w:val="006F5FAA"/>
    <w:rsid w:val="006F760A"/>
    <w:rsid w:val="006F7EBF"/>
    <w:rsid w:val="0070010A"/>
    <w:rsid w:val="00700BF1"/>
    <w:rsid w:val="0070199E"/>
    <w:rsid w:val="00701A38"/>
    <w:rsid w:val="00702320"/>
    <w:rsid w:val="00702493"/>
    <w:rsid w:val="00703405"/>
    <w:rsid w:val="00703424"/>
    <w:rsid w:val="00703472"/>
    <w:rsid w:val="00704D49"/>
    <w:rsid w:val="0070660C"/>
    <w:rsid w:val="00706F2A"/>
    <w:rsid w:val="007075BA"/>
    <w:rsid w:val="007102FC"/>
    <w:rsid w:val="00712B8C"/>
    <w:rsid w:val="00713B54"/>
    <w:rsid w:val="00715BF6"/>
    <w:rsid w:val="0071663B"/>
    <w:rsid w:val="0071684E"/>
    <w:rsid w:val="00717822"/>
    <w:rsid w:val="00720C66"/>
    <w:rsid w:val="00722909"/>
    <w:rsid w:val="0072358F"/>
    <w:rsid w:val="00724355"/>
    <w:rsid w:val="00724F3A"/>
    <w:rsid w:val="00726339"/>
    <w:rsid w:val="00726933"/>
    <w:rsid w:val="007309D1"/>
    <w:rsid w:val="00731C57"/>
    <w:rsid w:val="00733358"/>
    <w:rsid w:val="0073362B"/>
    <w:rsid w:val="00733F11"/>
    <w:rsid w:val="00734DCD"/>
    <w:rsid w:val="0073615B"/>
    <w:rsid w:val="007364E6"/>
    <w:rsid w:val="00736FE1"/>
    <w:rsid w:val="007407D6"/>
    <w:rsid w:val="00740B43"/>
    <w:rsid w:val="00740D72"/>
    <w:rsid w:val="007422D7"/>
    <w:rsid w:val="0074279B"/>
    <w:rsid w:val="00743C19"/>
    <w:rsid w:val="00744604"/>
    <w:rsid w:val="0074473C"/>
    <w:rsid w:val="0074484D"/>
    <w:rsid w:val="00744ABA"/>
    <w:rsid w:val="00744BB1"/>
    <w:rsid w:val="00744E69"/>
    <w:rsid w:val="00745584"/>
    <w:rsid w:val="0074687F"/>
    <w:rsid w:val="00746BBD"/>
    <w:rsid w:val="00747E29"/>
    <w:rsid w:val="0075121D"/>
    <w:rsid w:val="00751289"/>
    <w:rsid w:val="0075177D"/>
    <w:rsid w:val="00751B7F"/>
    <w:rsid w:val="00752949"/>
    <w:rsid w:val="007532DC"/>
    <w:rsid w:val="0075406F"/>
    <w:rsid w:val="00755849"/>
    <w:rsid w:val="007569CF"/>
    <w:rsid w:val="00760EE3"/>
    <w:rsid w:val="00762B1E"/>
    <w:rsid w:val="00763C89"/>
    <w:rsid w:val="00765328"/>
    <w:rsid w:val="0076533F"/>
    <w:rsid w:val="007661B3"/>
    <w:rsid w:val="00770516"/>
    <w:rsid w:val="007718F6"/>
    <w:rsid w:val="00775603"/>
    <w:rsid w:val="00777335"/>
    <w:rsid w:val="00777377"/>
    <w:rsid w:val="00780E53"/>
    <w:rsid w:val="0078216D"/>
    <w:rsid w:val="0078291B"/>
    <w:rsid w:val="00782A15"/>
    <w:rsid w:val="00782FAE"/>
    <w:rsid w:val="00783234"/>
    <w:rsid w:val="00785EB0"/>
    <w:rsid w:val="00787D9F"/>
    <w:rsid w:val="0079105E"/>
    <w:rsid w:val="0079199A"/>
    <w:rsid w:val="00791BA6"/>
    <w:rsid w:val="007931E9"/>
    <w:rsid w:val="00793429"/>
    <w:rsid w:val="007962DA"/>
    <w:rsid w:val="007974B7"/>
    <w:rsid w:val="007A4C4C"/>
    <w:rsid w:val="007A6F88"/>
    <w:rsid w:val="007B1739"/>
    <w:rsid w:val="007B181A"/>
    <w:rsid w:val="007B1836"/>
    <w:rsid w:val="007B1E33"/>
    <w:rsid w:val="007B2890"/>
    <w:rsid w:val="007B2ADF"/>
    <w:rsid w:val="007B30EC"/>
    <w:rsid w:val="007B36C1"/>
    <w:rsid w:val="007B37E7"/>
    <w:rsid w:val="007B3C0B"/>
    <w:rsid w:val="007C2564"/>
    <w:rsid w:val="007C2EAC"/>
    <w:rsid w:val="007C33D5"/>
    <w:rsid w:val="007C4012"/>
    <w:rsid w:val="007C4206"/>
    <w:rsid w:val="007C495D"/>
    <w:rsid w:val="007C4A3E"/>
    <w:rsid w:val="007C4E04"/>
    <w:rsid w:val="007C7FDB"/>
    <w:rsid w:val="007D0D61"/>
    <w:rsid w:val="007D1037"/>
    <w:rsid w:val="007D172B"/>
    <w:rsid w:val="007D1C7F"/>
    <w:rsid w:val="007D3147"/>
    <w:rsid w:val="007D35DE"/>
    <w:rsid w:val="007D4E6E"/>
    <w:rsid w:val="007D5F1B"/>
    <w:rsid w:val="007D729C"/>
    <w:rsid w:val="007E0012"/>
    <w:rsid w:val="007E36BC"/>
    <w:rsid w:val="007E3FF8"/>
    <w:rsid w:val="007E4D4C"/>
    <w:rsid w:val="007E6FAC"/>
    <w:rsid w:val="007F0FD2"/>
    <w:rsid w:val="007F3354"/>
    <w:rsid w:val="007F3765"/>
    <w:rsid w:val="007F45FF"/>
    <w:rsid w:val="007F4848"/>
    <w:rsid w:val="007F52F6"/>
    <w:rsid w:val="007F73D3"/>
    <w:rsid w:val="007F76D7"/>
    <w:rsid w:val="007F7977"/>
    <w:rsid w:val="00800593"/>
    <w:rsid w:val="0080144E"/>
    <w:rsid w:val="0080440A"/>
    <w:rsid w:val="008048C4"/>
    <w:rsid w:val="008053C7"/>
    <w:rsid w:val="00805F36"/>
    <w:rsid w:val="00810354"/>
    <w:rsid w:val="00815342"/>
    <w:rsid w:val="00815446"/>
    <w:rsid w:val="00815C4F"/>
    <w:rsid w:val="0081610F"/>
    <w:rsid w:val="008162B8"/>
    <w:rsid w:val="008166D7"/>
    <w:rsid w:val="00817FCB"/>
    <w:rsid w:val="00820D40"/>
    <w:rsid w:val="008210E8"/>
    <w:rsid w:val="0082206A"/>
    <w:rsid w:val="00822475"/>
    <w:rsid w:val="00824554"/>
    <w:rsid w:val="008245B5"/>
    <w:rsid w:val="00825634"/>
    <w:rsid w:val="00826BF4"/>
    <w:rsid w:val="00826EAD"/>
    <w:rsid w:val="008312C8"/>
    <w:rsid w:val="00832B3C"/>
    <w:rsid w:val="00833EC3"/>
    <w:rsid w:val="00834C48"/>
    <w:rsid w:val="008360BF"/>
    <w:rsid w:val="00840692"/>
    <w:rsid w:val="0084137C"/>
    <w:rsid w:val="00843502"/>
    <w:rsid w:val="008452E5"/>
    <w:rsid w:val="00850B03"/>
    <w:rsid w:val="00850D19"/>
    <w:rsid w:val="008514BF"/>
    <w:rsid w:val="00851C21"/>
    <w:rsid w:val="00852BA2"/>
    <w:rsid w:val="00853139"/>
    <w:rsid w:val="008532A5"/>
    <w:rsid w:val="00853447"/>
    <w:rsid w:val="00853BC5"/>
    <w:rsid w:val="0085423E"/>
    <w:rsid w:val="00854F1A"/>
    <w:rsid w:val="008550B9"/>
    <w:rsid w:val="0085533A"/>
    <w:rsid w:val="0085692B"/>
    <w:rsid w:val="008603DE"/>
    <w:rsid w:val="008604F7"/>
    <w:rsid w:val="00860BCB"/>
    <w:rsid w:val="00860DE5"/>
    <w:rsid w:val="00863152"/>
    <w:rsid w:val="00863793"/>
    <w:rsid w:val="00863CFC"/>
    <w:rsid w:val="00863E92"/>
    <w:rsid w:val="0086450E"/>
    <w:rsid w:val="00864814"/>
    <w:rsid w:val="0086774E"/>
    <w:rsid w:val="00870B8D"/>
    <w:rsid w:val="008722C5"/>
    <w:rsid w:val="00873392"/>
    <w:rsid w:val="00873BC1"/>
    <w:rsid w:val="00873D03"/>
    <w:rsid w:val="00874316"/>
    <w:rsid w:val="0087643D"/>
    <w:rsid w:val="0087667D"/>
    <w:rsid w:val="008772AC"/>
    <w:rsid w:val="00877BA9"/>
    <w:rsid w:val="008801BD"/>
    <w:rsid w:val="00880449"/>
    <w:rsid w:val="00880C0B"/>
    <w:rsid w:val="00881933"/>
    <w:rsid w:val="008822A6"/>
    <w:rsid w:val="008845BF"/>
    <w:rsid w:val="00884E30"/>
    <w:rsid w:val="00885FEE"/>
    <w:rsid w:val="0088600A"/>
    <w:rsid w:val="00887816"/>
    <w:rsid w:val="008879CB"/>
    <w:rsid w:val="0089004E"/>
    <w:rsid w:val="008906CC"/>
    <w:rsid w:val="008908CE"/>
    <w:rsid w:val="0089200B"/>
    <w:rsid w:val="0089223F"/>
    <w:rsid w:val="00893E55"/>
    <w:rsid w:val="008948D7"/>
    <w:rsid w:val="00894B2B"/>
    <w:rsid w:val="00895A40"/>
    <w:rsid w:val="00896681"/>
    <w:rsid w:val="0089770B"/>
    <w:rsid w:val="008A0FFA"/>
    <w:rsid w:val="008A1515"/>
    <w:rsid w:val="008A260A"/>
    <w:rsid w:val="008A3A22"/>
    <w:rsid w:val="008A3E60"/>
    <w:rsid w:val="008A424C"/>
    <w:rsid w:val="008A42BA"/>
    <w:rsid w:val="008A4BC8"/>
    <w:rsid w:val="008A610D"/>
    <w:rsid w:val="008A7498"/>
    <w:rsid w:val="008B21CE"/>
    <w:rsid w:val="008B293A"/>
    <w:rsid w:val="008B4616"/>
    <w:rsid w:val="008B488D"/>
    <w:rsid w:val="008B580D"/>
    <w:rsid w:val="008B6874"/>
    <w:rsid w:val="008B6CD3"/>
    <w:rsid w:val="008B742E"/>
    <w:rsid w:val="008B76C9"/>
    <w:rsid w:val="008B7701"/>
    <w:rsid w:val="008C0613"/>
    <w:rsid w:val="008C1E30"/>
    <w:rsid w:val="008C2283"/>
    <w:rsid w:val="008C3B91"/>
    <w:rsid w:val="008C47E6"/>
    <w:rsid w:val="008C67BC"/>
    <w:rsid w:val="008D09D2"/>
    <w:rsid w:val="008D1569"/>
    <w:rsid w:val="008D197A"/>
    <w:rsid w:val="008D2578"/>
    <w:rsid w:val="008D2F97"/>
    <w:rsid w:val="008D495E"/>
    <w:rsid w:val="008D4CF9"/>
    <w:rsid w:val="008D4ECB"/>
    <w:rsid w:val="008D5F23"/>
    <w:rsid w:val="008D726B"/>
    <w:rsid w:val="008D77B3"/>
    <w:rsid w:val="008E05D4"/>
    <w:rsid w:val="008E0DC0"/>
    <w:rsid w:val="008E1D9F"/>
    <w:rsid w:val="008E1E97"/>
    <w:rsid w:val="008E21CA"/>
    <w:rsid w:val="008E22BC"/>
    <w:rsid w:val="008E3809"/>
    <w:rsid w:val="008E41C7"/>
    <w:rsid w:val="008E5E7A"/>
    <w:rsid w:val="008E790D"/>
    <w:rsid w:val="008E7D1A"/>
    <w:rsid w:val="008F0017"/>
    <w:rsid w:val="008F0BBE"/>
    <w:rsid w:val="008F1A31"/>
    <w:rsid w:val="008F204B"/>
    <w:rsid w:val="008F2DAC"/>
    <w:rsid w:val="008F3958"/>
    <w:rsid w:val="008F4C16"/>
    <w:rsid w:val="008F508B"/>
    <w:rsid w:val="008F59DC"/>
    <w:rsid w:val="00900451"/>
    <w:rsid w:val="009015B6"/>
    <w:rsid w:val="00903399"/>
    <w:rsid w:val="00905362"/>
    <w:rsid w:val="00905DA0"/>
    <w:rsid w:val="00905ED0"/>
    <w:rsid w:val="009061A0"/>
    <w:rsid w:val="009069E2"/>
    <w:rsid w:val="0090769D"/>
    <w:rsid w:val="009076F7"/>
    <w:rsid w:val="00907F7B"/>
    <w:rsid w:val="00910E1B"/>
    <w:rsid w:val="00912510"/>
    <w:rsid w:val="009134BB"/>
    <w:rsid w:val="0091398E"/>
    <w:rsid w:val="00913E78"/>
    <w:rsid w:val="009145CC"/>
    <w:rsid w:val="009150CE"/>
    <w:rsid w:val="00916584"/>
    <w:rsid w:val="00917336"/>
    <w:rsid w:val="00921597"/>
    <w:rsid w:val="0092220C"/>
    <w:rsid w:val="00922DB4"/>
    <w:rsid w:val="00924039"/>
    <w:rsid w:val="009241AB"/>
    <w:rsid w:val="009259FB"/>
    <w:rsid w:val="00926F0B"/>
    <w:rsid w:val="0092723B"/>
    <w:rsid w:val="0093005D"/>
    <w:rsid w:val="0093261F"/>
    <w:rsid w:val="00933943"/>
    <w:rsid w:val="00933CCF"/>
    <w:rsid w:val="00934032"/>
    <w:rsid w:val="009346A7"/>
    <w:rsid w:val="00935F42"/>
    <w:rsid w:val="009369F6"/>
    <w:rsid w:val="00940982"/>
    <w:rsid w:val="0094166B"/>
    <w:rsid w:val="00941E82"/>
    <w:rsid w:val="0094340F"/>
    <w:rsid w:val="009438BD"/>
    <w:rsid w:val="00944D71"/>
    <w:rsid w:val="0095208F"/>
    <w:rsid w:val="0095265D"/>
    <w:rsid w:val="0095271C"/>
    <w:rsid w:val="009542B0"/>
    <w:rsid w:val="00954414"/>
    <w:rsid w:val="00954568"/>
    <w:rsid w:val="009558D1"/>
    <w:rsid w:val="009559B4"/>
    <w:rsid w:val="00955B71"/>
    <w:rsid w:val="00957A0A"/>
    <w:rsid w:val="00957DF5"/>
    <w:rsid w:val="00961B91"/>
    <w:rsid w:val="00962600"/>
    <w:rsid w:val="00962702"/>
    <w:rsid w:val="009628E3"/>
    <w:rsid w:val="009636CB"/>
    <w:rsid w:val="009639F3"/>
    <w:rsid w:val="00963E67"/>
    <w:rsid w:val="00964D98"/>
    <w:rsid w:val="00966A30"/>
    <w:rsid w:val="00967A8C"/>
    <w:rsid w:val="00967BBD"/>
    <w:rsid w:val="00967EA6"/>
    <w:rsid w:val="0097023E"/>
    <w:rsid w:val="0097039E"/>
    <w:rsid w:val="00971166"/>
    <w:rsid w:val="0097116C"/>
    <w:rsid w:val="00971212"/>
    <w:rsid w:val="00971924"/>
    <w:rsid w:val="009723B2"/>
    <w:rsid w:val="00972A11"/>
    <w:rsid w:val="00973153"/>
    <w:rsid w:val="009751D4"/>
    <w:rsid w:val="00975B17"/>
    <w:rsid w:val="009769F0"/>
    <w:rsid w:val="00980193"/>
    <w:rsid w:val="009802B2"/>
    <w:rsid w:val="0098055C"/>
    <w:rsid w:val="009809DA"/>
    <w:rsid w:val="00980CE5"/>
    <w:rsid w:val="00981572"/>
    <w:rsid w:val="00981817"/>
    <w:rsid w:val="00981923"/>
    <w:rsid w:val="00983010"/>
    <w:rsid w:val="00983360"/>
    <w:rsid w:val="00983D32"/>
    <w:rsid w:val="009854C0"/>
    <w:rsid w:val="00986645"/>
    <w:rsid w:val="00987E0A"/>
    <w:rsid w:val="009909F2"/>
    <w:rsid w:val="009915F2"/>
    <w:rsid w:val="00992730"/>
    <w:rsid w:val="00994E54"/>
    <w:rsid w:val="009959D3"/>
    <w:rsid w:val="00995AB5"/>
    <w:rsid w:val="00996480"/>
    <w:rsid w:val="00996E3A"/>
    <w:rsid w:val="009A170D"/>
    <w:rsid w:val="009A1BC7"/>
    <w:rsid w:val="009A299A"/>
    <w:rsid w:val="009A3C9C"/>
    <w:rsid w:val="009A49E0"/>
    <w:rsid w:val="009A4C89"/>
    <w:rsid w:val="009A6CAA"/>
    <w:rsid w:val="009A7E0B"/>
    <w:rsid w:val="009B02EF"/>
    <w:rsid w:val="009B0776"/>
    <w:rsid w:val="009B0A51"/>
    <w:rsid w:val="009B0AD5"/>
    <w:rsid w:val="009B114F"/>
    <w:rsid w:val="009B1FEA"/>
    <w:rsid w:val="009B5067"/>
    <w:rsid w:val="009B56F0"/>
    <w:rsid w:val="009B5BC2"/>
    <w:rsid w:val="009B79CB"/>
    <w:rsid w:val="009C101D"/>
    <w:rsid w:val="009C1C01"/>
    <w:rsid w:val="009C32AB"/>
    <w:rsid w:val="009C4C9D"/>
    <w:rsid w:val="009C5B2C"/>
    <w:rsid w:val="009C5C4C"/>
    <w:rsid w:val="009C658A"/>
    <w:rsid w:val="009C6E94"/>
    <w:rsid w:val="009C7BA1"/>
    <w:rsid w:val="009D0732"/>
    <w:rsid w:val="009D0830"/>
    <w:rsid w:val="009D1FE7"/>
    <w:rsid w:val="009D223D"/>
    <w:rsid w:val="009D28D1"/>
    <w:rsid w:val="009D39C6"/>
    <w:rsid w:val="009D4DB1"/>
    <w:rsid w:val="009D5C22"/>
    <w:rsid w:val="009D6159"/>
    <w:rsid w:val="009E1188"/>
    <w:rsid w:val="009E27C9"/>
    <w:rsid w:val="009E5DDC"/>
    <w:rsid w:val="009E6A0D"/>
    <w:rsid w:val="009F0642"/>
    <w:rsid w:val="009F2127"/>
    <w:rsid w:val="009F2264"/>
    <w:rsid w:val="009F2311"/>
    <w:rsid w:val="009F271A"/>
    <w:rsid w:val="009F2CF6"/>
    <w:rsid w:val="009F6F71"/>
    <w:rsid w:val="009F726C"/>
    <w:rsid w:val="009F74A0"/>
    <w:rsid w:val="00A00478"/>
    <w:rsid w:val="00A01B9D"/>
    <w:rsid w:val="00A02CC3"/>
    <w:rsid w:val="00A059AE"/>
    <w:rsid w:val="00A069EB"/>
    <w:rsid w:val="00A07D7C"/>
    <w:rsid w:val="00A1166B"/>
    <w:rsid w:val="00A134F1"/>
    <w:rsid w:val="00A13BB8"/>
    <w:rsid w:val="00A14332"/>
    <w:rsid w:val="00A14621"/>
    <w:rsid w:val="00A14C75"/>
    <w:rsid w:val="00A14C77"/>
    <w:rsid w:val="00A1650D"/>
    <w:rsid w:val="00A1696D"/>
    <w:rsid w:val="00A20195"/>
    <w:rsid w:val="00A201B6"/>
    <w:rsid w:val="00A20339"/>
    <w:rsid w:val="00A22A60"/>
    <w:rsid w:val="00A22CDF"/>
    <w:rsid w:val="00A23609"/>
    <w:rsid w:val="00A23964"/>
    <w:rsid w:val="00A2421B"/>
    <w:rsid w:val="00A24302"/>
    <w:rsid w:val="00A24FB1"/>
    <w:rsid w:val="00A26C8E"/>
    <w:rsid w:val="00A27D58"/>
    <w:rsid w:val="00A302F7"/>
    <w:rsid w:val="00A309E5"/>
    <w:rsid w:val="00A30B58"/>
    <w:rsid w:val="00A30E05"/>
    <w:rsid w:val="00A310E7"/>
    <w:rsid w:val="00A35B40"/>
    <w:rsid w:val="00A3773C"/>
    <w:rsid w:val="00A3785B"/>
    <w:rsid w:val="00A379C1"/>
    <w:rsid w:val="00A4036F"/>
    <w:rsid w:val="00A41C1E"/>
    <w:rsid w:val="00A421F1"/>
    <w:rsid w:val="00A42F20"/>
    <w:rsid w:val="00A43209"/>
    <w:rsid w:val="00A435BC"/>
    <w:rsid w:val="00A43F08"/>
    <w:rsid w:val="00A4506F"/>
    <w:rsid w:val="00A453D7"/>
    <w:rsid w:val="00A45726"/>
    <w:rsid w:val="00A46173"/>
    <w:rsid w:val="00A500DC"/>
    <w:rsid w:val="00A50507"/>
    <w:rsid w:val="00A5217D"/>
    <w:rsid w:val="00A52361"/>
    <w:rsid w:val="00A53020"/>
    <w:rsid w:val="00A532AF"/>
    <w:rsid w:val="00A53FD0"/>
    <w:rsid w:val="00A54182"/>
    <w:rsid w:val="00A541DC"/>
    <w:rsid w:val="00A561A1"/>
    <w:rsid w:val="00A5768A"/>
    <w:rsid w:val="00A6011E"/>
    <w:rsid w:val="00A60170"/>
    <w:rsid w:val="00A60800"/>
    <w:rsid w:val="00A60D37"/>
    <w:rsid w:val="00A61D3A"/>
    <w:rsid w:val="00A62748"/>
    <w:rsid w:val="00A62A4F"/>
    <w:rsid w:val="00A63EDB"/>
    <w:rsid w:val="00A64272"/>
    <w:rsid w:val="00A6676A"/>
    <w:rsid w:val="00A667FD"/>
    <w:rsid w:val="00A66997"/>
    <w:rsid w:val="00A672D7"/>
    <w:rsid w:val="00A676B9"/>
    <w:rsid w:val="00A67C61"/>
    <w:rsid w:val="00A67E8A"/>
    <w:rsid w:val="00A71180"/>
    <w:rsid w:val="00A7123C"/>
    <w:rsid w:val="00A736B2"/>
    <w:rsid w:val="00A76A3C"/>
    <w:rsid w:val="00A76DA4"/>
    <w:rsid w:val="00A80FE8"/>
    <w:rsid w:val="00A81BDD"/>
    <w:rsid w:val="00A81C0E"/>
    <w:rsid w:val="00A820B8"/>
    <w:rsid w:val="00A826A3"/>
    <w:rsid w:val="00A83D3C"/>
    <w:rsid w:val="00A844D6"/>
    <w:rsid w:val="00A85B83"/>
    <w:rsid w:val="00A86650"/>
    <w:rsid w:val="00A8695E"/>
    <w:rsid w:val="00A8762D"/>
    <w:rsid w:val="00A87B05"/>
    <w:rsid w:val="00A917AB"/>
    <w:rsid w:val="00A92C33"/>
    <w:rsid w:val="00A94A33"/>
    <w:rsid w:val="00A968FE"/>
    <w:rsid w:val="00A97868"/>
    <w:rsid w:val="00AA024E"/>
    <w:rsid w:val="00AA0F7B"/>
    <w:rsid w:val="00AA2DD1"/>
    <w:rsid w:val="00AA3D6C"/>
    <w:rsid w:val="00AA5323"/>
    <w:rsid w:val="00AA5726"/>
    <w:rsid w:val="00AA57C7"/>
    <w:rsid w:val="00AA5827"/>
    <w:rsid w:val="00AA6349"/>
    <w:rsid w:val="00AA67BA"/>
    <w:rsid w:val="00AA6BB2"/>
    <w:rsid w:val="00AB0A63"/>
    <w:rsid w:val="00AB1327"/>
    <w:rsid w:val="00AB1D07"/>
    <w:rsid w:val="00AB295C"/>
    <w:rsid w:val="00AB3108"/>
    <w:rsid w:val="00AB324B"/>
    <w:rsid w:val="00AB3BFC"/>
    <w:rsid w:val="00AB5ECE"/>
    <w:rsid w:val="00AB6B78"/>
    <w:rsid w:val="00AC0754"/>
    <w:rsid w:val="00AC0E9E"/>
    <w:rsid w:val="00AC1090"/>
    <w:rsid w:val="00AC114B"/>
    <w:rsid w:val="00AC131E"/>
    <w:rsid w:val="00AC23C7"/>
    <w:rsid w:val="00AC3E71"/>
    <w:rsid w:val="00AC4386"/>
    <w:rsid w:val="00AC50F3"/>
    <w:rsid w:val="00AC530F"/>
    <w:rsid w:val="00AC594E"/>
    <w:rsid w:val="00AC6899"/>
    <w:rsid w:val="00AC6C56"/>
    <w:rsid w:val="00AC6F7B"/>
    <w:rsid w:val="00AC73CF"/>
    <w:rsid w:val="00AC77C3"/>
    <w:rsid w:val="00AD07B7"/>
    <w:rsid w:val="00AD17CC"/>
    <w:rsid w:val="00AD194D"/>
    <w:rsid w:val="00AD1BB8"/>
    <w:rsid w:val="00AD3227"/>
    <w:rsid w:val="00AD370A"/>
    <w:rsid w:val="00AD3739"/>
    <w:rsid w:val="00AD42C3"/>
    <w:rsid w:val="00AD49DA"/>
    <w:rsid w:val="00AD5076"/>
    <w:rsid w:val="00AD55CC"/>
    <w:rsid w:val="00AD6C99"/>
    <w:rsid w:val="00AE2795"/>
    <w:rsid w:val="00AE456F"/>
    <w:rsid w:val="00AE5057"/>
    <w:rsid w:val="00AE5A59"/>
    <w:rsid w:val="00AE6619"/>
    <w:rsid w:val="00AE7E76"/>
    <w:rsid w:val="00AF03D7"/>
    <w:rsid w:val="00AF3F06"/>
    <w:rsid w:val="00AF403D"/>
    <w:rsid w:val="00AF442A"/>
    <w:rsid w:val="00AF457C"/>
    <w:rsid w:val="00AF6C53"/>
    <w:rsid w:val="00AF7D78"/>
    <w:rsid w:val="00AF7FD7"/>
    <w:rsid w:val="00B0025D"/>
    <w:rsid w:val="00B00A05"/>
    <w:rsid w:val="00B00B29"/>
    <w:rsid w:val="00B01C14"/>
    <w:rsid w:val="00B020A5"/>
    <w:rsid w:val="00B0408B"/>
    <w:rsid w:val="00B042B9"/>
    <w:rsid w:val="00B04458"/>
    <w:rsid w:val="00B1052D"/>
    <w:rsid w:val="00B11397"/>
    <w:rsid w:val="00B11550"/>
    <w:rsid w:val="00B11CFA"/>
    <w:rsid w:val="00B1260D"/>
    <w:rsid w:val="00B12713"/>
    <w:rsid w:val="00B15442"/>
    <w:rsid w:val="00B16AE4"/>
    <w:rsid w:val="00B16E38"/>
    <w:rsid w:val="00B2047D"/>
    <w:rsid w:val="00B20656"/>
    <w:rsid w:val="00B20EF3"/>
    <w:rsid w:val="00B22A70"/>
    <w:rsid w:val="00B22C24"/>
    <w:rsid w:val="00B236AE"/>
    <w:rsid w:val="00B23A4C"/>
    <w:rsid w:val="00B24D7D"/>
    <w:rsid w:val="00B252DC"/>
    <w:rsid w:val="00B276F5"/>
    <w:rsid w:val="00B30086"/>
    <w:rsid w:val="00B30FDC"/>
    <w:rsid w:val="00B31BD4"/>
    <w:rsid w:val="00B32F2F"/>
    <w:rsid w:val="00B3449F"/>
    <w:rsid w:val="00B34E77"/>
    <w:rsid w:val="00B35D31"/>
    <w:rsid w:val="00B3608B"/>
    <w:rsid w:val="00B3624F"/>
    <w:rsid w:val="00B400E0"/>
    <w:rsid w:val="00B41B51"/>
    <w:rsid w:val="00B42DD6"/>
    <w:rsid w:val="00B452C7"/>
    <w:rsid w:val="00B455F9"/>
    <w:rsid w:val="00B457FF"/>
    <w:rsid w:val="00B47EA1"/>
    <w:rsid w:val="00B500C8"/>
    <w:rsid w:val="00B5158A"/>
    <w:rsid w:val="00B519A8"/>
    <w:rsid w:val="00B520AC"/>
    <w:rsid w:val="00B525A5"/>
    <w:rsid w:val="00B56C00"/>
    <w:rsid w:val="00B6006E"/>
    <w:rsid w:val="00B62476"/>
    <w:rsid w:val="00B63E2E"/>
    <w:rsid w:val="00B648A8"/>
    <w:rsid w:val="00B648C9"/>
    <w:rsid w:val="00B64DA9"/>
    <w:rsid w:val="00B64FF1"/>
    <w:rsid w:val="00B659A8"/>
    <w:rsid w:val="00B6656B"/>
    <w:rsid w:val="00B7521D"/>
    <w:rsid w:val="00B7525F"/>
    <w:rsid w:val="00B754AF"/>
    <w:rsid w:val="00B77AF0"/>
    <w:rsid w:val="00B77B66"/>
    <w:rsid w:val="00B804D3"/>
    <w:rsid w:val="00B806CE"/>
    <w:rsid w:val="00B8134E"/>
    <w:rsid w:val="00B8187C"/>
    <w:rsid w:val="00B836E4"/>
    <w:rsid w:val="00B83A70"/>
    <w:rsid w:val="00B84BB1"/>
    <w:rsid w:val="00B90B01"/>
    <w:rsid w:val="00B926C9"/>
    <w:rsid w:val="00B92C8F"/>
    <w:rsid w:val="00B93257"/>
    <w:rsid w:val="00B932C9"/>
    <w:rsid w:val="00B9493B"/>
    <w:rsid w:val="00B94AB2"/>
    <w:rsid w:val="00B96657"/>
    <w:rsid w:val="00B96E99"/>
    <w:rsid w:val="00BA0B75"/>
    <w:rsid w:val="00BA270D"/>
    <w:rsid w:val="00BA4CBC"/>
    <w:rsid w:val="00BA7533"/>
    <w:rsid w:val="00BB0F45"/>
    <w:rsid w:val="00BB106A"/>
    <w:rsid w:val="00BB1875"/>
    <w:rsid w:val="00BB1EDE"/>
    <w:rsid w:val="00BB1EFB"/>
    <w:rsid w:val="00BB3274"/>
    <w:rsid w:val="00BB49D7"/>
    <w:rsid w:val="00BB5931"/>
    <w:rsid w:val="00BB6E66"/>
    <w:rsid w:val="00BB786A"/>
    <w:rsid w:val="00BB7D79"/>
    <w:rsid w:val="00BB7F16"/>
    <w:rsid w:val="00BC019E"/>
    <w:rsid w:val="00BC0737"/>
    <w:rsid w:val="00BC191E"/>
    <w:rsid w:val="00BC198A"/>
    <w:rsid w:val="00BC2176"/>
    <w:rsid w:val="00BC319E"/>
    <w:rsid w:val="00BC4740"/>
    <w:rsid w:val="00BC47BC"/>
    <w:rsid w:val="00BC4DD8"/>
    <w:rsid w:val="00BC558B"/>
    <w:rsid w:val="00BC7104"/>
    <w:rsid w:val="00BD1A0B"/>
    <w:rsid w:val="00BD231C"/>
    <w:rsid w:val="00BD2904"/>
    <w:rsid w:val="00BD5247"/>
    <w:rsid w:val="00BD5808"/>
    <w:rsid w:val="00BD5A4C"/>
    <w:rsid w:val="00BD7AA9"/>
    <w:rsid w:val="00BE0562"/>
    <w:rsid w:val="00BE29C8"/>
    <w:rsid w:val="00BE2F41"/>
    <w:rsid w:val="00BE36EF"/>
    <w:rsid w:val="00BE5081"/>
    <w:rsid w:val="00BF1BD4"/>
    <w:rsid w:val="00BF1D4E"/>
    <w:rsid w:val="00BF4DFA"/>
    <w:rsid w:val="00BF616F"/>
    <w:rsid w:val="00BF6542"/>
    <w:rsid w:val="00BF68A8"/>
    <w:rsid w:val="00C00292"/>
    <w:rsid w:val="00C01070"/>
    <w:rsid w:val="00C01D08"/>
    <w:rsid w:val="00C01F46"/>
    <w:rsid w:val="00C03AF1"/>
    <w:rsid w:val="00C05F4C"/>
    <w:rsid w:val="00C06220"/>
    <w:rsid w:val="00C06A38"/>
    <w:rsid w:val="00C07532"/>
    <w:rsid w:val="00C07EC0"/>
    <w:rsid w:val="00C11F24"/>
    <w:rsid w:val="00C129D6"/>
    <w:rsid w:val="00C1497F"/>
    <w:rsid w:val="00C151FD"/>
    <w:rsid w:val="00C160D0"/>
    <w:rsid w:val="00C16436"/>
    <w:rsid w:val="00C17020"/>
    <w:rsid w:val="00C1706F"/>
    <w:rsid w:val="00C20F9C"/>
    <w:rsid w:val="00C21DC1"/>
    <w:rsid w:val="00C2394E"/>
    <w:rsid w:val="00C24A62"/>
    <w:rsid w:val="00C2633D"/>
    <w:rsid w:val="00C2643B"/>
    <w:rsid w:val="00C348D4"/>
    <w:rsid w:val="00C35360"/>
    <w:rsid w:val="00C37AC8"/>
    <w:rsid w:val="00C401AB"/>
    <w:rsid w:val="00C40363"/>
    <w:rsid w:val="00C41ACE"/>
    <w:rsid w:val="00C42B88"/>
    <w:rsid w:val="00C42F94"/>
    <w:rsid w:val="00C44894"/>
    <w:rsid w:val="00C4511C"/>
    <w:rsid w:val="00C457C3"/>
    <w:rsid w:val="00C463BF"/>
    <w:rsid w:val="00C46512"/>
    <w:rsid w:val="00C46896"/>
    <w:rsid w:val="00C4744E"/>
    <w:rsid w:val="00C5030F"/>
    <w:rsid w:val="00C50C2F"/>
    <w:rsid w:val="00C50C47"/>
    <w:rsid w:val="00C513FE"/>
    <w:rsid w:val="00C51668"/>
    <w:rsid w:val="00C52734"/>
    <w:rsid w:val="00C535E7"/>
    <w:rsid w:val="00C55249"/>
    <w:rsid w:val="00C559AA"/>
    <w:rsid w:val="00C562EE"/>
    <w:rsid w:val="00C57449"/>
    <w:rsid w:val="00C60D43"/>
    <w:rsid w:val="00C61456"/>
    <w:rsid w:val="00C62782"/>
    <w:rsid w:val="00C62A89"/>
    <w:rsid w:val="00C62C25"/>
    <w:rsid w:val="00C62FFA"/>
    <w:rsid w:val="00C63732"/>
    <w:rsid w:val="00C6696F"/>
    <w:rsid w:val="00C66E41"/>
    <w:rsid w:val="00C67279"/>
    <w:rsid w:val="00C71255"/>
    <w:rsid w:val="00C719A3"/>
    <w:rsid w:val="00C71D53"/>
    <w:rsid w:val="00C736E8"/>
    <w:rsid w:val="00C73C0B"/>
    <w:rsid w:val="00C7459E"/>
    <w:rsid w:val="00C7461A"/>
    <w:rsid w:val="00C77A00"/>
    <w:rsid w:val="00C8004F"/>
    <w:rsid w:val="00C80425"/>
    <w:rsid w:val="00C82626"/>
    <w:rsid w:val="00C82B74"/>
    <w:rsid w:val="00C83660"/>
    <w:rsid w:val="00C8505E"/>
    <w:rsid w:val="00C858E4"/>
    <w:rsid w:val="00C85D1E"/>
    <w:rsid w:val="00C866A7"/>
    <w:rsid w:val="00C86889"/>
    <w:rsid w:val="00C8695B"/>
    <w:rsid w:val="00C9062D"/>
    <w:rsid w:val="00C90CDB"/>
    <w:rsid w:val="00C91300"/>
    <w:rsid w:val="00C916D5"/>
    <w:rsid w:val="00C91A9D"/>
    <w:rsid w:val="00C91B98"/>
    <w:rsid w:val="00C9205E"/>
    <w:rsid w:val="00C9234E"/>
    <w:rsid w:val="00C92AE9"/>
    <w:rsid w:val="00C92CFA"/>
    <w:rsid w:val="00C93CC6"/>
    <w:rsid w:val="00C947A7"/>
    <w:rsid w:val="00C9610B"/>
    <w:rsid w:val="00C9749C"/>
    <w:rsid w:val="00C9759A"/>
    <w:rsid w:val="00C97D31"/>
    <w:rsid w:val="00CA02EB"/>
    <w:rsid w:val="00CA039D"/>
    <w:rsid w:val="00CA07EE"/>
    <w:rsid w:val="00CA3CB2"/>
    <w:rsid w:val="00CA48B3"/>
    <w:rsid w:val="00CA49FD"/>
    <w:rsid w:val="00CA4E7B"/>
    <w:rsid w:val="00CA5C3C"/>
    <w:rsid w:val="00CA5DDB"/>
    <w:rsid w:val="00CA749F"/>
    <w:rsid w:val="00CA7959"/>
    <w:rsid w:val="00CB1A64"/>
    <w:rsid w:val="00CB2625"/>
    <w:rsid w:val="00CB3042"/>
    <w:rsid w:val="00CB3C62"/>
    <w:rsid w:val="00CB6810"/>
    <w:rsid w:val="00CC04D2"/>
    <w:rsid w:val="00CC06C3"/>
    <w:rsid w:val="00CC08A0"/>
    <w:rsid w:val="00CC0E16"/>
    <w:rsid w:val="00CC17C0"/>
    <w:rsid w:val="00CC187D"/>
    <w:rsid w:val="00CC1EEC"/>
    <w:rsid w:val="00CC44A3"/>
    <w:rsid w:val="00CC4E8E"/>
    <w:rsid w:val="00CC6684"/>
    <w:rsid w:val="00CD0DFA"/>
    <w:rsid w:val="00CD0E4E"/>
    <w:rsid w:val="00CD1569"/>
    <w:rsid w:val="00CD1A33"/>
    <w:rsid w:val="00CD316B"/>
    <w:rsid w:val="00CD3669"/>
    <w:rsid w:val="00CD6086"/>
    <w:rsid w:val="00CD6DEF"/>
    <w:rsid w:val="00CD7D16"/>
    <w:rsid w:val="00CE084D"/>
    <w:rsid w:val="00CE0B67"/>
    <w:rsid w:val="00CE0C53"/>
    <w:rsid w:val="00CE20E1"/>
    <w:rsid w:val="00CE2CF8"/>
    <w:rsid w:val="00CE3AC1"/>
    <w:rsid w:val="00CE5B02"/>
    <w:rsid w:val="00CE5B43"/>
    <w:rsid w:val="00CE5C97"/>
    <w:rsid w:val="00CE60EB"/>
    <w:rsid w:val="00CE640D"/>
    <w:rsid w:val="00CE6C89"/>
    <w:rsid w:val="00CE7D22"/>
    <w:rsid w:val="00CF14B1"/>
    <w:rsid w:val="00CF1F57"/>
    <w:rsid w:val="00CF1F81"/>
    <w:rsid w:val="00CF31D0"/>
    <w:rsid w:val="00CF42B6"/>
    <w:rsid w:val="00CF4733"/>
    <w:rsid w:val="00CF54B6"/>
    <w:rsid w:val="00CF65BE"/>
    <w:rsid w:val="00D00590"/>
    <w:rsid w:val="00D0069D"/>
    <w:rsid w:val="00D01C5E"/>
    <w:rsid w:val="00D028FE"/>
    <w:rsid w:val="00D0301F"/>
    <w:rsid w:val="00D04905"/>
    <w:rsid w:val="00D053AC"/>
    <w:rsid w:val="00D070CF"/>
    <w:rsid w:val="00D113EF"/>
    <w:rsid w:val="00D11DBC"/>
    <w:rsid w:val="00D13599"/>
    <w:rsid w:val="00D138C9"/>
    <w:rsid w:val="00D14548"/>
    <w:rsid w:val="00D148D8"/>
    <w:rsid w:val="00D15024"/>
    <w:rsid w:val="00D15B3E"/>
    <w:rsid w:val="00D1674F"/>
    <w:rsid w:val="00D2028D"/>
    <w:rsid w:val="00D20292"/>
    <w:rsid w:val="00D2289A"/>
    <w:rsid w:val="00D2293B"/>
    <w:rsid w:val="00D22E2C"/>
    <w:rsid w:val="00D23575"/>
    <w:rsid w:val="00D249D3"/>
    <w:rsid w:val="00D265EA"/>
    <w:rsid w:val="00D30694"/>
    <w:rsid w:val="00D307BB"/>
    <w:rsid w:val="00D31111"/>
    <w:rsid w:val="00D32146"/>
    <w:rsid w:val="00D3214F"/>
    <w:rsid w:val="00D32F94"/>
    <w:rsid w:val="00D3349C"/>
    <w:rsid w:val="00D33A4A"/>
    <w:rsid w:val="00D343C7"/>
    <w:rsid w:val="00D37465"/>
    <w:rsid w:val="00D40127"/>
    <w:rsid w:val="00D40665"/>
    <w:rsid w:val="00D41309"/>
    <w:rsid w:val="00D41B53"/>
    <w:rsid w:val="00D41F8B"/>
    <w:rsid w:val="00D42E6B"/>
    <w:rsid w:val="00D432C6"/>
    <w:rsid w:val="00D448E5"/>
    <w:rsid w:val="00D44AF5"/>
    <w:rsid w:val="00D44E48"/>
    <w:rsid w:val="00D45361"/>
    <w:rsid w:val="00D46D61"/>
    <w:rsid w:val="00D47B61"/>
    <w:rsid w:val="00D47CAD"/>
    <w:rsid w:val="00D500AD"/>
    <w:rsid w:val="00D51903"/>
    <w:rsid w:val="00D51A73"/>
    <w:rsid w:val="00D53808"/>
    <w:rsid w:val="00D53ACB"/>
    <w:rsid w:val="00D547A7"/>
    <w:rsid w:val="00D5513F"/>
    <w:rsid w:val="00D551C1"/>
    <w:rsid w:val="00D6028A"/>
    <w:rsid w:val="00D617DF"/>
    <w:rsid w:val="00D628A4"/>
    <w:rsid w:val="00D6302D"/>
    <w:rsid w:val="00D63C3C"/>
    <w:rsid w:val="00D65A0C"/>
    <w:rsid w:val="00D66EE1"/>
    <w:rsid w:val="00D71E43"/>
    <w:rsid w:val="00D7461B"/>
    <w:rsid w:val="00D753AE"/>
    <w:rsid w:val="00D769E2"/>
    <w:rsid w:val="00D80349"/>
    <w:rsid w:val="00D81FA4"/>
    <w:rsid w:val="00D81FF3"/>
    <w:rsid w:val="00D821E7"/>
    <w:rsid w:val="00D83169"/>
    <w:rsid w:val="00D84D18"/>
    <w:rsid w:val="00D85C18"/>
    <w:rsid w:val="00D8667C"/>
    <w:rsid w:val="00D90407"/>
    <w:rsid w:val="00D91A58"/>
    <w:rsid w:val="00D920D1"/>
    <w:rsid w:val="00D941BC"/>
    <w:rsid w:val="00D944B0"/>
    <w:rsid w:val="00D94D7F"/>
    <w:rsid w:val="00D954AD"/>
    <w:rsid w:val="00D9585D"/>
    <w:rsid w:val="00D95B1D"/>
    <w:rsid w:val="00DA343A"/>
    <w:rsid w:val="00DA531E"/>
    <w:rsid w:val="00DB556C"/>
    <w:rsid w:val="00DB5EF8"/>
    <w:rsid w:val="00DB6659"/>
    <w:rsid w:val="00DB76D2"/>
    <w:rsid w:val="00DB7E02"/>
    <w:rsid w:val="00DC0837"/>
    <w:rsid w:val="00DC0BB8"/>
    <w:rsid w:val="00DC1C2E"/>
    <w:rsid w:val="00DC28E0"/>
    <w:rsid w:val="00DC29F3"/>
    <w:rsid w:val="00DC2DF4"/>
    <w:rsid w:val="00DC3EAE"/>
    <w:rsid w:val="00DC4E69"/>
    <w:rsid w:val="00DC526B"/>
    <w:rsid w:val="00DC5C58"/>
    <w:rsid w:val="00DC64BA"/>
    <w:rsid w:val="00DC774E"/>
    <w:rsid w:val="00DD0ADB"/>
    <w:rsid w:val="00DD0B91"/>
    <w:rsid w:val="00DD1703"/>
    <w:rsid w:val="00DD1DE3"/>
    <w:rsid w:val="00DD1EFC"/>
    <w:rsid w:val="00DD2BBD"/>
    <w:rsid w:val="00DD4407"/>
    <w:rsid w:val="00DD5235"/>
    <w:rsid w:val="00DD5853"/>
    <w:rsid w:val="00DD63D8"/>
    <w:rsid w:val="00DD77BB"/>
    <w:rsid w:val="00DE1A4E"/>
    <w:rsid w:val="00DE4084"/>
    <w:rsid w:val="00DE6817"/>
    <w:rsid w:val="00DE759B"/>
    <w:rsid w:val="00DF1CDC"/>
    <w:rsid w:val="00DF26BF"/>
    <w:rsid w:val="00DF4CB2"/>
    <w:rsid w:val="00DF5F2B"/>
    <w:rsid w:val="00DF6A79"/>
    <w:rsid w:val="00DF6C52"/>
    <w:rsid w:val="00DF7DFB"/>
    <w:rsid w:val="00E00EB6"/>
    <w:rsid w:val="00E01AA3"/>
    <w:rsid w:val="00E02B14"/>
    <w:rsid w:val="00E036AC"/>
    <w:rsid w:val="00E05435"/>
    <w:rsid w:val="00E07E37"/>
    <w:rsid w:val="00E10498"/>
    <w:rsid w:val="00E11750"/>
    <w:rsid w:val="00E124D6"/>
    <w:rsid w:val="00E137B8"/>
    <w:rsid w:val="00E139C0"/>
    <w:rsid w:val="00E15DB4"/>
    <w:rsid w:val="00E17CCE"/>
    <w:rsid w:val="00E222B2"/>
    <w:rsid w:val="00E226A3"/>
    <w:rsid w:val="00E22C61"/>
    <w:rsid w:val="00E23095"/>
    <w:rsid w:val="00E24B26"/>
    <w:rsid w:val="00E253FC"/>
    <w:rsid w:val="00E31788"/>
    <w:rsid w:val="00E32495"/>
    <w:rsid w:val="00E350EA"/>
    <w:rsid w:val="00E352DC"/>
    <w:rsid w:val="00E36CA5"/>
    <w:rsid w:val="00E3782E"/>
    <w:rsid w:val="00E37F9D"/>
    <w:rsid w:val="00E40B12"/>
    <w:rsid w:val="00E416FD"/>
    <w:rsid w:val="00E4175E"/>
    <w:rsid w:val="00E43867"/>
    <w:rsid w:val="00E440FA"/>
    <w:rsid w:val="00E4471B"/>
    <w:rsid w:val="00E44D91"/>
    <w:rsid w:val="00E45335"/>
    <w:rsid w:val="00E534EE"/>
    <w:rsid w:val="00E55E4E"/>
    <w:rsid w:val="00E57D0E"/>
    <w:rsid w:val="00E61021"/>
    <w:rsid w:val="00E61448"/>
    <w:rsid w:val="00E6154D"/>
    <w:rsid w:val="00E62053"/>
    <w:rsid w:val="00E62680"/>
    <w:rsid w:val="00E62A52"/>
    <w:rsid w:val="00E62C87"/>
    <w:rsid w:val="00E62F74"/>
    <w:rsid w:val="00E64387"/>
    <w:rsid w:val="00E646A8"/>
    <w:rsid w:val="00E64787"/>
    <w:rsid w:val="00E65114"/>
    <w:rsid w:val="00E65858"/>
    <w:rsid w:val="00E663A4"/>
    <w:rsid w:val="00E663C4"/>
    <w:rsid w:val="00E66B9A"/>
    <w:rsid w:val="00E70FD5"/>
    <w:rsid w:val="00E725E3"/>
    <w:rsid w:val="00E727F4"/>
    <w:rsid w:val="00E72EE9"/>
    <w:rsid w:val="00E73A6C"/>
    <w:rsid w:val="00E74110"/>
    <w:rsid w:val="00E748E7"/>
    <w:rsid w:val="00E75D88"/>
    <w:rsid w:val="00E767F3"/>
    <w:rsid w:val="00E8058A"/>
    <w:rsid w:val="00E83EC1"/>
    <w:rsid w:val="00E84B3D"/>
    <w:rsid w:val="00E865F5"/>
    <w:rsid w:val="00E86602"/>
    <w:rsid w:val="00E901B2"/>
    <w:rsid w:val="00E90606"/>
    <w:rsid w:val="00E93857"/>
    <w:rsid w:val="00E939A0"/>
    <w:rsid w:val="00E93D17"/>
    <w:rsid w:val="00E94491"/>
    <w:rsid w:val="00E9515E"/>
    <w:rsid w:val="00E956B3"/>
    <w:rsid w:val="00E9739F"/>
    <w:rsid w:val="00EA0F5A"/>
    <w:rsid w:val="00EA2D86"/>
    <w:rsid w:val="00EA39C5"/>
    <w:rsid w:val="00EA5347"/>
    <w:rsid w:val="00EB0947"/>
    <w:rsid w:val="00EB65DB"/>
    <w:rsid w:val="00EB67BF"/>
    <w:rsid w:val="00EB6B48"/>
    <w:rsid w:val="00EB76CC"/>
    <w:rsid w:val="00EB7C77"/>
    <w:rsid w:val="00EB7D73"/>
    <w:rsid w:val="00EC097D"/>
    <w:rsid w:val="00EC156E"/>
    <w:rsid w:val="00EC1FA8"/>
    <w:rsid w:val="00EC29E6"/>
    <w:rsid w:val="00EC3E49"/>
    <w:rsid w:val="00EC4E2A"/>
    <w:rsid w:val="00EC5F86"/>
    <w:rsid w:val="00EC7A91"/>
    <w:rsid w:val="00ED0B7F"/>
    <w:rsid w:val="00ED18D5"/>
    <w:rsid w:val="00ED270C"/>
    <w:rsid w:val="00ED2AFC"/>
    <w:rsid w:val="00ED3398"/>
    <w:rsid w:val="00ED382F"/>
    <w:rsid w:val="00ED3B03"/>
    <w:rsid w:val="00ED3F0E"/>
    <w:rsid w:val="00ED40BD"/>
    <w:rsid w:val="00ED7085"/>
    <w:rsid w:val="00EE103B"/>
    <w:rsid w:val="00EE114B"/>
    <w:rsid w:val="00EE1753"/>
    <w:rsid w:val="00EE683E"/>
    <w:rsid w:val="00EF0411"/>
    <w:rsid w:val="00EF0D96"/>
    <w:rsid w:val="00EF0FA4"/>
    <w:rsid w:val="00EF1667"/>
    <w:rsid w:val="00EF4A13"/>
    <w:rsid w:val="00EF53E5"/>
    <w:rsid w:val="00EF5559"/>
    <w:rsid w:val="00EF7033"/>
    <w:rsid w:val="00EF7F77"/>
    <w:rsid w:val="00F00F40"/>
    <w:rsid w:val="00F0448E"/>
    <w:rsid w:val="00F04EEA"/>
    <w:rsid w:val="00F05E8D"/>
    <w:rsid w:val="00F063AB"/>
    <w:rsid w:val="00F070E7"/>
    <w:rsid w:val="00F072AA"/>
    <w:rsid w:val="00F0779E"/>
    <w:rsid w:val="00F108C7"/>
    <w:rsid w:val="00F123C5"/>
    <w:rsid w:val="00F146AB"/>
    <w:rsid w:val="00F15860"/>
    <w:rsid w:val="00F15B76"/>
    <w:rsid w:val="00F20B4D"/>
    <w:rsid w:val="00F22644"/>
    <w:rsid w:val="00F233CF"/>
    <w:rsid w:val="00F24777"/>
    <w:rsid w:val="00F247BD"/>
    <w:rsid w:val="00F25D54"/>
    <w:rsid w:val="00F30945"/>
    <w:rsid w:val="00F31FEE"/>
    <w:rsid w:val="00F32125"/>
    <w:rsid w:val="00F32B40"/>
    <w:rsid w:val="00F332CD"/>
    <w:rsid w:val="00F34084"/>
    <w:rsid w:val="00F347B4"/>
    <w:rsid w:val="00F36224"/>
    <w:rsid w:val="00F37D60"/>
    <w:rsid w:val="00F37FC5"/>
    <w:rsid w:val="00F40FD2"/>
    <w:rsid w:val="00F41B98"/>
    <w:rsid w:val="00F420EF"/>
    <w:rsid w:val="00F42244"/>
    <w:rsid w:val="00F422EB"/>
    <w:rsid w:val="00F4239E"/>
    <w:rsid w:val="00F434CB"/>
    <w:rsid w:val="00F43713"/>
    <w:rsid w:val="00F43F30"/>
    <w:rsid w:val="00F451AF"/>
    <w:rsid w:val="00F4551E"/>
    <w:rsid w:val="00F47BA1"/>
    <w:rsid w:val="00F47D77"/>
    <w:rsid w:val="00F5059C"/>
    <w:rsid w:val="00F50F81"/>
    <w:rsid w:val="00F515FE"/>
    <w:rsid w:val="00F52114"/>
    <w:rsid w:val="00F5284C"/>
    <w:rsid w:val="00F52908"/>
    <w:rsid w:val="00F5453C"/>
    <w:rsid w:val="00F54AA3"/>
    <w:rsid w:val="00F575DC"/>
    <w:rsid w:val="00F578C3"/>
    <w:rsid w:val="00F60640"/>
    <w:rsid w:val="00F6095A"/>
    <w:rsid w:val="00F623A2"/>
    <w:rsid w:val="00F6292D"/>
    <w:rsid w:val="00F63AC1"/>
    <w:rsid w:val="00F640FA"/>
    <w:rsid w:val="00F64E02"/>
    <w:rsid w:val="00F65366"/>
    <w:rsid w:val="00F67669"/>
    <w:rsid w:val="00F70056"/>
    <w:rsid w:val="00F70582"/>
    <w:rsid w:val="00F70A16"/>
    <w:rsid w:val="00F70EEA"/>
    <w:rsid w:val="00F7202E"/>
    <w:rsid w:val="00F73F7A"/>
    <w:rsid w:val="00F74269"/>
    <w:rsid w:val="00F768A3"/>
    <w:rsid w:val="00F76D91"/>
    <w:rsid w:val="00F76ECF"/>
    <w:rsid w:val="00F80529"/>
    <w:rsid w:val="00F807B8"/>
    <w:rsid w:val="00F8124E"/>
    <w:rsid w:val="00F826E2"/>
    <w:rsid w:val="00F853B5"/>
    <w:rsid w:val="00F855E0"/>
    <w:rsid w:val="00F86213"/>
    <w:rsid w:val="00F8687E"/>
    <w:rsid w:val="00F86F70"/>
    <w:rsid w:val="00F87064"/>
    <w:rsid w:val="00F87182"/>
    <w:rsid w:val="00F873CD"/>
    <w:rsid w:val="00F9089C"/>
    <w:rsid w:val="00F90B58"/>
    <w:rsid w:val="00F90FCF"/>
    <w:rsid w:val="00F91017"/>
    <w:rsid w:val="00F91A3D"/>
    <w:rsid w:val="00F92D1A"/>
    <w:rsid w:val="00F92EE7"/>
    <w:rsid w:val="00F93E6F"/>
    <w:rsid w:val="00F94A4F"/>
    <w:rsid w:val="00F95E5F"/>
    <w:rsid w:val="00F96014"/>
    <w:rsid w:val="00F9606B"/>
    <w:rsid w:val="00FA11DA"/>
    <w:rsid w:val="00FA1B95"/>
    <w:rsid w:val="00FA25E7"/>
    <w:rsid w:val="00FA30C1"/>
    <w:rsid w:val="00FA3A7B"/>
    <w:rsid w:val="00FA4C91"/>
    <w:rsid w:val="00FA6F39"/>
    <w:rsid w:val="00FA7FCA"/>
    <w:rsid w:val="00FB13A5"/>
    <w:rsid w:val="00FB147B"/>
    <w:rsid w:val="00FB2342"/>
    <w:rsid w:val="00FB298D"/>
    <w:rsid w:val="00FB322B"/>
    <w:rsid w:val="00FB6425"/>
    <w:rsid w:val="00FB7CC3"/>
    <w:rsid w:val="00FB7F13"/>
    <w:rsid w:val="00FC0FC4"/>
    <w:rsid w:val="00FC10C2"/>
    <w:rsid w:val="00FC1E5E"/>
    <w:rsid w:val="00FC2327"/>
    <w:rsid w:val="00FC283E"/>
    <w:rsid w:val="00FC38E4"/>
    <w:rsid w:val="00FC473C"/>
    <w:rsid w:val="00FC4ED4"/>
    <w:rsid w:val="00FC52B1"/>
    <w:rsid w:val="00FC53D7"/>
    <w:rsid w:val="00FC6F0D"/>
    <w:rsid w:val="00FC737A"/>
    <w:rsid w:val="00FC7DA2"/>
    <w:rsid w:val="00FD11B2"/>
    <w:rsid w:val="00FD1451"/>
    <w:rsid w:val="00FD1898"/>
    <w:rsid w:val="00FD27C2"/>
    <w:rsid w:val="00FD2F6B"/>
    <w:rsid w:val="00FD53CA"/>
    <w:rsid w:val="00FD6B75"/>
    <w:rsid w:val="00FE17DD"/>
    <w:rsid w:val="00FE340C"/>
    <w:rsid w:val="00FE3B71"/>
    <w:rsid w:val="00FE3C62"/>
    <w:rsid w:val="00FE4687"/>
    <w:rsid w:val="00FE4829"/>
    <w:rsid w:val="00FE54D0"/>
    <w:rsid w:val="00FE59D1"/>
    <w:rsid w:val="00FE6E76"/>
    <w:rsid w:val="00FE6F38"/>
    <w:rsid w:val="00FE7135"/>
    <w:rsid w:val="00FE79A8"/>
    <w:rsid w:val="00FE7CA7"/>
    <w:rsid w:val="00FF0044"/>
    <w:rsid w:val="00FF0D8B"/>
    <w:rsid w:val="00FF29B1"/>
    <w:rsid w:val="00FF3444"/>
    <w:rsid w:val="00FF34D6"/>
    <w:rsid w:val="00FF3BF6"/>
    <w:rsid w:val="00FF49DE"/>
    <w:rsid w:val="00FF55ED"/>
    <w:rsid w:val="00FF617C"/>
    <w:rsid w:val="00FF7663"/>
    <w:rsid w:val="395A7F2F"/>
    <w:rsid w:val="6B09263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fillcolor="#9cbee0" strokecolor="#739cc3">
      <v:fill color="#9cbee0" color2="#bbd5f0" type="gradient">
        <o:fill v:ext="view" type="gradientUnscaled"/>
      </v:fill>
      <v:stroke color="#739cc3" weight="1.25pt" miterlimit="2"/>
    </o:shapedefaults>
    <o:shapelayout v:ext="edit">
      <o:idmap v:ext="edit" data="1"/>
      <o:rules v:ext="edit">
        <o:r id="V:Rule1" type="connector" idref="#AutoShape 11"/>
        <o:r id="V:Rule2" type="connector" idref="#AutoShape 12"/>
      </o:rules>
    </o:shapelayout>
  </w:shapeDefaults>
  <w:decimalSymbol w:val="."/>
  <w:listSeparator w:val=","/>
  <w14:docId w14:val="670F986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zh-CN" w:bidi="ar-SA"/>
      </w:rPr>
    </w:rPrDefault>
    <w:pPrDefault>
      <w:pPr>
        <w:spacing w:after="200" w:line="276" w:lineRule="auto"/>
      </w:pPr>
    </w:pPrDefault>
  </w:docDefaults>
  <w:latentStyles w:defLockedState="0" w:defUIPriority="0" w:defSemiHidden="0" w:defUnhideWhenUsed="0" w:defQFormat="0" w:count="380">
    <w:lsdException w:name="Normal" w:qFormat="1"/>
    <w:lsdException w:name="heading 1" w:uiPriority="9" w:qFormat="1"/>
    <w:lsdException w:name="heading 2" w:unhideWhenUsed="1" w:qFormat="1"/>
    <w:lsdException w:name="heading 3" w:unhideWhenUsed="1" w:qFormat="1"/>
    <w:lsdException w:name="heading 4" w:qFormat="1"/>
    <w:lsdException w:name="heading 5" w:qFormat="1"/>
    <w:lsdException w:name="heading 6"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qFormat="1"/>
    <w:lsdException w:name="toc 2" w:semiHidden="1" w:uiPriority="39"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99" w:unhideWhenUsed="1"/>
    <w:lsdException w:name="Body Text 3" w:semiHidden="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uiPriority="99" w:unhideWhenUsed="1"/>
    <w:lsdException w:name="Strong" w:uiPriority="22"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166B"/>
    <w:pPr>
      <w:widowControl w:val="0"/>
      <w:spacing w:after="0" w:line="240" w:lineRule="auto"/>
    </w:pPr>
    <w:rPr>
      <w:rFonts w:eastAsia="PMingLiU"/>
      <w:kern w:val="2"/>
      <w:sz w:val="24"/>
      <w:szCs w:val="24"/>
      <w:lang w:eastAsia="zh-TW"/>
    </w:rPr>
  </w:style>
  <w:style w:type="paragraph" w:styleId="Heading1">
    <w:name w:val="heading 1"/>
    <w:basedOn w:val="Normal"/>
    <w:next w:val="Normal"/>
    <w:link w:val="Heading1Char"/>
    <w:uiPriority w:val="9"/>
    <w:qFormat/>
    <w:rsid w:val="0094166B"/>
    <w:pPr>
      <w:keepNext/>
      <w:keepLines/>
      <w:spacing w:before="480"/>
      <w:outlineLvl w:val="0"/>
    </w:pPr>
    <w:rPr>
      <w:rFonts w:ascii="Arial" w:hAnsi="Arial"/>
      <w:b/>
      <w:bCs/>
      <w:szCs w:val="28"/>
    </w:rPr>
  </w:style>
  <w:style w:type="paragraph" w:styleId="Heading2">
    <w:name w:val="heading 2"/>
    <w:basedOn w:val="Normal"/>
    <w:next w:val="Normal"/>
    <w:link w:val="Heading2Char"/>
    <w:unhideWhenUsed/>
    <w:qFormat/>
    <w:rsid w:val="0094166B"/>
    <w:pPr>
      <w:keepNext/>
      <w:keepLines/>
      <w:spacing w:before="200"/>
      <w:outlineLvl w:val="1"/>
    </w:pPr>
    <w:rPr>
      <w:rFonts w:ascii="Arial" w:hAnsi="Arial"/>
      <w:b/>
      <w:bCs/>
      <w:sz w:val="22"/>
      <w:szCs w:val="26"/>
    </w:rPr>
  </w:style>
  <w:style w:type="paragraph" w:styleId="Heading3">
    <w:name w:val="heading 3"/>
    <w:basedOn w:val="Normal"/>
    <w:next w:val="Normal"/>
    <w:link w:val="Heading3Char"/>
    <w:unhideWhenUsed/>
    <w:qFormat/>
    <w:rsid w:val="0094166B"/>
    <w:pPr>
      <w:keepNext/>
      <w:keepLines/>
      <w:spacing w:before="200"/>
      <w:outlineLvl w:val="2"/>
    </w:pPr>
    <w:rPr>
      <w:rFonts w:ascii="Arial" w:hAnsi="Arial"/>
      <w:b/>
      <w:bCs/>
    </w:rPr>
  </w:style>
  <w:style w:type="paragraph" w:styleId="Heading4">
    <w:name w:val="heading 4"/>
    <w:basedOn w:val="Normal"/>
    <w:next w:val="Normal"/>
    <w:link w:val="Heading4Char"/>
    <w:qFormat/>
    <w:rsid w:val="0094166B"/>
    <w:pPr>
      <w:keepNext/>
      <w:widowControl/>
      <w:tabs>
        <w:tab w:val="left" w:pos="864"/>
      </w:tabs>
      <w:spacing w:before="240" w:after="60"/>
      <w:ind w:left="864" w:hanging="864"/>
      <w:outlineLvl w:val="3"/>
    </w:pPr>
    <w:rPr>
      <w:rFonts w:ascii="Franklin Gothic Book" w:eastAsia="SimSun" w:hAnsi="Franklin Gothic Book"/>
      <w:b/>
      <w:bCs/>
      <w:kern w:val="0"/>
      <w:sz w:val="28"/>
      <w:szCs w:val="28"/>
      <w:lang w:eastAsia="en-US"/>
    </w:rPr>
  </w:style>
  <w:style w:type="paragraph" w:styleId="Heading5">
    <w:name w:val="heading 5"/>
    <w:basedOn w:val="Normal"/>
    <w:next w:val="Normal"/>
    <w:link w:val="Heading5Char"/>
    <w:qFormat/>
    <w:rsid w:val="0094166B"/>
    <w:pPr>
      <w:widowControl/>
      <w:tabs>
        <w:tab w:val="left" w:pos="1008"/>
      </w:tabs>
      <w:spacing w:before="240" w:after="60"/>
      <w:ind w:left="1008" w:hanging="1008"/>
      <w:outlineLvl w:val="4"/>
    </w:pPr>
    <w:rPr>
      <w:rFonts w:ascii="Arial" w:eastAsia="SimSun" w:hAnsi="Arial"/>
      <w:b/>
      <w:bCs/>
      <w:i/>
      <w:iCs/>
      <w:kern w:val="0"/>
      <w:sz w:val="26"/>
      <w:szCs w:val="26"/>
      <w:lang w:eastAsia="en-US"/>
    </w:rPr>
  </w:style>
  <w:style w:type="paragraph" w:styleId="Heading6">
    <w:name w:val="heading 6"/>
    <w:basedOn w:val="Normal"/>
    <w:next w:val="Normal"/>
    <w:link w:val="Heading6Char"/>
    <w:qFormat/>
    <w:rsid w:val="0094166B"/>
    <w:pPr>
      <w:widowControl/>
      <w:tabs>
        <w:tab w:val="left" w:pos="1152"/>
      </w:tabs>
      <w:spacing w:before="240" w:after="60"/>
      <w:ind w:left="1152" w:hanging="1152"/>
      <w:outlineLvl w:val="5"/>
    </w:pPr>
    <w:rPr>
      <w:rFonts w:eastAsia="SimSun"/>
      <w:b/>
      <w:bCs/>
      <w:kern w:val="0"/>
      <w:sz w:val="22"/>
      <w:szCs w:val="22"/>
      <w:lang w:eastAsia="en-US"/>
    </w:rPr>
  </w:style>
  <w:style w:type="paragraph" w:styleId="Heading7">
    <w:name w:val="heading 7"/>
    <w:basedOn w:val="Normal"/>
    <w:next w:val="Normal"/>
    <w:link w:val="Heading7Char"/>
    <w:uiPriority w:val="9"/>
    <w:qFormat/>
    <w:rsid w:val="0094166B"/>
    <w:pPr>
      <w:widowControl/>
      <w:tabs>
        <w:tab w:val="left" w:pos="1296"/>
      </w:tabs>
      <w:spacing w:before="240" w:after="60"/>
      <w:ind w:left="1296" w:hanging="1296"/>
      <w:outlineLvl w:val="6"/>
    </w:pPr>
    <w:rPr>
      <w:rFonts w:eastAsia="SimSun"/>
      <w:kern w:val="0"/>
      <w:lang w:eastAsia="en-US"/>
    </w:rPr>
  </w:style>
  <w:style w:type="paragraph" w:styleId="Heading8">
    <w:name w:val="heading 8"/>
    <w:basedOn w:val="Normal"/>
    <w:next w:val="Normal"/>
    <w:link w:val="Heading8Char"/>
    <w:uiPriority w:val="9"/>
    <w:qFormat/>
    <w:rsid w:val="0094166B"/>
    <w:pPr>
      <w:widowControl/>
      <w:tabs>
        <w:tab w:val="left" w:pos="1440"/>
      </w:tabs>
      <w:spacing w:before="240" w:after="60"/>
      <w:ind w:left="1440" w:hanging="1440"/>
      <w:outlineLvl w:val="7"/>
    </w:pPr>
    <w:rPr>
      <w:rFonts w:eastAsia="SimSun"/>
      <w:i/>
      <w:iCs/>
      <w:kern w:val="0"/>
      <w:lang w:eastAsia="en-US"/>
    </w:rPr>
  </w:style>
  <w:style w:type="paragraph" w:styleId="Heading9">
    <w:name w:val="heading 9"/>
    <w:basedOn w:val="Normal"/>
    <w:next w:val="Normal"/>
    <w:link w:val="Heading9Char"/>
    <w:uiPriority w:val="9"/>
    <w:qFormat/>
    <w:rsid w:val="0094166B"/>
    <w:pPr>
      <w:widowControl/>
      <w:tabs>
        <w:tab w:val="left" w:pos="1584"/>
      </w:tabs>
      <w:spacing w:before="240" w:after="60"/>
      <w:ind w:left="1584" w:hanging="1584"/>
      <w:outlineLvl w:val="8"/>
    </w:pPr>
    <w:rPr>
      <w:rFonts w:ascii="Arial" w:eastAsia="SimSun" w:hAnsi="Arial" w:cs="Arial"/>
      <w:kern w:val="0"/>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sid w:val="0094166B"/>
    <w:rPr>
      <w:rFonts w:ascii="Tahoma" w:hAnsi="Tahoma" w:cs="Tahoma"/>
      <w:sz w:val="16"/>
      <w:szCs w:val="16"/>
    </w:rPr>
  </w:style>
  <w:style w:type="paragraph" w:styleId="BodyText">
    <w:name w:val="Body Text"/>
    <w:basedOn w:val="Normal"/>
    <w:link w:val="BodyTextChar"/>
    <w:uiPriority w:val="99"/>
    <w:unhideWhenUsed/>
    <w:rsid w:val="0094166B"/>
    <w:pPr>
      <w:spacing w:after="120"/>
    </w:pPr>
  </w:style>
  <w:style w:type="paragraph" w:styleId="BodyText2">
    <w:name w:val="Body Text 2"/>
    <w:basedOn w:val="Normal"/>
    <w:link w:val="BodyText2Char"/>
    <w:uiPriority w:val="99"/>
    <w:unhideWhenUsed/>
    <w:rsid w:val="0094166B"/>
    <w:pPr>
      <w:spacing w:after="120" w:line="480" w:lineRule="auto"/>
    </w:pPr>
  </w:style>
  <w:style w:type="paragraph" w:styleId="BodyText3">
    <w:name w:val="Body Text 3"/>
    <w:basedOn w:val="Normal"/>
    <w:link w:val="BodyText3Char"/>
    <w:rsid w:val="0094166B"/>
    <w:pPr>
      <w:widowControl/>
      <w:spacing w:line="360" w:lineRule="auto"/>
    </w:pPr>
    <w:rPr>
      <w:rFonts w:eastAsia="Times New Roman"/>
      <w:bCs/>
      <w:kern w:val="0"/>
      <w:sz w:val="28"/>
      <w:lang w:eastAsia="en-US"/>
    </w:rPr>
  </w:style>
  <w:style w:type="paragraph" w:styleId="Caption">
    <w:name w:val="caption"/>
    <w:basedOn w:val="Normal"/>
    <w:next w:val="Normal"/>
    <w:uiPriority w:val="35"/>
    <w:unhideWhenUsed/>
    <w:qFormat/>
    <w:rsid w:val="0094166B"/>
    <w:pPr>
      <w:spacing w:after="200"/>
    </w:pPr>
    <w:rPr>
      <w:rFonts w:ascii="Arial" w:hAnsi="Arial"/>
      <w:b/>
      <w:bCs/>
      <w:sz w:val="22"/>
      <w:szCs w:val="18"/>
    </w:rPr>
  </w:style>
  <w:style w:type="paragraph" w:styleId="CommentText">
    <w:name w:val="annotation text"/>
    <w:basedOn w:val="Normal"/>
    <w:link w:val="CommentTextChar"/>
    <w:uiPriority w:val="99"/>
    <w:unhideWhenUsed/>
    <w:rsid w:val="0094166B"/>
    <w:rPr>
      <w:sz w:val="20"/>
      <w:szCs w:val="20"/>
    </w:rPr>
  </w:style>
  <w:style w:type="paragraph" w:styleId="CommentSubject">
    <w:name w:val="annotation subject"/>
    <w:basedOn w:val="CommentText"/>
    <w:next w:val="CommentText"/>
    <w:link w:val="CommentSubjectChar"/>
    <w:uiPriority w:val="99"/>
    <w:unhideWhenUsed/>
    <w:rsid w:val="0094166B"/>
    <w:rPr>
      <w:b/>
      <w:bCs/>
    </w:rPr>
  </w:style>
  <w:style w:type="paragraph" w:styleId="Footer">
    <w:name w:val="footer"/>
    <w:basedOn w:val="Normal"/>
    <w:link w:val="FooterChar"/>
    <w:uiPriority w:val="99"/>
    <w:unhideWhenUsed/>
    <w:rsid w:val="0094166B"/>
    <w:pPr>
      <w:tabs>
        <w:tab w:val="center" w:pos="4680"/>
        <w:tab w:val="right" w:pos="9360"/>
      </w:tabs>
    </w:pPr>
  </w:style>
  <w:style w:type="paragraph" w:styleId="Header">
    <w:name w:val="header"/>
    <w:basedOn w:val="Normal"/>
    <w:link w:val="HeaderChar"/>
    <w:uiPriority w:val="99"/>
    <w:unhideWhenUsed/>
    <w:rsid w:val="0094166B"/>
    <w:pPr>
      <w:tabs>
        <w:tab w:val="center" w:pos="4680"/>
        <w:tab w:val="right" w:pos="9360"/>
      </w:tabs>
    </w:pPr>
  </w:style>
  <w:style w:type="paragraph" w:styleId="NormalWeb">
    <w:name w:val="Normal (Web)"/>
    <w:basedOn w:val="Normal"/>
    <w:uiPriority w:val="99"/>
    <w:unhideWhenUsed/>
    <w:rsid w:val="0094166B"/>
    <w:pPr>
      <w:widowControl/>
      <w:spacing w:before="100" w:beforeAutospacing="1" w:after="100" w:afterAutospacing="1"/>
    </w:pPr>
    <w:rPr>
      <w:rFonts w:eastAsia="Times New Roman"/>
      <w:kern w:val="0"/>
      <w:lang w:eastAsia="en-US"/>
    </w:rPr>
  </w:style>
  <w:style w:type="paragraph" w:styleId="PlainText">
    <w:name w:val="Plain Text"/>
    <w:basedOn w:val="Normal"/>
    <w:link w:val="PlainTextChar"/>
    <w:uiPriority w:val="99"/>
    <w:unhideWhenUsed/>
    <w:rsid w:val="0094166B"/>
    <w:pPr>
      <w:widowControl/>
    </w:pPr>
    <w:rPr>
      <w:rFonts w:ascii="Consolas" w:hAnsi="Consolas"/>
      <w:kern w:val="0"/>
      <w:sz w:val="21"/>
      <w:szCs w:val="21"/>
      <w:lang w:eastAsia="en-US"/>
    </w:rPr>
  </w:style>
  <w:style w:type="paragraph" w:styleId="TableofFigures">
    <w:name w:val="table of figures"/>
    <w:basedOn w:val="Normal"/>
    <w:next w:val="Normal"/>
    <w:link w:val="TableofFiguresChar"/>
    <w:uiPriority w:val="99"/>
    <w:unhideWhenUsed/>
    <w:rsid w:val="0094166B"/>
    <w:pPr>
      <w:widowControl/>
      <w:tabs>
        <w:tab w:val="right" w:leader="dot" w:pos="8990"/>
      </w:tabs>
      <w:spacing w:line="360" w:lineRule="auto"/>
    </w:pPr>
    <w:rPr>
      <w:rFonts w:ascii="Arial" w:eastAsia="Times New Roman" w:hAnsi="Arial"/>
      <w:caps/>
      <w:kern w:val="0"/>
      <w:sz w:val="18"/>
      <w:szCs w:val="22"/>
      <w:lang w:eastAsia="en-US"/>
    </w:rPr>
  </w:style>
  <w:style w:type="paragraph" w:styleId="TOC1">
    <w:name w:val="toc 1"/>
    <w:basedOn w:val="Normal"/>
    <w:next w:val="Normal"/>
    <w:uiPriority w:val="39"/>
    <w:qFormat/>
    <w:rsid w:val="0094166B"/>
    <w:pPr>
      <w:widowControl/>
      <w:tabs>
        <w:tab w:val="left" w:pos="440"/>
        <w:tab w:val="right" w:leader="dot" w:pos="9000"/>
      </w:tabs>
      <w:spacing w:before="120" w:after="120" w:line="360" w:lineRule="auto"/>
    </w:pPr>
    <w:rPr>
      <w:rFonts w:ascii="Arial" w:hAnsi="Arial" w:cs="Arial"/>
      <w:b/>
      <w:bCs/>
      <w:caps/>
      <w:kern w:val="0"/>
      <w:sz w:val="22"/>
      <w:lang w:eastAsia="en-US"/>
    </w:rPr>
  </w:style>
  <w:style w:type="paragraph" w:styleId="TOC2">
    <w:name w:val="toc 2"/>
    <w:basedOn w:val="Normal"/>
    <w:next w:val="Normal"/>
    <w:uiPriority w:val="39"/>
    <w:qFormat/>
    <w:rsid w:val="0094166B"/>
    <w:pPr>
      <w:widowControl/>
      <w:tabs>
        <w:tab w:val="left" w:pos="450"/>
        <w:tab w:val="right" w:leader="dot" w:pos="9000"/>
      </w:tabs>
      <w:spacing w:line="360" w:lineRule="auto"/>
    </w:pPr>
    <w:rPr>
      <w:rFonts w:ascii="Arial" w:hAnsi="Arial"/>
      <w:caps/>
      <w:kern w:val="0"/>
      <w:sz w:val="20"/>
      <w:szCs w:val="20"/>
      <w:lang w:eastAsia="en-US"/>
    </w:rPr>
  </w:style>
  <w:style w:type="paragraph" w:styleId="TOC3">
    <w:name w:val="toc 3"/>
    <w:basedOn w:val="Normal"/>
    <w:next w:val="Normal"/>
    <w:uiPriority w:val="39"/>
    <w:unhideWhenUsed/>
    <w:qFormat/>
    <w:rsid w:val="0094166B"/>
    <w:pPr>
      <w:tabs>
        <w:tab w:val="left" w:pos="630"/>
        <w:tab w:val="right" w:leader="dot" w:pos="9000"/>
      </w:tabs>
      <w:spacing w:after="100"/>
    </w:pPr>
    <w:rPr>
      <w:rFonts w:ascii="Arial" w:hAnsi="Arial" w:cs="Arial"/>
      <w:caps/>
      <w:sz w:val="18"/>
    </w:rPr>
  </w:style>
  <w:style w:type="character" w:styleId="CommentReference">
    <w:name w:val="annotation reference"/>
    <w:basedOn w:val="DefaultParagraphFont"/>
    <w:uiPriority w:val="99"/>
    <w:unhideWhenUsed/>
    <w:rsid w:val="0094166B"/>
    <w:rPr>
      <w:sz w:val="16"/>
      <w:szCs w:val="16"/>
    </w:rPr>
  </w:style>
  <w:style w:type="character" w:styleId="FollowedHyperlink">
    <w:name w:val="FollowedHyperlink"/>
    <w:basedOn w:val="DefaultParagraphFont"/>
    <w:uiPriority w:val="99"/>
    <w:unhideWhenUsed/>
    <w:rsid w:val="0094166B"/>
    <w:rPr>
      <w:color w:val="800080"/>
      <w:u w:val="single"/>
    </w:rPr>
  </w:style>
  <w:style w:type="character" w:styleId="Hyperlink">
    <w:name w:val="Hyperlink"/>
    <w:basedOn w:val="Heading3Char"/>
    <w:uiPriority w:val="99"/>
    <w:unhideWhenUsed/>
    <w:rsid w:val="0094166B"/>
    <w:rPr>
      <w:rFonts w:ascii="Arial" w:hAnsi="Arial"/>
      <w:b/>
      <w:bCs/>
      <w:kern w:val="2"/>
      <w:sz w:val="20"/>
      <w:szCs w:val="24"/>
      <w:u w:val="single"/>
      <w:lang w:eastAsia="zh-TW"/>
    </w:rPr>
  </w:style>
  <w:style w:type="character" w:customStyle="1" w:styleId="Heading3Char">
    <w:name w:val="Heading 3 Char"/>
    <w:basedOn w:val="DefaultParagraphFont"/>
    <w:link w:val="Heading3"/>
    <w:uiPriority w:val="9"/>
    <w:rsid w:val="0094166B"/>
    <w:rPr>
      <w:rFonts w:ascii="Arial" w:hAnsi="Arial"/>
      <w:b/>
      <w:bCs/>
      <w:kern w:val="2"/>
      <w:sz w:val="24"/>
      <w:szCs w:val="24"/>
      <w:lang w:eastAsia="zh-TW"/>
    </w:rPr>
  </w:style>
  <w:style w:type="table" w:styleId="TableGrid">
    <w:name w:val="Table Grid"/>
    <w:basedOn w:val="TableNormal"/>
    <w:uiPriority w:val="39"/>
    <w:rsid w:val="0094166B"/>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LightList-Accent2">
    <w:name w:val="Light List Accent 2"/>
    <w:basedOn w:val="TableNormal"/>
    <w:uiPriority w:val="61"/>
    <w:rsid w:val="0094166B"/>
    <w:pPr>
      <w:spacing w:after="0" w:line="240" w:lineRule="auto"/>
    </w:p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insideH w:val="nil"/>
          <w:insideV w:val="nil"/>
          <w:tl2br w:val="nil"/>
          <w:tr2bl w:val="nil"/>
        </w:tcBorders>
      </w:tcPr>
    </w:tblStylePr>
    <w:tblStylePr w:type="band1Horz">
      <w:tblPr/>
      <w:tcPr>
        <w:tcBorders>
          <w:top w:val="single" w:sz="8" w:space="0" w:color="C0504D"/>
          <w:left w:val="single" w:sz="8" w:space="0" w:color="C0504D"/>
          <w:bottom w:val="single" w:sz="8" w:space="0" w:color="C0504D"/>
          <w:right w:val="single" w:sz="8" w:space="0" w:color="C0504D"/>
          <w:insideH w:val="nil"/>
          <w:insideV w:val="nil"/>
          <w:tl2br w:val="nil"/>
          <w:tr2bl w:val="nil"/>
        </w:tcBorders>
      </w:tcPr>
    </w:tblStylePr>
  </w:style>
  <w:style w:type="paragraph" w:customStyle="1" w:styleId="ListParagraph1">
    <w:name w:val="List Paragraph1"/>
    <w:basedOn w:val="Normal"/>
    <w:link w:val="ListParagraphChar"/>
    <w:uiPriority w:val="34"/>
    <w:qFormat/>
    <w:rsid w:val="0094166B"/>
    <w:pPr>
      <w:ind w:left="720"/>
      <w:contextualSpacing/>
    </w:pPr>
  </w:style>
  <w:style w:type="paragraph" w:customStyle="1" w:styleId="TOCHeading1">
    <w:name w:val="TOC Heading1"/>
    <w:basedOn w:val="Heading1"/>
    <w:next w:val="Normal"/>
    <w:uiPriority w:val="39"/>
    <w:unhideWhenUsed/>
    <w:qFormat/>
    <w:rsid w:val="0094166B"/>
    <w:pPr>
      <w:widowControl/>
      <w:spacing w:line="276" w:lineRule="auto"/>
      <w:ind w:left="360" w:hanging="360"/>
      <w:outlineLvl w:val="9"/>
    </w:pPr>
    <w:rPr>
      <w:b w:val="0"/>
      <w:color w:val="000000"/>
      <w:kern w:val="0"/>
      <w:sz w:val="44"/>
      <w:szCs w:val="44"/>
      <w:lang w:eastAsia="en-US"/>
    </w:rPr>
  </w:style>
  <w:style w:type="paragraph" w:customStyle="1" w:styleId="NoSpacing1">
    <w:name w:val="No Spacing1"/>
    <w:uiPriority w:val="1"/>
    <w:qFormat/>
    <w:rsid w:val="0094166B"/>
    <w:pPr>
      <w:widowControl w:val="0"/>
      <w:spacing w:after="0" w:line="240" w:lineRule="auto"/>
    </w:pPr>
    <w:rPr>
      <w:rFonts w:eastAsia="PMingLiU"/>
      <w:kern w:val="2"/>
      <w:sz w:val="24"/>
      <w:szCs w:val="24"/>
      <w:lang w:eastAsia="zh-TW"/>
    </w:rPr>
  </w:style>
  <w:style w:type="paragraph" w:customStyle="1" w:styleId="IFC-HeadingMain">
    <w:name w:val="IFC - Heading Main"/>
    <w:basedOn w:val="Normal"/>
    <w:link w:val="IFC-HeadingMainChar"/>
    <w:qFormat/>
    <w:rsid w:val="0094166B"/>
    <w:pPr>
      <w:keepNext/>
      <w:keepLines/>
      <w:numPr>
        <w:numId w:val="1"/>
      </w:numPr>
      <w:tabs>
        <w:tab w:val="left" w:pos="0"/>
        <w:tab w:val="left" w:pos="90"/>
      </w:tabs>
      <w:spacing w:line="360" w:lineRule="auto"/>
      <w:outlineLvl w:val="0"/>
    </w:pPr>
    <w:rPr>
      <w:rFonts w:ascii="Arial" w:hAnsi="Arial" w:cs="Arial"/>
      <w:b/>
      <w:sz w:val="28"/>
      <w:szCs w:val="28"/>
    </w:rPr>
  </w:style>
  <w:style w:type="paragraph" w:customStyle="1" w:styleId="IFCHeading1X">
    <w:name w:val="IFC_Heading 1.X"/>
    <w:basedOn w:val="Normal"/>
    <w:next w:val="IFCHeading1XNormalText"/>
    <w:link w:val="IFCHeading1XChar"/>
    <w:qFormat/>
    <w:rsid w:val="0094166B"/>
    <w:pPr>
      <w:keepNext/>
      <w:keepLines/>
      <w:numPr>
        <w:ilvl w:val="1"/>
        <w:numId w:val="1"/>
      </w:numPr>
      <w:tabs>
        <w:tab w:val="left" w:pos="1350"/>
      </w:tabs>
      <w:spacing w:line="360" w:lineRule="auto"/>
      <w:outlineLvl w:val="1"/>
    </w:pPr>
    <w:rPr>
      <w:rFonts w:ascii="Arial Bold" w:hAnsi="Arial Bold"/>
      <w:b/>
      <w:bCs/>
      <w:caps/>
    </w:rPr>
  </w:style>
  <w:style w:type="paragraph" w:customStyle="1" w:styleId="IFCHeading1XNormalText">
    <w:name w:val="IFC_Heading 1.X Normal Text"/>
    <w:basedOn w:val="Normal"/>
    <w:link w:val="IFCHeading1XNormalTextChar"/>
    <w:qFormat/>
    <w:rsid w:val="0094166B"/>
    <w:pPr>
      <w:spacing w:line="360" w:lineRule="auto"/>
      <w:ind w:left="360"/>
    </w:pPr>
    <w:rPr>
      <w:rFonts w:ascii="Arial" w:hAnsi="Arial" w:cs="Arial"/>
      <w:sz w:val="22"/>
      <w:szCs w:val="22"/>
    </w:rPr>
  </w:style>
  <w:style w:type="paragraph" w:customStyle="1" w:styleId="IFCHeading11X">
    <w:name w:val="IFC_Heading 1.1.X"/>
    <w:basedOn w:val="Heading3"/>
    <w:link w:val="IFCHeading11XChar"/>
    <w:qFormat/>
    <w:rsid w:val="0094166B"/>
    <w:pPr>
      <w:numPr>
        <w:ilvl w:val="2"/>
        <w:numId w:val="1"/>
      </w:numPr>
      <w:tabs>
        <w:tab w:val="left" w:pos="1530"/>
      </w:tabs>
      <w:spacing w:line="360" w:lineRule="auto"/>
    </w:pPr>
    <w:rPr>
      <w:rFonts w:ascii="Arial Bold" w:hAnsi="Arial Bold" w:cs="Arial"/>
      <w:caps/>
    </w:rPr>
  </w:style>
  <w:style w:type="paragraph" w:customStyle="1" w:styleId="IFCHeading111X">
    <w:name w:val="IFC_Heading 1.1.1X"/>
    <w:basedOn w:val="Heading3"/>
    <w:link w:val="IFCHeading111XChar"/>
    <w:qFormat/>
    <w:rsid w:val="0094166B"/>
    <w:pPr>
      <w:numPr>
        <w:ilvl w:val="3"/>
        <w:numId w:val="1"/>
      </w:numPr>
      <w:tabs>
        <w:tab w:val="left" w:pos="1440"/>
        <w:tab w:val="left" w:pos="1620"/>
      </w:tabs>
      <w:spacing w:line="360" w:lineRule="auto"/>
    </w:pPr>
    <w:rPr>
      <w:rFonts w:cs="Arial"/>
      <w:sz w:val="20"/>
    </w:rPr>
  </w:style>
  <w:style w:type="paragraph" w:customStyle="1" w:styleId="IFCHeading11XNormalText">
    <w:name w:val="IFC_Heading 1.1.X Normal Text"/>
    <w:basedOn w:val="Normal"/>
    <w:link w:val="IFCHeading11XNormalTextChar"/>
    <w:qFormat/>
    <w:rsid w:val="0094166B"/>
    <w:pPr>
      <w:tabs>
        <w:tab w:val="left" w:pos="360"/>
      </w:tabs>
      <w:spacing w:line="360" w:lineRule="auto"/>
      <w:ind w:left="360"/>
    </w:pPr>
    <w:rPr>
      <w:rFonts w:ascii="Arial" w:hAnsi="Arial" w:cs="Arial"/>
      <w:sz w:val="22"/>
      <w:szCs w:val="22"/>
    </w:rPr>
  </w:style>
  <w:style w:type="paragraph" w:customStyle="1" w:styleId="IFCCaptionTable">
    <w:name w:val="IFC_Caption Table"/>
    <w:basedOn w:val="Normal"/>
    <w:link w:val="IFCCaptionTableChar"/>
    <w:qFormat/>
    <w:rsid w:val="0094166B"/>
    <w:pPr>
      <w:jc w:val="center"/>
    </w:pPr>
    <w:rPr>
      <w:rFonts w:ascii="Arial" w:hAnsi="Arial" w:cs="Arial"/>
      <w:b/>
      <w:i/>
      <w:sz w:val="20"/>
    </w:rPr>
  </w:style>
  <w:style w:type="paragraph" w:customStyle="1" w:styleId="IFC-CaptionFigure">
    <w:name w:val="IFC-Caption Figure"/>
    <w:basedOn w:val="Normal"/>
    <w:link w:val="IFC-CaptionFigureChar"/>
    <w:qFormat/>
    <w:rsid w:val="0094166B"/>
    <w:pPr>
      <w:jc w:val="center"/>
    </w:pPr>
    <w:rPr>
      <w:rFonts w:ascii="Arial" w:hAnsi="Arial"/>
      <w:b/>
      <w:i/>
      <w:sz w:val="20"/>
    </w:rPr>
  </w:style>
  <w:style w:type="paragraph" w:customStyle="1" w:styleId="TableofContent">
    <w:name w:val="Table of Content"/>
    <w:basedOn w:val="TOCHeading1"/>
    <w:link w:val="TableofContentChar"/>
    <w:qFormat/>
    <w:rsid w:val="0094166B"/>
    <w:pPr>
      <w:jc w:val="center"/>
    </w:pPr>
    <w:rPr>
      <w:rFonts w:ascii="Arial Bold" w:hAnsi="Arial Bold"/>
      <w:b/>
      <w:caps/>
      <w:szCs w:val="40"/>
    </w:rPr>
  </w:style>
  <w:style w:type="paragraph" w:customStyle="1" w:styleId="IFCHeadingMainNormalText">
    <w:name w:val="IFC_Heading Main Normal Text"/>
    <w:basedOn w:val="Normal"/>
    <w:link w:val="IFCHeadingMainNormalTextChar"/>
    <w:qFormat/>
    <w:rsid w:val="0094166B"/>
    <w:pPr>
      <w:tabs>
        <w:tab w:val="left" w:pos="0"/>
        <w:tab w:val="left" w:pos="810"/>
      </w:tabs>
      <w:spacing w:line="360" w:lineRule="auto"/>
      <w:ind w:left="360"/>
    </w:pPr>
    <w:rPr>
      <w:rFonts w:ascii="Arial" w:hAnsi="Arial" w:cs="Arial"/>
      <w:sz w:val="22"/>
      <w:szCs w:val="28"/>
    </w:rPr>
  </w:style>
  <w:style w:type="paragraph" w:customStyle="1" w:styleId="IFCBulletTextHeadingMain">
    <w:name w:val="IFC_Bullet Text Heading Main"/>
    <w:basedOn w:val="IFCHeading1XNormalText"/>
    <w:link w:val="IFCBulletTextHeadingMainChar"/>
    <w:qFormat/>
    <w:rsid w:val="0094166B"/>
    <w:pPr>
      <w:numPr>
        <w:numId w:val="2"/>
      </w:numPr>
    </w:pPr>
  </w:style>
  <w:style w:type="paragraph" w:customStyle="1" w:styleId="IFCBulletTextHeading1X">
    <w:name w:val="IFC_Bullet Text Heading 1.X"/>
    <w:basedOn w:val="IFCBulletTextHeadingMain"/>
    <w:link w:val="IFCBulletTextHeading1XChar"/>
    <w:qFormat/>
    <w:rsid w:val="0094166B"/>
    <w:pPr>
      <w:tabs>
        <w:tab w:val="left" w:pos="630"/>
        <w:tab w:val="left" w:pos="990"/>
      </w:tabs>
      <w:ind w:firstLine="0"/>
    </w:pPr>
  </w:style>
  <w:style w:type="paragraph" w:customStyle="1" w:styleId="IFCBulletText11X">
    <w:name w:val="IFC_Bullet Text 1.1.X"/>
    <w:basedOn w:val="IFCBulletTextHeading1X"/>
    <w:link w:val="IFCBulletText11XChar"/>
    <w:qFormat/>
    <w:rsid w:val="0094166B"/>
    <w:pPr>
      <w:tabs>
        <w:tab w:val="clear" w:pos="630"/>
        <w:tab w:val="clear" w:pos="990"/>
        <w:tab w:val="left" w:pos="810"/>
        <w:tab w:val="left" w:pos="1170"/>
        <w:tab w:val="left" w:pos="1260"/>
      </w:tabs>
      <w:ind w:left="990"/>
    </w:pPr>
  </w:style>
  <w:style w:type="paragraph" w:customStyle="1" w:styleId="IFCTOCCaption">
    <w:name w:val="IFC_TOC Caption"/>
    <w:basedOn w:val="TableofFigures"/>
    <w:link w:val="IFCTOCCaptionChar"/>
    <w:qFormat/>
    <w:rsid w:val="0094166B"/>
    <w:rPr>
      <w:rFonts w:cs="Arial"/>
    </w:rPr>
  </w:style>
  <w:style w:type="paragraph" w:customStyle="1" w:styleId="IFCHeading111X0">
    <w:name w:val="IFC_Heading 1.1.1.X"/>
    <w:basedOn w:val="Heading3"/>
    <w:qFormat/>
    <w:rsid w:val="0094166B"/>
    <w:pPr>
      <w:tabs>
        <w:tab w:val="left" w:pos="1620"/>
      </w:tabs>
      <w:ind w:left="1800" w:hanging="1080"/>
    </w:pPr>
    <w:rPr>
      <w:rFonts w:ascii="Arial Bold" w:hAnsi="Arial Bold" w:cs="Arial"/>
      <w:caps/>
      <w:sz w:val="22"/>
    </w:rPr>
  </w:style>
  <w:style w:type="paragraph" w:customStyle="1" w:styleId="IFCCaptionTitle">
    <w:name w:val="IFC Caption Title"/>
    <w:basedOn w:val="Normal"/>
    <w:link w:val="IFCCaptionTitleChar"/>
    <w:qFormat/>
    <w:rsid w:val="0094166B"/>
    <w:pPr>
      <w:spacing w:line="360" w:lineRule="auto"/>
    </w:pPr>
    <w:rPr>
      <w:rFonts w:ascii="Arial" w:hAnsi="Arial" w:cs="Arial"/>
      <w:b/>
    </w:rPr>
  </w:style>
  <w:style w:type="paragraph" w:customStyle="1" w:styleId="Glossary">
    <w:name w:val="Glossary"/>
    <w:basedOn w:val="IFCCaptionTitle"/>
    <w:link w:val="GlossaryChar"/>
    <w:qFormat/>
    <w:rsid w:val="0094166B"/>
  </w:style>
  <w:style w:type="paragraph" w:customStyle="1" w:styleId="Abbreviations">
    <w:name w:val="Abbreviations"/>
    <w:basedOn w:val="Normal"/>
    <w:link w:val="AbbreviationsChar"/>
    <w:qFormat/>
    <w:rsid w:val="0094166B"/>
    <w:rPr>
      <w:caps/>
    </w:rPr>
  </w:style>
  <w:style w:type="paragraph" w:customStyle="1" w:styleId="IFCNormalTextII">
    <w:name w:val="IFC_Normal Text II"/>
    <w:basedOn w:val="Normal"/>
    <w:link w:val="IFCNormalTextIIChar"/>
    <w:qFormat/>
    <w:rsid w:val="0094166B"/>
    <w:pPr>
      <w:spacing w:line="360" w:lineRule="auto"/>
      <w:ind w:left="630" w:hanging="270"/>
    </w:pPr>
    <w:rPr>
      <w:rFonts w:ascii="Arial" w:hAnsi="Arial" w:cs="Arial"/>
      <w:sz w:val="22"/>
      <w:szCs w:val="22"/>
    </w:rPr>
  </w:style>
  <w:style w:type="paragraph" w:customStyle="1" w:styleId="ALCaption">
    <w:name w:val="AL_Caption"/>
    <w:basedOn w:val="Caption"/>
    <w:link w:val="ALCaptionChar"/>
    <w:qFormat/>
    <w:rsid w:val="0094166B"/>
    <w:pPr>
      <w:widowControl/>
      <w:spacing w:after="240"/>
      <w:jc w:val="center"/>
    </w:pPr>
    <w:rPr>
      <w:rFonts w:eastAsia="Times New Roman" w:cs="Arial"/>
      <w:i/>
      <w:kern w:val="0"/>
      <w:sz w:val="18"/>
      <w:lang w:eastAsia="en-US"/>
    </w:rPr>
  </w:style>
  <w:style w:type="character" w:customStyle="1" w:styleId="BodyText3Char">
    <w:name w:val="Body Text 3 Char"/>
    <w:basedOn w:val="DefaultParagraphFont"/>
    <w:link w:val="BodyText3"/>
    <w:rsid w:val="0094166B"/>
    <w:rPr>
      <w:rFonts w:ascii="Times New Roman" w:eastAsia="Times New Roman" w:hAnsi="Times New Roman" w:cs="Times New Roman"/>
      <w:bCs/>
      <w:sz w:val="28"/>
      <w:szCs w:val="24"/>
    </w:rPr>
  </w:style>
  <w:style w:type="character" w:customStyle="1" w:styleId="BalloonTextChar">
    <w:name w:val="Balloon Text Char"/>
    <w:basedOn w:val="DefaultParagraphFont"/>
    <w:link w:val="BalloonText"/>
    <w:uiPriority w:val="99"/>
    <w:semiHidden/>
    <w:rsid w:val="0094166B"/>
    <w:rPr>
      <w:rFonts w:ascii="Tahoma" w:eastAsia="PMingLiU" w:hAnsi="Tahoma" w:cs="Tahoma"/>
      <w:kern w:val="2"/>
      <w:sz w:val="16"/>
      <w:szCs w:val="16"/>
      <w:lang w:eastAsia="zh-TW"/>
    </w:rPr>
  </w:style>
  <w:style w:type="character" w:customStyle="1" w:styleId="Heading1Char">
    <w:name w:val="Heading 1 Char"/>
    <w:basedOn w:val="DefaultParagraphFont"/>
    <w:link w:val="Heading1"/>
    <w:uiPriority w:val="9"/>
    <w:rsid w:val="0094166B"/>
    <w:rPr>
      <w:rFonts w:ascii="Arial" w:hAnsi="Arial"/>
      <w:b/>
      <w:bCs/>
      <w:kern w:val="2"/>
      <w:sz w:val="24"/>
      <w:szCs w:val="28"/>
      <w:lang w:eastAsia="zh-TW"/>
    </w:rPr>
  </w:style>
  <w:style w:type="character" w:customStyle="1" w:styleId="PlaceholderText1">
    <w:name w:val="Placeholder Text1"/>
    <w:basedOn w:val="DefaultParagraphFont"/>
    <w:uiPriority w:val="99"/>
    <w:semiHidden/>
    <w:rsid w:val="0094166B"/>
    <w:rPr>
      <w:color w:val="808080"/>
    </w:rPr>
  </w:style>
  <w:style w:type="character" w:customStyle="1" w:styleId="HeaderChar">
    <w:name w:val="Header Char"/>
    <w:basedOn w:val="DefaultParagraphFont"/>
    <w:link w:val="Header"/>
    <w:uiPriority w:val="99"/>
    <w:rsid w:val="0094166B"/>
    <w:rPr>
      <w:rFonts w:ascii="Times New Roman" w:eastAsia="PMingLiU" w:hAnsi="Times New Roman" w:cs="Times New Roman"/>
      <w:kern w:val="2"/>
      <w:sz w:val="24"/>
      <w:szCs w:val="24"/>
      <w:lang w:eastAsia="zh-TW"/>
    </w:rPr>
  </w:style>
  <w:style w:type="character" w:customStyle="1" w:styleId="FooterChar">
    <w:name w:val="Footer Char"/>
    <w:basedOn w:val="DefaultParagraphFont"/>
    <w:link w:val="Footer"/>
    <w:uiPriority w:val="99"/>
    <w:rsid w:val="0094166B"/>
    <w:rPr>
      <w:rFonts w:ascii="Times New Roman" w:eastAsia="PMingLiU" w:hAnsi="Times New Roman" w:cs="Times New Roman"/>
      <w:kern w:val="2"/>
      <w:sz w:val="24"/>
      <w:szCs w:val="24"/>
      <w:lang w:eastAsia="zh-TW"/>
    </w:rPr>
  </w:style>
  <w:style w:type="character" w:customStyle="1" w:styleId="Heading2Char">
    <w:name w:val="Heading 2 Char"/>
    <w:basedOn w:val="DefaultParagraphFont"/>
    <w:link w:val="Heading2"/>
    <w:uiPriority w:val="9"/>
    <w:rsid w:val="0094166B"/>
    <w:rPr>
      <w:rFonts w:ascii="Arial" w:hAnsi="Arial"/>
      <w:b/>
      <w:bCs/>
      <w:kern w:val="2"/>
      <w:szCs w:val="26"/>
      <w:lang w:eastAsia="zh-TW"/>
    </w:rPr>
  </w:style>
  <w:style w:type="character" w:customStyle="1" w:styleId="BodyText2Char">
    <w:name w:val="Body Text 2 Char"/>
    <w:basedOn w:val="DefaultParagraphFont"/>
    <w:link w:val="BodyText2"/>
    <w:uiPriority w:val="99"/>
    <w:rsid w:val="0094166B"/>
    <w:rPr>
      <w:rFonts w:ascii="Times New Roman" w:eastAsia="PMingLiU" w:hAnsi="Times New Roman" w:cs="Times New Roman"/>
      <w:kern w:val="2"/>
      <w:sz w:val="24"/>
      <w:szCs w:val="24"/>
      <w:lang w:eastAsia="zh-TW"/>
    </w:rPr>
  </w:style>
  <w:style w:type="character" w:customStyle="1" w:styleId="IFC-HeadingMainChar">
    <w:name w:val="IFC - Heading Main Char"/>
    <w:basedOn w:val="DefaultParagraphFont"/>
    <w:link w:val="IFC-HeadingMain"/>
    <w:rsid w:val="0094166B"/>
    <w:rPr>
      <w:rFonts w:ascii="Arial" w:eastAsia="PMingLiU" w:hAnsi="Arial" w:cs="Arial"/>
      <w:b/>
      <w:kern w:val="2"/>
      <w:sz w:val="28"/>
      <w:szCs w:val="28"/>
      <w:lang w:eastAsia="zh-TW"/>
    </w:rPr>
  </w:style>
  <w:style w:type="character" w:customStyle="1" w:styleId="IFCHeading1XChar">
    <w:name w:val="IFC_Heading 1.X Char"/>
    <w:basedOn w:val="DefaultParagraphFont"/>
    <w:link w:val="IFCHeading1X"/>
    <w:rsid w:val="0094166B"/>
    <w:rPr>
      <w:rFonts w:ascii="Arial Bold" w:hAnsi="Arial Bold"/>
      <w:b/>
      <w:bCs/>
      <w:caps/>
      <w:kern w:val="2"/>
      <w:sz w:val="24"/>
      <w:szCs w:val="24"/>
      <w:lang w:eastAsia="zh-TW"/>
    </w:rPr>
  </w:style>
  <w:style w:type="character" w:customStyle="1" w:styleId="IFCHeading11XChar">
    <w:name w:val="IFC_Heading 1.1.X Char"/>
    <w:basedOn w:val="Heading3Char"/>
    <w:link w:val="IFCHeading11X"/>
    <w:rsid w:val="0094166B"/>
    <w:rPr>
      <w:rFonts w:ascii="Arial Bold" w:hAnsi="Arial Bold" w:cs="Arial"/>
      <w:b/>
      <w:bCs/>
      <w:caps/>
      <w:kern w:val="2"/>
      <w:sz w:val="24"/>
      <w:szCs w:val="24"/>
      <w:lang w:eastAsia="zh-TW"/>
    </w:rPr>
  </w:style>
  <w:style w:type="character" w:customStyle="1" w:styleId="IFCHeading111XChar">
    <w:name w:val="IFC_Heading 1.1.1X Char"/>
    <w:basedOn w:val="Heading3Char"/>
    <w:link w:val="IFCHeading111X"/>
    <w:rsid w:val="0094166B"/>
    <w:rPr>
      <w:rFonts w:ascii="Arial" w:hAnsi="Arial" w:cs="Arial"/>
      <w:b/>
      <w:bCs/>
      <w:kern w:val="2"/>
      <w:sz w:val="20"/>
      <w:szCs w:val="24"/>
      <w:lang w:eastAsia="zh-TW"/>
    </w:rPr>
  </w:style>
  <w:style w:type="character" w:customStyle="1" w:styleId="IFCHeading11XNormalTextChar">
    <w:name w:val="IFC_Heading 1.1.X Normal Text Char"/>
    <w:basedOn w:val="DefaultParagraphFont"/>
    <w:link w:val="IFCHeading11XNormalText"/>
    <w:rsid w:val="0094166B"/>
    <w:rPr>
      <w:rFonts w:ascii="Arial" w:eastAsia="PMingLiU" w:hAnsi="Arial" w:cs="Arial"/>
      <w:kern w:val="2"/>
      <w:lang w:eastAsia="zh-TW"/>
    </w:rPr>
  </w:style>
  <w:style w:type="character" w:customStyle="1" w:styleId="IFC-CaptionFigureChar">
    <w:name w:val="IFC-Caption Figure Char"/>
    <w:basedOn w:val="DefaultParagraphFont"/>
    <w:link w:val="IFC-CaptionFigure"/>
    <w:rsid w:val="0094166B"/>
    <w:rPr>
      <w:rFonts w:ascii="Arial" w:eastAsia="PMingLiU" w:hAnsi="Arial" w:cs="Times New Roman"/>
      <w:b/>
      <w:i/>
      <w:kern w:val="2"/>
      <w:sz w:val="20"/>
      <w:szCs w:val="24"/>
      <w:lang w:eastAsia="zh-TW"/>
    </w:rPr>
  </w:style>
  <w:style w:type="character" w:customStyle="1" w:styleId="IFCCaptionTableChar">
    <w:name w:val="IFC_Caption Table Char"/>
    <w:basedOn w:val="DefaultParagraphFont"/>
    <w:link w:val="IFCCaptionTable"/>
    <w:rsid w:val="0094166B"/>
    <w:rPr>
      <w:rFonts w:ascii="Arial" w:eastAsia="PMingLiU" w:hAnsi="Arial" w:cs="Arial"/>
      <w:b/>
      <w:i/>
      <w:kern w:val="2"/>
      <w:sz w:val="20"/>
      <w:szCs w:val="24"/>
      <w:lang w:eastAsia="zh-TW"/>
    </w:rPr>
  </w:style>
  <w:style w:type="character" w:customStyle="1" w:styleId="TableofContentChar">
    <w:name w:val="Table of Content Char"/>
    <w:basedOn w:val="DefaultParagraphFont"/>
    <w:link w:val="TableofContent"/>
    <w:rsid w:val="0094166B"/>
    <w:rPr>
      <w:rFonts w:ascii="Arial Bold" w:hAnsi="Arial Bold"/>
      <w:b/>
      <w:bCs/>
      <w:caps/>
      <w:color w:val="000000"/>
      <w:sz w:val="44"/>
      <w:szCs w:val="40"/>
    </w:rPr>
  </w:style>
  <w:style w:type="character" w:customStyle="1" w:styleId="IFCHeading1XNormalTextChar">
    <w:name w:val="IFC_Heading 1.X Normal Text Char"/>
    <w:basedOn w:val="DefaultParagraphFont"/>
    <w:link w:val="IFCHeading1XNormalText"/>
    <w:rsid w:val="0094166B"/>
    <w:rPr>
      <w:rFonts w:ascii="Arial" w:eastAsia="PMingLiU" w:hAnsi="Arial" w:cs="Arial"/>
      <w:kern w:val="2"/>
      <w:lang w:eastAsia="zh-TW"/>
    </w:rPr>
  </w:style>
  <w:style w:type="character" w:customStyle="1" w:styleId="IFCHeadingMainNormalTextChar">
    <w:name w:val="IFC_Heading Main Normal Text Char"/>
    <w:basedOn w:val="DefaultParagraphFont"/>
    <w:link w:val="IFCHeadingMainNormalText"/>
    <w:rsid w:val="0094166B"/>
    <w:rPr>
      <w:rFonts w:ascii="Arial" w:eastAsia="PMingLiU" w:hAnsi="Arial" w:cs="Arial"/>
      <w:kern w:val="2"/>
      <w:szCs w:val="28"/>
      <w:lang w:eastAsia="zh-TW"/>
    </w:rPr>
  </w:style>
  <w:style w:type="character" w:customStyle="1" w:styleId="IFCBulletTextHeadingMainChar">
    <w:name w:val="IFC_Bullet Text Heading Main Char"/>
    <w:basedOn w:val="IFCHeading1XNormalTextChar"/>
    <w:link w:val="IFCBulletTextHeadingMain"/>
    <w:rsid w:val="0094166B"/>
    <w:rPr>
      <w:rFonts w:ascii="Arial" w:eastAsia="PMingLiU" w:hAnsi="Arial" w:cs="Arial"/>
      <w:kern w:val="2"/>
      <w:lang w:eastAsia="zh-TW"/>
    </w:rPr>
  </w:style>
  <w:style w:type="character" w:customStyle="1" w:styleId="IFCBulletTextHeading1XChar">
    <w:name w:val="IFC_Bullet Text Heading 1.X Char"/>
    <w:basedOn w:val="IFCBulletTextHeadingMainChar"/>
    <w:link w:val="IFCBulletTextHeading1X"/>
    <w:rsid w:val="0094166B"/>
    <w:rPr>
      <w:rFonts w:ascii="Arial" w:eastAsia="PMingLiU" w:hAnsi="Arial" w:cs="Arial"/>
      <w:kern w:val="2"/>
      <w:lang w:eastAsia="zh-TW"/>
    </w:rPr>
  </w:style>
  <w:style w:type="character" w:customStyle="1" w:styleId="IFCBulletText11XChar">
    <w:name w:val="IFC_Bullet Text 1.1.X Char"/>
    <w:basedOn w:val="IFCBulletTextHeading1XChar"/>
    <w:link w:val="IFCBulletText11X"/>
    <w:rsid w:val="0094166B"/>
    <w:rPr>
      <w:rFonts w:ascii="Arial" w:eastAsia="PMingLiU" w:hAnsi="Arial" w:cs="Arial"/>
      <w:kern w:val="2"/>
      <w:lang w:eastAsia="zh-TW"/>
    </w:rPr>
  </w:style>
  <w:style w:type="character" w:customStyle="1" w:styleId="ListParagraphChar">
    <w:name w:val="List Paragraph Char"/>
    <w:basedOn w:val="DefaultParagraphFont"/>
    <w:link w:val="ListParagraph1"/>
    <w:uiPriority w:val="34"/>
    <w:rsid w:val="0094166B"/>
    <w:rPr>
      <w:rFonts w:ascii="Times New Roman" w:eastAsia="PMingLiU" w:hAnsi="Times New Roman" w:cs="Times New Roman"/>
      <w:kern w:val="2"/>
      <w:sz w:val="24"/>
      <w:szCs w:val="24"/>
      <w:lang w:eastAsia="zh-TW"/>
    </w:rPr>
  </w:style>
  <w:style w:type="character" w:customStyle="1" w:styleId="TableofFiguresChar">
    <w:name w:val="Table of Figures Char"/>
    <w:basedOn w:val="DefaultParagraphFont"/>
    <w:link w:val="TableofFigures"/>
    <w:uiPriority w:val="99"/>
    <w:rsid w:val="0094166B"/>
    <w:rPr>
      <w:rFonts w:ascii="Arial" w:eastAsia="Times New Roman" w:hAnsi="Arial" w:cs="Times New Roman"/>
      <w:caps/>
      <w:sz w:val="18"/>
    </w:rPr>
  </w:style>
  <w:style w:type="character" w:customStyle="1" w:styleId="IFCTOCCaptionChar">
    <w:name w:val="IFC_TOC Caption Char"/>
    <w:basedOn w:val="TableofFiguresChar"/>
    <w:link w:val="IFCTOCCaption"/>
    <w:rsid w:val="0094166B"/>
    <w:rPr>
      <w:rFonts w:ascii="Arial" w:eastAsia="Times New Roman" w:hAnsi="Arial" w:cs="Arial"/>
      <w:caps/>
      <w:sz w:val="18"/>
    </w:rPr>
  </w:style>
  <w:style w:type="character" w:customStyle="1" w:styleId="IFCCaptionTitleChar">
    <w:name w:val="IFC Caption Title Char"/>
    <w:basedOn w:val="DefaultParagraphFont"/>
    <w:link w:val="IFCCaptionTitle"/>
    <w:rsid w:val="0094166B"/>
    <w:rPr>
      <w:rFonts w:ascii="Arial" w:eastAsia="PMingLiU" w:hAnsi="Arial" w:cs="Arial"/>
      <w:b/>
      <w:kern w:val="2"/>
      <w:sz w:val="24"/>
      <w:szCs w:val="24"/>
      <w:lang w:eastAsia="zh-TW"/>
    </w:rPr>
  </w:style>
  <w:style w:type="character" w:customStyle="1" w:styleId="GlossaryChar">
    <w:name w:val="Glossary Char"/>
    <w:basedOn w:val="IFCCaptionTitleChar"/>
    <w:link w:val="Glossary"/>
    <w:rsid w:val="0094166B"/>
    <w:rPr>
      <w:rFonts w:ascii="Arial" w:eastAsia="PMingLiU" w:hAnsi="Arial" w:cs="Arial"/>
      <w:b/>
      <w:kern w:val="2"/>
      <w:sz w:val="24"/>
      <w:szCs w:val="24"/>
      <w:lang w:eastAsia="zh-TW"/>
    </w:rPr>
  </w:style>
  <w:style w:type="character" w:customStyle="1" w:styleId="AbbreviationsChar">
    <w:name w:val="Abbreviations Char"/>
    <w:basedOn w:val="DefaultParagraphFont"/>
    <w:link w:val="Abbreviations"/>
    <w:rsid w:val="0094166B"/>
    <w:rPr>
      <w:rFonts w:ascii="Times New Roman" w:eastAsia="PMingLiU" w:hAnsi="Times New Roman" w:cs="Times New Roman"/>
      <w:caps/>
      <w:kern w:val="2"/>
      <w:sz w:val="24"/>
      <w:szCs w:val="24"/>
      <w:lang w:eastAsia="zh-TW"/>
    </w:rPr>
  </w:style>
  <w:style w:type="character" w:customStyle="1" w:styleId="CommentTextChar">
    <w:name w:val="Comment Text Char"/>
    <w:basedOn w:val="DefaultParagraphFont"/>
    <w:link w:val="CommentText"/>
    <w:uiPriority w:val="99"/>
    <w:semiHidden/>
    <w:rsid w:val="0094166B"/>
    <w:rPr>
      <w:rFonts w:ascii="Times New Roman" w:eastAsia="PMingLiU" w:hAnsi="Times New Roman" w:cs="Times New Roman"/>
      <w:kern w:val="2"/>
      <w:sz w:val="20"/>
      <w:szCs w:val="20"/>
      <w:lang w:eastAsia="zh-TW"/>
    </w:rPr>
  </w:style>
  <w:style w:type="character" w:customStyle="1" w:styleId="CommentSubjectChar">
    <w:name w:val="Comment Subject Char"/>
    <w:basedOn w:val="CommentTextChar"/>
    <w:link w:val="CommentSubject"/>
    <w:uiPriority w:val="99"/>
    <w:semiHidden/>
    <w:rsid w:val="0094166B"/>
    <w:rPr>
      <w:rFonts w:ascii="Times New Roman" w:eastAsia="PMingLiU" w:hAnsi="Times New Roman" w:cs="Times New Roman"/>
      <w:b/>
      <w:bCs/>
      <w:kern w:val="2"/>
      <w:sz w:val="20"/>
      <w:szCs w:val="20"/>
      <w:lang w:eastAsia="zh-TW"/>
    </w:rPr>
  </w:style>
  <w:style w:type="character" w:customStyle="1" w:styleId="PlainTextChar">
    <w:name w:val="Plain Text Char"/>
    <w:basedOn w:val="DefaultParagraphFont"/>
    <w:link w:val="PlainText"/>
    <w:uiPriority w:val="99"/>
    <w:semiHidden/>
    <w:rsid w:val="0094166B"/>
    <w:rPr>
      <w:rFonts w:ascii="Consolas" w:hAnsi="Consolas" w:cs="Times New Roman"/>
      <w:sz w:val="21"/>
      <w:szCs w:val="21"/>
    </w:rPr>
  </w:style>
  <w:style w:type="character" w:customStyle="1" w:styleId="IFCNormalTextIIChar">
    <w:name w:val="IFC_Normal Text II Char"/>
    <w:basedOn w:val="DefaultParagraphFont"/>
    <w:link w:val="IFCNormalTextII"/>
    <w:rsid w:val="0094166B"/>
    <w:rPr>
      <w:rFonts w:ascii="Arial" w:eastAsia="PMingLiU" w:hAnsi="Arial" w:cs="Arial"/>
      <w:kern w:val="2"/>
      <w:lang w:eastAsia="zh-TW"/>
    </w:rPr>
  </w:style>
  <w:style w:type="character" w:customStyle="1" w:styleId="BodyTextChar">
    <w:name w:val="Body Text Char"/>
    <w:basedOn w:val="DefaultParagraphFont"/>
    <w:link w:val="BodyText"/>
    <w:uiPriority w:val="99"/>
    <w:rsid w:val="0094166B"/>
    <w:rPr>
      <w:rFonts w:ascii="Times New Roman" w:eastAsia="PMingLiU" w:hAnsi="Times New Roman" w:cs="Times New Roman"/>
      <w:kern w:val="2"/>
      <w:sz w:val="24"/>
      <w:szCs w:val="24"/>
      <w:lang w:eastAsia="zh-TW"/>
    </w:rPr>
  </w:style>
  <w:style w:type="character" w:customStyle="1" w:styleId="Heading4Char">
    <w:name w:val="Heading 4 Char"/>
    <w:basedOn w:val="DefaultParagraphFont"/>
    <w:link w:val="Heading4"/>
    <w:rsid w:val="0094166B"/>
    <w:rPr>
      <w:rFonts w:ascii="Franklin Gothic Book" w:eastAsia="SimSun" w:hAnsi="Franklin Gothic Book" w:cs="Times New Roman"/>
      <w:b/>
      <w:bCs/>
      <w:sz w:val="28"/>
      <w:szCs w:val="28"/>
    </w:rPr>
  </w:style>
  <w:style w:type="character" w:customStyle="1" w:styleId="Heading5Char">
    <w:name w:val="Heading 5 Char"/>
    <w:basedOn w:val="DefaultParagraphFont"/>
    <w:link w:val="Heading5"/>
    <w:rsid w:val="0094166B"/>
    <w:rPr>
      <w:rFonts w:ascii="Arial" w:eastAsia="SimSun" w:hAnsi="Arial" w:cs="Times New Roman"/>
      <w:b/>
      <w:bCs/>
      <w:i/>
      <w:iCs/>
      <w:sz w:val="26"/>
      <w:szCs w:val="26"/>
    </w:rPr>
  </w:style>
  <w:style w:type="character" w:customStyle="1" w:styleId="Heading6Char">
    <w:name w:val="Heading 6 Char"/>
    <w:basedOn w:val="DefaultParagraphFont"/>
    <w:link w:val="Heading6"/>
    <w:rsid w:val="0094166B"/>
    <w:rPr>
      <w:rFonts w:ascii="Times New Roman" w:eastAsia="SimSun" w:hAnsi="Times New Roman" w:cs="Times New Roman"/>
      <w:b/>
      <w:bCs/>
    </w:rPr>
  </w:style>
  <w:style w:type="character" w:customStyle="1" w:styleId="Heading7Char">
    <w:name w:val="Heading 7 Char"/>
    <w:basedOn w:val="DefaultParagraphFont"/>
    <w:link w:val="Heading7"/>
    <w:uiPriority w:val="9"/>
    <w:rsid w:val="0094166B"/>
    <w:rPr>
      <w:rFonts w:ascii="Times New Roman" w:eastAsia="SimSun" w:hAnsi="Times New Roman" w:cs="Times New Roman"/>
      <w:sz w:val="24"/>
      <w:szCs w:val="24"/>
    </w:rPr>
  </w:style>
  <w:style w:type="character" w:customStyle="1" w:styleId="Heading8Char">
    <w:name w:val="Heading 8 Char"/>
    <w:basedOn w:val="DefaultParagraphFont"/>
    <w:link w:val="Heading8"/>
    <w:uiPriority w:val="9"/>
    <w:rsid w:val="0094166B"/>
    <w:rPr>
      <w:rFonts w:ascii="Times New Roman" w:eastAsia="SimSun" w:hAnsi="Times New Roman" w:cs="Times New Roman"/>
      <w:i/>
      <w:iCs/>
      <w:sz w:val="24"/>
      <w:szCs w:val="24"/>
    </w:rPr>
  </w:style>
  <w:style w:type="character" w:customStyle="1" w:styleId="Heading9Char">
    <w:name w:val="Heading 9 Char"/>
    <w:basedOn w:val="DefaultParagraphFont"/>
    <w:link w:val="Heading9"/>
    <w:uiPriority w:val="9"/>
    <w:rsid w:val="0094166B"/>
    <w:rPr>
      <w:rFonts w:ascii="Arial" w:eastAsia="SimSun" w:hAnsi="Arial" w:cs="Arial"/>
    </w:rPr>
  </w:style>
  <w:style w:type="character" w:customStyle="1" w:styleId="ALCaptionChar">
    <w:name w:val="AL_Caption Char"/>
    <w:basedOn w:val="DefaultParagraphFont"/>
    <w:link w:val="ALCaption"/>
    <w:rsid w:val="0094166B"/>
    <w:rPr>
      <w:rFonts w:ascii="Arial" w:eastAsia="Times New Roman" w:hAnsi="Arial" w:cs="Arial"/>
      <w:b/>
      <w:bCs/>
      <w:i/>
      <w:sz w:val="18"/>
      <w:szCs w:val="18"/>
    </w:rPr>
  </w:style>
  <w:style w:type="character" w:customStyle="1" w:styleId="HighlightedVariable">
    <w:name w:val="Highlighted Variable"/>
    <w:uiPriority w:val="99"/>
    <w:rsid w:val="0094166B"/>
    <w:rPr>
      <w:rFonts w:ascii="Book Antiqua" w:hAnsi="Book Antiqua" w:cs="Times New Roman"/>
      <w:color w:val="0000FF"/>
    </w:rPr>
  </w:style>
  <w:style w:type="paragraph" w:styleId="TOCHeading">
    <w:name w:val="TOC Heading"/>
    <w:basedOn w:val="Heading1"/>
    <w:next w:val="Normal"/>
    <w:uiPriority w:val="39"/>
    <w:semiHidden/>
    <w:unhideWhenUsed/>
    <w:qFormat/>
    <w:rsid w:val="00C8004F"/>
    <w:pPr>
      <w:widowControl/>
      <w:spacing w:line="276" w:lineRule="auto"/>
      <w:outlineLvl w:val="9"/>
    </w:pPr>
    <w:rPr>
      <w:rFonts w:asciiTheme="majorHAnsi" w:eastAsiaTheme="majorEastAsia" w:hAnsiTheme="majorHAnsi" w:cstheme="majorBidi"/>
      <w:color w:val="365F91" w:themeColor="accent1" w:themeShade="BF"/>
      <w:kern w:val="0"/>
      <w:sz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comments" Target="comments.xml"/><Relationship Id="rId19" Type="http://schemas.microsoft.com/office/2011/relationships/commentsExtended" Target="commentsExtended.xml"/><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image" Target="media/image42.png"/><Relationship Id="rId53" Type="http://schemas.openxmlformats.org/officeDocument/2006/relationships/image" Target="media/image43.png"/><Relationship Id="rId54" Type="http://schemas.openxmlformats.org/officeDocument/2006/relationships/header" Target="header1.xml"/><Relationship Id="rId55" Type="http://schemas.openxmlformats.org/officeDocument/2006/relationships/footer" Target="footer1.xml"/><Relationship Id="rId56" Type="http://schemas.openxmlformats.org/officeDocument/2006/relationships/fontTable" Target="fontTable.xml"/><Relationship Id="rId57" Type="http://schemas.microsoft.com/office/2011/relationships/people" Target="people.xml"/><Relationship Id="rId58" Type="http://schemas.openxmlformats.org/officeDocument/2006/relationships/theme" Target="theme/theme1.xml"/><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D4C6D4F-B651-BE4E-9DEF-72D777436E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47</Pages>
  <Words>5016</Words>
  <Characters>28594</Characters>
  <Application>Microsoft Macintosh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_x0001_</vt:lpstr>
    </vt:vector>
  </TitlesOfParts>
  <Company>Infoconnect</Company>
  <LinksUpToDate>false</LinksUpToDate>
  <CharactersWithSpaces>33543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_x0001_</dc:title>
  <dc:creator>Jess</dc:creator>
  <cp:lastModifiedBy>Andy Phan</cp:lastModifiedBy>
  <cp:revision>2</cp:revision>
  <cp:lastPrinted>2016-06-04T14:50:00Z</cp:lastPrinted>
  <dcterms:created xsi:type="dcterms:W3CDTF">2016-06-28T00:53:00Z</dcterms:created>
  <dcterms:modified xsi:type="dcterms:W3CDTF">2016-06-28T00:53:00Z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1033-9.1.0.5171</vt:lpwstr>
  </property>
</Properties>
</file>